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04439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深圳供电局计量生产调度平台</w:t>
      </w: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智能排程</w:t>
      </w: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与</w:t>
      </w: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算法</w:t>
      </w: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服务</w:t>
      </w: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交互</w:t>
      </w: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接口</w:t>
      </w:r>
    </w:p>
    <w:p w14:paraId="7C6D1A81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844FC16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39193C5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F269F05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F708641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622A741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AD5C5E6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B17C3C4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8339C3F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4E6CCDC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3B36FEC">
      <w:pPr>
        <w:spacing w:before="240" w:after="120"/>
        <w:jc w:val="center"/>
        <w:rPr>
          <w:rFonts w:hint="default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V0.0.</w:t>
      </w:r>
      <w:ins w:id="0" w:author="易呈翔" w:date="2026-08-05T10:35:33Z">
        <w:r>
          <w:rPr>
            <w:rFonts w:hint="eastAsia"/>
            <w:b/>
            <w:color w:val="000000" w:themeColor="text1"/>
            <w:sz w:val="44"/>
            <w:szCs w:val="44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t>2</w:t>
        </w:r>
      </w:ins>
      <w:del w:id="1" w:author="易呈翔" w:date="2026-08-05T10:35:33Z">
        <w:r>
          <w:rPr>
            <w:rFonts w:hint="eastAsia"/>
            <w:b/>
            <w:color w:val="000000" w:themeColor="text1"/>
            <w:sz w:val="44"/>
            <w:szCs w:val="44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1</w:delText>
        </w:r>
      </w:del>
    </w:p>
    <w:p w14:paraId="0412B1C4">
      <w:pPr>
        <w:rPr>
          <w:rFonts w:hint="default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4F527D9B">
      <w:pPr>
        <w:pStyle w:val="12"/>
        <w:spacing w:before="0" w:after="0"/>
        <w:outlineLvl w:val="1"/>
        <w:rPr>
          <w:rFonts w:ascii="宋体" w:hAnsi="宋体" w:eastAsia="宋体"/>
          <w:b/>
          <w:color w:val="000000" w:themeColor="text1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color w:val="000000" w:themeColor="text1"/>
          <w:szCs w:val="28"/>
          <w:highlight w:val="none"/>
          <w14:textFill>
            <w14:solidFill>
              <w14:schemeClr w14:val="tx1"/>
            </w14:solidFill>
          </w14:textFill>
        </w:rPr>
        <w:t>更改履历</w:t>
      </w:r>
    </w:p>
    <w:tbl>
      <w:tblPr>
        <w:tblStyle w:val="7"/>
        <w:tblW w:w="79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654"/>
        <w:gridCol w:w="1395"/>
        <w:gridCol w:w="929"/>
        <w:gridCol w:w="2520"/>
        <w:gridCol w:w="750"/>
        <w:gridCol w:w="744"/>
      </w:tblGrid>
      <w:tr w14:paraId="5460E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920" w:type="dxa"/>
            <w:vAlign w:val="center"/>
          </w:tcPr>
          <w:p w14:paraId="29DE159F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654" w:type="dxa"/>
            <w:vAlign w:val="center"/>
          </w:tcPr>
          <w:p w14:paraId="55378113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修改编号</w:t>
            </w:r>
          </w:p>
        </w:tc>
        <w:tc>
          <w:tcPr>
            <w:tcW w:w="1395" w:type="dxa"/>
            <w:vAlign w:val="center"/>
          </w:tcPr>
          <w:p w14:paraId="61268350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更改时间</w:t>
            </w:r>
          </w:p>
        </w:tc>
        <w:tc>
          <w:tcPr>
            <w:tcW w:w="929" w:type="dxa"/>
            <w:vAlign w:val="center"/>
          </w:tcPr>
          <w:p w14:paraId="25EDAE05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更改的</w:t>
            </w:r>
          </w:p>
          <w:p w14:paraId="22456362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图表和章节号</w:t>
            </w:r>
          </w:p>
        </w:tc>
        <w:tc>
          <w:tcPr>
            <w:tcW w:w="2520" w:type="dxa"/>
            <w:vAlign w:val="center"/>
          </w:tcPr>
          <w:p w14:paraId="453F5E8B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更改简要描述</w:t>
            </w:r>
          </w:p>
        </w:tc>
        <w:tc>
          <w:tcPr>
            <w:tcW w:w="750" w:type="dxa"/>
            <w:vAlign w:val="center"/>
          </w:tcPr>
          <w:p w14:paraId="6734C9A9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更改人</w:t>
            </w:r>
          </w:p>
        </w:tc>
        <w:tc>
          <w:tcPr>
            <w:tcW w:w="744" w:type="dxa"/>
            <w:vAlign w:val="center"/>
          </w:tcPr>
          <w:p w14:paraId="13E34C74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批准人</w:t>
            </w:r>
          </w:p>
        </w:tc>
      </w:tr>
      <w:tr w14:paraId="70DC3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920" w:type="dxa"/>
            <w:vAlign w:val="center"/>
          </w:tcPr>
          <w:p w14:paraId="4DA7A3A8">
            <w:pPr>
              <w:jc w:val="center"/>
              <w:rPr>
                <w:rFonts w:hint="default" w:ascii="仿宋" w:hAnsi="仿宋" w:eastAsiaTheme="minorEastAsia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.1</w:t>
            </w:r>
          </w:p>
        </w:tc>
        <w:tc>
          <w:tcPr>
            <w:tcW w:w="654" w:type="dxa"/>
            <w:vAlign w:val="center"/>
          </w:tcPr>
          <w:p w14:paraId="46CFD164">
            <w:pPr>
              <w:jc w:val="center"/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95" w:type="dxa"/>
            <w:vAlign w:val="center"/>
          </w:tcPr>
          <w:p w14:paraId="7AA8D57F">
            <w:pPr>
              <w:rPr>
                <w:rFonts w:hint="default" w:ascii="仿宋" w:hAnsi="仿宋" w:eastAsiaTheme="minorEastAsia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929" w:type="dxa"/>
            <w:vAlign w:val="center"/>
          </w:tcPr>
          <w:p w14:paraId="3DD521A3">
            <w:pP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2520" w:type="dxa"/>
            <w:vAlign w:val="center"/>
          </w:tcPr>
          <w:p w14:paraId="30171CB5">
            <w:pPr>
              <w:pStyle w:val="5"/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创建版本</w:t>
            </w:r>
          </w:p>
        </w:tc>
        <w:tc>
          <w:tcPr>
            <w:tcW w:w="750" w:type="dxa"/>
            <w:vAlign w:val="center"/>
          </w:tcPr>
          <w:p w14:paraId="4B76C9C8">
            <w:pPr>
              <w:rPr>
                <w:rFonts w:hint="default" w:ascii="仿宋" w:hAnsi="仿宋" w:eastAsia="宋体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国电南瑞</w:t>
            </w:r>
          </w:p>
        </w:tc>
        <w:tc>
          <w:tcPr>
            <w:tcW w:w="744" w:type="dxa"/>
            <w:vAlign w:val="center"/>
          </w:tcPr>
          <w:p w14:paraId="014E73FF">
            <w:pP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645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  <w:ins w:id="2" w:author="易呈翔" w:date="2026-08-05T10:35:36Z"/>
        </w:trPr>
        <w:tc>
          <w:tcPr>
            <w:tcW w:w="920" w:type="dxa"/>
            <w:vAlign w:val="center"/>
          </w:tcPr>
          <w:p w14:paraId="445806D6">
            <w:pPr>
              <w:jc w:val="center"/>
              <w:rPr>
                <w:ins w:id="3" w:author="易呈翔" w:date="2026-08-05T10:35:36Z"/>
                <w:rFonts w:hint="default" w:ascii="仿宋" w:hAnsi="仿宋"/>
                <w:color w:val="000000" w:themeColor="text1"/>
                <w:sz w:val="21"/>
                <w:szCs w:val="2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ins w:id="4" w:author="易呈翔" w:date="2026-08-05T10:35:40Z">
              <w:r>
                <w:rPr>
                  <w:rFonts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V</w:t>
              </w:r>
            </w:ins>
            <w:ins w:id="5" w:author="易呈翔" w:date="2026-08-05T10:35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6" w:author="易呈翔" w:date="2026-08-05T10:35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.0</w:t>
              </w:r>
            </w:ins>
            <w:ins w:id="7" w:author="易呈翔" w:date="2026-08-05T10:35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.</w:t>
              </w:r>
            </w:ins>
            <w:ins w:id="8" w:author="易呈翔" w:date="2026-08-05T10:35:42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</w:t>
              </w:r>
            </w:ins>
          </w:p>
        </w:tc>
        <w:tc>
          <w:tcPr>
            <w:tcW w:w="654" w:type="dxa"/>
            <w:vAlign w:val="center"/>
          </w:tcPr>
          <w:p w14:paraId="1A70F9FA">
            <w:pPr>
              <w:jc w:val="center"/>
              <w:rPr>
                <w:ins w:id="9" w:author="易呈翔" w:date="2026-08-05T10:35:36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5" w:type="dxa"/>
            <w:vAlign w:val="center"/>
          </w:tcPr>
          <w:p w14:paraId="31A439DC">
            <w:pPr>
              <w:rPr>
                <w:ins w:id="10" w:author="易呈翔" w:date="2026-08-05T10:35:36Z"/>
                <w:rFonts w:hint="default" w:ascii="仿宋" w:hAnsi="仿宋" w:eastAsiaTheme="minorEastAsia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1" w:author="易呈翔" w:date="2026-08-05T10:35:45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2026</w:t>
              </w:r>
            </w:ins>
            <w:ins w:id="12" w:author="易呈翔" w:date="2026-08-05T10:35:47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-</w:t>
              </w:r>
            </w:ins>
            <w:ins w:id="13" w:author="易呈翔" w:date="2026-08-05T10:35:48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08</w:t>
              </w:r>
            </w:ins>
            <w:ins w:id="14" w:author="易呈翔" w:date="2026-08-05T10:35:4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-</w:t>
              </w:r>
            </w:ins>
            <w:ins w:id="15" w:author="易呈翔" w:date="2026-08-05T10:35:5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05</w:t>
              </w:r>
            </w:ins>
          </w:p>
        </w:tc>
        <w:tc>
          <w:tcPr>
            <w:tcW w:w="929" w:type="dxa"/>
            <w:vAlign w:val="center"/>
          </w:tcPr>
          <w:p w14:paraId="5341A89E">
            <w:pPr>
              <w:rPr>
                <w:ins w:id="16" w:author="易呈翔" w:date="2026-08-05T10:35:36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 w14:paraId="123C84BF">
            <w:pPr>
              <w:pStyle w:val="5"/>
              <w:numPr>
                <w:ilvl w:val="0"/>
                <w:numId w:val="1"/>
              </w:numPr>
              <w:rPr>
                <w:ins w:id="17" w:author="易呈翔" w:date="2026-08-06T15:52:55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8" w:author="易呈翔" w:date="2026-08-05T10:35:58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检定</w:t>
              </w:r>
            </w:ins>
            <w:ins w:id="19" w:author="易呈翔" w:date="2026-08-05T10:36:0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计划</w:t>
              </w:r>
            </w:ins>
            <w:ins w:id="20" w:author="易呈翔" w:date="2026-08-05T10:36:0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排程</w:t>
              </w:r>
            </w:ins>
            <w:ins w:id="21" w:author="易呈翔" w:date="2026-08-05T10:36:02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接口</w:t>
              </w:r>
            </w:ins>
            <w:ins w:id="22" w:author="易呈翔" w:date="2026-08-05T10:36:2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删除</w:t>
              </w:r>
            </w:ins>
            <w:ins w:id="23" w:author="易呈翔" w:date="2026-08-05T10:36:33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需求</w:t>
              </w:r>
            </w:ins>
            <w:ins w:id="24" w:author="易呈翔" w:date="2026-08-05T10:36:34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明细</w:t>
              </w:r>
            </w:ins>
            <w:ins w:id="25" w:author="易呈翔" w:date="2026-08-05T10:36:35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信息</w:t>
              </w:r>
            </w:ins>
            <w:ins w:id="26" w:author="易呈翔" w:date="2026-08-05T10:36:36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集合</w:t>
              </w:r>
            </w:ins>
            <w:ins w:id="27" w:author="易呈翔" w:date="2026-08-05T10:36:37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中</w:t>
              </w:r>
            </w:ins>
            <w:ins w:id="28" w:author="易呈翔" w:date="2026-08-05T10:36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所检</w:t>
              </w:r>
            </w:ins>
            <w:ins w:id="29" w:author="易呈翔" w:date="2026-08-05T10:36:41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设备</w:t>
              </w:r>
            </w:ins>
            <w:ins w:id="30" w:author="易呈翔" w:date="2026-08-05T10:36:43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表</w:t>
              </w:r>
            </w:ins>
            <w:ins w:id="31" w:author="易呈翔" w:date="2026-08-05T10:36:44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类型</w:t>
              </w:r>
            </w:ins>
          </w:p>
          <w:p w14:paraId="22136CAE">
            <w:pPr>
              <w:numPr>
                <w:ilvl w:val="0"/>
                <w:numId w:val="1"/>
              </w:numPr>
              <w:rPr>
                <w:ins w:id="32" w:author="易呈翔" w:date="2026-08-07T11:35:13Z"/>
                <w:rFonts w:hint="default"/>
                <w:lang w:val="en-US" w:eastAsia="zh-CN"/>
              </w:rPr>
            </w:pPr>
            <w:ins w:id="33" w:author="易呈翔" w:date="2026-08-06T15:53:03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34" w:author="易呈翔" w:date="2026-08-06T15:53:04Z">
              <w:r>
                <w:rPr>
                  <w:rFonts w:hint="eastAsia"/>
                  <w:lang w:val="en-US" w:eastAsia="zh-CN"/>
                </w:rPr>
                <w:t>设备</w:t>
              </w:r>
            </w:ins>
            <w:ins w:id="35" w:author="易呈翔" w:date="2026-08-06T15:53:05Z">
              <w:r>
                <w:rPr>
                  <w:rFonts w:hint="eastAsia"/>
                  <w:lang w:val="en-US" w:eastAsia="zh-CN"/>
                </w:rPr>
                <w:t>分类</w:t>
              </w:r>
            </w:ins>
            <w:ins w:id="36" w:author="易呈翔" w:date="2026-08-06T15:53:06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37" w:author="易呈翔" w:date="2026-08-06T15:53:07Z">
              <w:r>
                <w:rPr>
                  <w:rFonts w:hint="eastAsia"/>
                  <w:lang w:val="en-US" w:eastAsia="zh-CN"/>
                </w:rPr>
                <w:t>设备</w:t>
              </w:r>
            </w:ins>
            <w:ins w:id="38" w:author="易呈翔" w:date="2026-08-06T15:53:12Z">
              <w:r>
                <w:rPr>
                  <w:rFonts w:hint="eastAsia"/>
                  <w:lang w:val="en-US" w:eastAsia="zh-CN"/>
                </w:rPr>
                <w:t>类别</w:t>
              </w:r>
            </w:ins>
            <w:ins w:id="39" w:author="易呈翔" w:date="2026-08-06T15:53:14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40" w:author="易呈翔" w:date="2026-08-06T15:53:16Z">
              <w:r>
                <w:rPr>
                  <w:rFonts w:hint="eastAsia"/>
                  <w:lang w:val="en-US" w:eastAsia="zh-CN"/>
                </w:rPr>
                <w:t>检定</w:t>
              </w:r>
            </w:ins>
            <w:ins w:id="41" w:author="易呈翔" w:date="2026-08-06T15:53:18Z">
              <w:r>
                <w:rPr>
                  <w:rFonts w:hint="eastAsia"/>
                  <w:lang w:val="en-US" w:eastAsia="zh-CN"/>
                </w:rPr>
                <w:t>类别</w:t>
              </w:r>
            </w:ins>
            <w:ins w:id="42" w:author="易呈翔" w:date="2026-08-06T15:53:20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43" w:author="易呈翔" w:date="2026-08-06T15:53:21Z">
              <w:r>
                <w:rPr>
                  <w:rFonts w:hint="eastAsia"/>
                  <w:lang w:val="en-US" w:eastAsia="zh-CN"/>
                </w:rPr>
                <w:t>计划</w:t>
              </w:r>
            </w:ins>
            <w:ins w:id="44" w:author="易呈翔" w:date="2026-08-06T15:53:22Z">
              <w:r>
                <w:rPr>
                  <w:rFonts w:hint="eastAsia"/>
                  <w:lang w:val="en-US" w:eastAsia="zh-CN"/>
                </w:rPr>
                <w:t>类型</w:t>
              </w:r>
            </w:ins>
          </w:p>
          <w:p w14:paraId="61C229A2">
            <w:pPr>
              <w:numPr>
                <w:ilvl w:val="0"/>
                <w:numId w:val="1"/>
              </w:numPr>
              <w:rPr>
                <w:ins w:id="45" w:author="易呈翔" w:date="2026-08-05T10:35:36Z"/>
                <w:rFonts w:hint="default"/>
                <w:lang w:val="en-US" w:eastAsia="zh-CN"/>
              </w:rPr>
            </w:pPr>
            <w:ins w:id="46" w:author="易呈翔" w:date="2026-08-07T11:35:18Z">
              <w:r>
                <w:rPr>
                  <w:rFonts w:hint="eastAsia"/>
                  <w:lang w:val="en-US" w:eastAsia="zh-CN"/>
                </w:rPr>
                <w:t>检定</w:t>
              </w:r>
            </w:ins>
            <w:ins w:id="47" w:author="易呈翔" w:date="2026-08-07T11:35:19Z">
              <w:r>
                <w:rPr>
                  <w:rFonts w:hint="eastAsia"/>
                  <w:lang w:val="en-US" w:eastAsia="zh-CN"/>
                </w:rPr>
                <w:t>集合</w:t>
              </w:r>
            </w:ins>
            <w:ins w:id="48" w:author="易呈翔" w:date="2026-08-07T11:35:21Z">
              <w:r>
                <w:rPr>
                  <w:rFonts w:hint="eastAsia"/>
                  <w:lang w:val="en-US" w:eastAsia="zh-CN"/>
                </w:rPr>
                <w:t>排程</w:t>
              </w:r>
            </w:ins>
            <w:ins w:id="49" w:author="易呈翔" w:date="2026-08-07T11:35:22Z">
              <w:r>
                <w:rPr>
                  <w:rFonts w:hint="eastAsia"/>
                  <w:lang w:val="en-US" w:eastAsia="zh-CN"/>
                </w:rPr>
                <w:t>接口</w:t>
              </w:r>
            </w:ins>
            <w:ins w:id="50" w:author="易呈翔" w:date="2026-08-07T11:35:24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51" w:author="易呈翔" w:date="2026-08-07T11:35:28Z">
              <w:r>
                <w:rPr>
                  <w:rFonts w:hint="eastAsia"/>
                  <w:lang w:val="en-US" w:eastAsia="zh-CN"/>
                </w:rPr>
                <w:t>非需求设备目标设备类型码分配配置</w:t>
              </w:r>
            </w:ins>
            <w:ins w:id="52" w:author="易呈翔" w:date="2026-08-07T11:35:52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53" w:author="易呈翔" w:date="2026-08-07T11:35:58Z">
              <w:r>
                <w:rPr>
                  <w:rFonts w:hint="eastAsia"/>
                  <w:lang w:val="en-US" w:eastAsia="zh-CN"/>
                </w:rPr>
                <w:t>出参</w:t>
              </w:r>
            </w:ins>
            <w:ins w:id="54" w:author="易呈翔" w:date="2026-08-07T11:36:00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55" w:author="易呈翔" w:date="2026-08-07T11:36:03Z">
              <w:r>
                <w:rPr>
                  <w:rFonts w:hint="eastAsia"/>
                  <w:lang w:val="en-US" w:eastAsia="zh-CN"/>
                </w:rPr>
                <w:t>目标</w:t>
              </w:r>
            </w:ins>
            <w:ins w:id="56" w:author="易呈翔" w:date="2026-08-07T11:36:04Z">
              <w:r>
                <w:rPr>
                  <w:rFonts w:hint="eastAsia"/>
                  <w:lang w:val="en-US" w:eastAsia="zh-CN"/>
                </w:rPr>
                <w:t>设备</w:t>
              </w:r>
            </w:ins>
            <w:ins w:id="57" w:author="易呈翔" w:date="2026-08-07T11:36:06Z">
              <w:r>
                <w:rPr>
                  <w:rFonts w:hint="eastAsia"/>
                  <w:lang w:val="en-US" w:eastAsia="zh-CN"/>
                </w:rPr>
                <w:t>类型码</w:t>
              </w:r>
            </w:ins>
          </w:p>
        </w:tc>
        <w:tc>
          <w:tcPr>
            <w:tcW w:w="750" w:type="dxa"/>
            <w:vAlign w:val="center"/>
          </w:tcPr>
          <w:p w14:paraId="6D5DDA3A">
            <w:pPr>
              <w:rPr>
                <w:ins w:id="58" w:author="易呈翔" w:date="2026-08-05T10:35:36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59" w:author="易呈翔" w:date="2026-08-05T10:36:48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国电南瑞</w:t>
              </w:r>
            </w:ins>
          </w:p>
        </w:tc>
        <w:tc>
          <w:tcPr>
            <w:tcW w:w="744" w:type="dxa"/>
            <w:vAlign w:val="center"/>
          </w:tcPr>
          <w:p w14:paraId="58DFA74D">
            <w:pPr>
              <w:rPr>
                <w:ins w:id="60" w:author="易呈翔" w:date="2026-08-05T10:35:36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75A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  <w:ins w:id="61" w:author="易呈翔" w:date="2026-08-20T17:50:04Z"/>
        </w:trPr>
        <w:tc>
          <w:tcPr>
            <w:tcW w:w="920" w:type="dxa"/>
            <w:vAlign w:val="center"/>
          </w:tcPr>
          <w:p w14:paraId="7D4CCDA7">
            <w:pPr>
              <w:jc w:val="center"/>
              <w:rPr>
                <w:ins w:id="62" w:author="易呈翔" w:date="2026-08-20T17:50:04Z"/>
                <w:rFonts w:hint="default" w:ascii="仿宋" w:hAnsi="仿宋"/>
                <w:color w:val="000000" w:themeColor="text1"/>
                <w:sz w:val="21"/>
                <w:szCs w:val="2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ins w:id="63" w:author="易呈翔" w:date="2026-08-20T17:50:09Z">
              <w:r>
                <w:rPr>
                  <w:rFonts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V</w:t>
              </w:r>
            </w:ins>
            <w:ins w:id="64" w:author="易呈翔" w:date="2026-08-20T17:50:0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65" w:author="易呈翔" w:date="2026-08-20T17:50:0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.0</w:t>
              </w:r>
            </w:ins>
            <w:ins w:id="66" w:author="易呈翔" w:date="2026-08-20T17:50:0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.</w:t>
              </w:r>
            </w:ins>
            <w:ins w:id="67" w:author="易呈翔" w:date="2026-08-20T17:50:1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3</w:t>
              </w:r>
            </w:ins>
          </w:p>
        </w:tc>
        <w:tc>
          <w:tcPr>
            <w:tcW w:w="654" w:type="dxa"/>
            <w:vAlign w:val="center"/>
          </w:tcPr>
          <w:p w14:paraId="033A3DE2">
            <w:pPr>
              <w:jc w:val="center"/>
              <w:rPr>
                <w:ins w:id="68" w:author="易呈翔" w:date="2026-08-20T17:50:04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5" w:type="dxa"/>
            <w:vAlign w:val="center"/>
          </w:tcPr>
          <w:p w14:paraId="4F5A5985">
            <w:pPr>
              <w:rPr>
                <w:ins w:id="69" w:author="易呈翔" w:date="2026-08-20T17:50:04Z"/>
                <w:rFonts w:hint="default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70" w:author="易呈翔" w:date="2026-08-20T17:50:1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2026-</w:t>
              </w:r>
            </w:ins>
            <w:ins w:id="71" w:author="易呈翔" w:date="2026-08-20T17:50:22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72" w:author="易呈翔" w:date="2026-08-20T17:50:1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8-20</w:t>
              </w:r>
            </w:ins>
          </w:p>
        </w:tc>
        <w:tc>
          <w:tcPr>
            <w:tcW w:w="929" w:type="dxa"/>
            <w:vAlign w:val="center"/>
          </w:tcPr>
          <w:p w14:paraId="48B68CC9">
            <w:pPr>
              <w:rPr>
                <w:ins w:id="73" w:author="易呈翔" w:date="2026-08-20T17:50:04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 w14:paraId="66931FB8">
            <w:pPr>
              <w:numPr>
                <w:ilvl w:val="0"/>
                <w:numId w:val="2"/>
              </w:numPr>
              <w:rPr>
                <w:ins w:id="74" w:author="易呈翔" w:date="2026-08-20T17:50:04Z"/>
                <w:rFonts w:hint="eastAsia"/>
                <w:lang w:val="en-US" w:eastAsia="zh-CN"/>
              </w:rPr>
            </w:pPr>
            <w:ins w:id="75" w:author="易呈翔" w:date="2026-08-20T17:50:36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76" w:author="易呈翔" w:date="2026-08-20T17:50:37Z">
              <w:r>
                <w:rPr>
                  <w:rFonts w:hint="eastAsia"/>
                  <w:lang w:val="en-US" w:eastAsia="zh-CN"/>
                </w:rPr>
                <w:t>到货</w:t>
              </w:r>
            </w:ins>
            <w:ins w:id="77" w:author="易呈翔" w:date="2026-08-20T17:50:38Z">
              <w:r>
                <w:rPr>
                  <w:rFonts w:hint="eastAsia"/>
                  <w:lang w:val="en-US" w:eastAsia="zh-CN"/>
                </w:rPr>
                <w:t>计划</w:t>
              </w:r>
            </w:ins>
            <w:ins w:id="78" w:author="易呈翔" w:date="2026-08-20T17:50:39Z">
              <w:r>
                <w:rPr>
                  <w:rFonts w:hint="eastAsia"/>
                  <w:lang w:val="en-US" w:eastAsia="zh-CN"/>
                </w:rPr>
                <w:t>排程</w:t>
              </w:r>
            </w:ins>
            <w:ins w:id="79" w:author="易呈翔" w:date="2026-08-20T17:50:40Z">
              <w:r>
                <w:rPr>
                  <w:rFonts w:hint="eastAsia"/>
                  <w:lang w:val="en-US" w:eastAsia="zh-CN"/>
                </w:rPr>
                <w:t>接口</w:t>
              </w:r>
            </w:ins>
          </w:p>
        </w:tc>
        <w:tc>
          <w:tcPr>
            <w:tcW w:w="750" w:type="dxa"/>
            <w:vAlign w:val="center"/>
          </w:tcPr>
          <w:p w14:paraId="767EE549">
            <w:pPr>
              <w:rPr>
                <w:ins w:id="80" w:author="易呈翔" w:date="2026-08-20T17:50:04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81" w:author="易呈翔" w:date="2026-08-20T17:50:44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国电南瑞</w:t>
              </w:r>
            </w:ins>
          </w:p>
        </w:tc>
        <w:tc>
          <w:tcPr>
            <w:tcW w:w="744" w:type="dxa"/>
            <w:vAlign w:val="center"/>
          </w:tcPr>
          <w:p w14:paraId="2C1882C8">
            <w:pPr>
              <w:rPr>
                <w:ins w:id="82" w:author="易呈翔" w:date="2026-08-20T17:50:04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DC13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707F6C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算法服务提供接口</w:t>
      </w:r>
    </w:p>
    <w:p w14:paraId="21719F72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检定计划排程接口</w:t>
      </w:r>
    </w:p>
    <w:tbl>
      <w:tblPr>
        <w:tblStyle w:val="7"/>
        <w:tblW w:w="851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743"/>
        <w:gridCol w:w="1610"/>
        <w:gridCol w:w="1220"/>
        <w:gridCol w:w="2568"/>
      </w:tblGrid>
      <w:tr w14:paraId="2EAE9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000000" w:fill="FFFFFF"/>
            <w:vAlign w:val="center"/>
          </w:tcPr>
          <w:p w14:paraId="6CFAA06F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场景描述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8A2687">
            <w:pPr>
              <w:pStyle w:val="11"/>
              <w:ind w:left="0" w:leftChars="0" w:firstLine="0" w:firstLineChars="0"/>
              <w:rPr>
                <w:rFonts w:hint="default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color w:val="000000"/>
                <w:szCs w:val="21"/>
                <w:lang w:val="en-US" w:eastAsia="zh-CN"/>
              </w:rPr>
              <w:t>计量生产调度平台将</w:t>
            </w:r>
            <w:ins w:id="83" w:author="易呈翔" w:date="2026-08-18T16:04:00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检定</w:t>
              </w:r>
            </w:ins>
            <w:ins w:id="84" w:author="易呈翔" w:date="2026-08-18T16:04:01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计划</w:t>
              </w:r>
            </w:ins>
            <w:ins w:id="85" w:author="易呈翔" w:date="2026-08-18T16:04:03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排程</w:t>
              </w:r>
            </w:ins>
            <w:r>
              <w:rPr>
                <w:rFonts w:hint="eastAsia" w:hAnsi="宋体" w:cs="宋体"/>
                <w:color w:val="000000"/>
                <w:szCs w:val="21"/>
                <w:lang w:val="en-US" w:eastAsia="zh-CN"/>
              </w:rPr>
              <w:t>算法输入所需参数，同步给算法服务，算法服务输出计量生产调度平台所需</w:t>
            </w:r>
            <w:ins w:id="86" w:author="易呈翔" w:date="2026-08-18T16:04:14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检定</w:t>
              </w:r>
            </w:ins>
            <w:ins w:id="87" w:author="易呈翔" w:date="2026-08-18T16:04:17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计划</w:t>
              </w:r>
            </w:ins>
            <w:ins w:id="88" w:author="易呈翔" w:date="2026-08-18T16:04:19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相关</w:t>
              </w:r>
            </w:ins>
            <w:r>
              <w:rPr>
                <w:rFonts w:hint="eastAsia" w:hAnsi="宋体" w:cs="宋体"/>
                <w:color w:val="000000"/>
                <w:szCs w:val="21"/>
                <w:lang w:val="en-US" w:eastAsia="zh-CN"/>
              </w:rPr>
              <w:t>参数</w:t>
            </w:r>
          </w:p>
        </w:tc>
      </w:tr>
      <w:tr w14:paraId="173E5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821070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服务端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8A3F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算法服务</w:t>
            </w:r>
          </w:p>
        </w:tc>
      </w:tr>
      <w:tr w14:paraId="35746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ED3230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客户端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B02C74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计量生产调度平台</w:t>
            </w:r>
          </w:p>
        </w:tc>
      </w:tr>
      <w:tr w14:paraId="10D6F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E34FD1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调用链路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BE27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计量生产调度平台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-&gt;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算法服务</w:t>
            </w:r>
          </w:p>
        </w:tc>
      </w:tr>
      <w:tr w14:paraId="2DCC0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D6396F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接口函数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7E24DE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detectPlanScheduling</w:t>
            </w:r>
          </w:p>
        </w:tc>
      </w:tr>
      <w:tr w14:paraId="270C8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5893A9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接口路径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E83B64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/restful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/busiInterface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ipsService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detectPlanScheduling</w:t>
            </w:r>
          </w:p>
        </w:tc>
      </w:tr>
      <w:tr w14:paraId="12054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70092E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集成方式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EED50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restful</w:t>
            </w:r>
          </w:p>
        </w:tc>
      </w:tr>
      <w:tr w14:paraId="54691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135134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报文类型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4383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JSON</w:t>
            </w:r>
          </w:p>
        </w:tc>
      </w:tr>
      <w:tr w14:paraId="18B86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0DBF55">
            <w:pPr>
              <w:pStyle w:val="5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请求方式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AD4C5D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POST</w:t>
            </w:r>
          </w:p>
        </w:tc>
      </w:tr>
      <w:tr w14:paraId="20B3D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C9F8CA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24D3A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4359D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CB2C4B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参数中文名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174170C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参数英文名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1D75B7AC">
            <w:pPr>
              <w:widowControl/>
              <w:jc w:val="left"/>
              <w:rPr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数据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  <w:lang w:val="en-US" w:eastAsia="zh-CN"/>
              </w:rPr>
              <w:t>格式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1A51506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是否必填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D4C75CD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参数说明</w:t>
            </w:r>
          </w:p>
        </w:tc>
      </w:tr>
      <w:tr w14:paraId="6C341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4DBB2F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流水线检定仓参数信息集合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C07B0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deviceParaList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911205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44A6A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8770E9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流水线检定仓参数信息集合</w:t>
            </w:r>
          </w:p>
        </w:tc>
      </w:tr>
      <w:tr w14:paraId="4DF87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DBC94D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需求明细信息集合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65C7D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dmdPlanDetList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3902A9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24377C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567E93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需求明细信息集合</w:t>
            </w:r>
          </w:p>
        </w:tc>
      </w:tr>
      <w:tr w14:paraId="56CC9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B8A9B9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EBE1D8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arriveBatchList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2EA13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8432F2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8D2520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到货批次信息集合</w:t>
            </w:r>
          </w:p>
        </w:tc>
      </w:tr>
      <w:tr w14:paraId="66CDD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447CF9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4DB652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detectSchList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131197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9227E1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1A7809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检定方案信息集合</w:t>
            </w:r>
          </w:p>
        </w:tc>
      </w:tr>
      <w:tr w14:paraId="5F215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BF3B0F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合格品库存信息集合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0A666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qualifiedStockList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B2F53F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1A92A7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444F3C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合格品库存信息集合</w:t>
            </w:r>
          </w:p>
        </w:tc>
      </w:tr>
      <w:tr w14:paraId="2CD93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318266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非合格品库存信息集合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DDB154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unqualifiedStockList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4AB6B7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6FB2BB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884938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非合格品库存信息集合</w:t>
            </w:r>
          </w:p>
        </w:tc>
      </w:tr>
      <w:tr w14:paraId="228D3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DBFCDB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排程时间配置集合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9C7223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scheduleTimeList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057ED5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34CC84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FC65B9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排程时间配置集合</w:t>
            </w:r>
          </w:p>
        </w:tc>
      </w:tr>
      <w:tr w14:paraId="08972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DA6A6E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流水线调度配置集合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4B3B15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scheduleConfigList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A38847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801C30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4E10F7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流水线调度配置集合</w:t>
            </w:r>
          </w:p>
        </w:tc>
      </w:tr>
      <w:tr w14:paraId="05D1F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89" w:author="易呈翔" w:date="2026-08-07T10:58:5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A794918">
            <w:pPr>
              <w:jc w:val="left"/>
              <w:rPr>
                <w:ins w:id="90" w:author="易呈翔" w:date="2026-08-07T10:58:5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1" w:author="易呈翔" w:date="2026-08-07T10:59:0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非需求设备目标设备类型码分配配置</w:t>
              </w:r>
            </w:ins>
            <w:ins w:id="92" w:author="易呈翔" w:date="2026-08-07T11:01:0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417B5B0">
            <w:pPr>
              <w:jc w:val="left"/>
              <w:rPr>
                <w:ins w:id="93" w:author="易呈翔" w:date="2026-08-07T10:58:5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4" w:author="易呈翔" w:date="2026-08-07T10:59:3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no</w:t>
              </w:r>
            </w:ins>
            <w:ins w:id="95" w:author="易呈翔" w:date="2026-08-07T10:59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</w:t>
              </w:r>
            </w:ins>
            <w:ins w:id="96" w:author="易呈翔" w:date="2026-08-07T10:59:3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</w:t>
              </w:r>
            </w:ins>
            <w:ins w:id="97" w:author="易呈翔" w:date="2026-08-07T10:59:3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m</w:t>
              </w:r>
            </w:ins>
            <w:ins w:id="98" w:author="易呈翔" w:date="2026-08-07T10:59:4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</w:t>
              </w:r>
            </w:ins>
            <w:ins w:id="99" w:author="易呈翔" w:date="2026-08-07T11:15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</w:t>
              </w:r>
            </w:ins>
            <w:ins w:id="100" w:author="易呈翔" w:date="2026-08-07T11:15:5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im</w:t>
              </w:r>
            </w:ins>
            <w:ins w:id="101" w:author="易呈翔" w:date="2026-08-07T10:59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Equ</w:t>
              </w:r>
            </w:ins>
            <w:ins w:id="102" w:author="易呈翔" w:date="2026-08-07T10:59:4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ip</w:t>
              </w:r>
            </w:ins>
            <w:ins w:id="103" w:author="易呈翔" w:date="2026-08-07T10:59:4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Code</w:t>
              </w:r>
            </w:ins>
            <w:ins w:id="104" w:author="易呈翔" w:date="2026-08-07T11:00:3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C</w:t>
              </w:r>
            </w:ins>
            <w:ins w:id="105" w:author="易呈翔" w:date="2026-08-07T11:00:3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fg</w:t>
              </w:r>
            </w:ins>
            <w:ins w:id="106" w:author="易呈翔" w:date="2026-08-07T11:00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</w:t>
              </w:r>
            </w:ins>
            <w:ins w:id="107" w:author="易呈翔" w:date="2026-08-07T11:00:4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41EE237">
            <w:pPr>
              <w:jc w:val="left"/>
              <w:rPr>
                <w:ins w:id="108" w:author="易呈翔" w:date="2026-08-07T10:58:5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9" w:author="易呈翔" w:date="2026-08-07T11:00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9E034BE">
            <w:pPr>
              <w:jc w:val="left"/>
              <w:rPr>
                <w:ins w:id="110" w:author="易呈翔" w:date="2026-08-07T10:58:5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1" w:author="易呈翔" w:date="2026-08-07T11:00:5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4541249">
            <w:pPr>
              <w:jc w:val="left"/>
              <w:rPr>
                <w:ins w:id="112" w:author="易呈翔" w:date="2026-08-07T10:58:5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3" w:author="易呈翔" w:date="2026-08-07T11:00:5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非需求设备目标设备类型码分配配置</w:t>
              </w:r>
            </w:ins>
            <w:ins w:id="114" w:author="易呈翔" w:date="2026-08-07T11:01:0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集合</w:t>
              </w:r>
            </w:ins>
          </w:p>
        </w:tc>
      </w:tr>
      <w:tr w14:paraId="0DAE0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49016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流水线检定仓配置信息(deviceParaList)</w:t>
            </w:r>
          </w:p>
        </w:tc>
      </w:tr>
      <w:tr w14:paraId="1CC38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BEF91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736E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27266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9DE93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BD22F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系统编号</w:t>
            </w:r>
          </w:p>
        </w:tc>
      </w:tr>
      <w:tr w14:paraId="1E50B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8D826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F247E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90BD9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C4748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2048D2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</w:tr>
      <w:tr w14:paraId="0C210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EB363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21E1F3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5B8D7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E8D6F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09A95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检定仓类型</w:t>
            </w:r>
          </w:p>
        </w:tc>
      </w:tr>
      <w:tr w14:paraId="1FC8D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91353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9D1E6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B0A9B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E7D50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B217E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检定仓编号</w:t>
            </w:r>
          </w:p>
        </w:tc>
      </w:tr>
      <w:tr w14:paraId="6D992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DF916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66F81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AB6F6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DBD9D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4B11F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检定仓名称</w:t>
            </w:r>
          </w:p>
        </w:tc>
      </w:tr>
      <w:tr w14:paraId="7C359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72CA3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所检设备表类型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A444C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detectEquipType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0BA3C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8CCDE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CAA75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所检设备表类型</w:t>
            </w:r>
          </w:p>
        </w:tc>
      </w:tr>
      <w:tr w14:paraId="08956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5256F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表位数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82D85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posNum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D659E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NUMBER(4)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2DA1D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91534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表位数</w:t>
            </w:r>
          </w:p>
        </w:tc>
      </w:tr>
      <w:tr w14:paraId="5D429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E3B7C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需求明细信息(dmdPlanDetList)</w:t>
            </w:r>
          </w:p>
        </w:tc>
      </w:tr>
      <w:tr w14:paraId="11698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971CD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需求计划明细标识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B8C5A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dmdPlanDetId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EDBC7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70487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309D8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需求计划明细标识</w:t>
            </w:r>
          </w:p>
        </w:tc>
      </w:tr>
      <w:tr w14:paraId="5C458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C04E1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需求计划编号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A465E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dmdPlanNo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9F78B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627D8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BD17D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需求计划编号</w:t>
            </w:r>
          </w:p>
        </w:tc>
      </w:tr>
      <w:tr w14:paraId="13717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47EF82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E68C5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planType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2D483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8BF03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1DAF80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计划类型</w:t>
            </w:r>
          </w:p>
        </w:tc>
      </w:tr>
      <w:tr w14:paraId="14822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D0C32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计划年份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41E58F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planYear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E804B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VARCHAR2(4)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D219C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B6F4FE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计划年份</w:t>
            </w:r>
          </w:p>
        </w:tc>
      </w:tr>
      <w:tr w14:paraId="2ED2C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BAEF7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计划月份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CCE7D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planMonth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DFFAF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5DB1A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5954C2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计划月份</w:t>
            </w:r>
          </w:p>
        </w:tc>
      </w:tr>
      <w:tr w14:paraId="75DFC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0B227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申请单位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68DF6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appOrg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0094D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B6169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EA2091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申请单位</w:t>
            </w:r>
          </w:p>
        </w:tc>
      </w:tr>
      <w:tr w14:paraId="61009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B8F13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491A6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equipCateg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A33D00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BAC0C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C1BE06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</w:tr>
      <w:tr w14:paraId="7C69D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11723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88E8C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equipCls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3EED59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8C707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90F3E1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</w:tr>
      <w:tr w14:paraId="1CAA3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42B4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AC66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36DF2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49154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EBB8A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</w:tr>
      <w:tr w14:paraId="0E0DD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787D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设备描述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761C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equipDesc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60599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VARCHAR2(512)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F2056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C4C1E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设备描述</w:t>
            </w:r>
          </w:p>
        </w:tc>
      </w:tr>
      <w:tr w14:paraId="309C8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D0FA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设备类型码大码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43D8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A9E67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A5A4F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A6134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设备类型码大码</w:t>
            </w:r>
          </w:p>
        </w:tc>
      </w:tr>
      <w:tr w14:paraId="1BDE8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18F598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汇总平衡后数量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2485F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sumQty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D3754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F6C6F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538E58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汇总平衡后数量</w:t>
            </w:r>
          </w:p>
        </w:tc>
      </w:tr>
      <w:tr w14:paraId="7FE00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del w:id="115" w:author="易呈翔" w:date="2026-08-05T10:35:2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5D84C7">
            <w:pPr>
              <w:jc w:val="left"/>
              <w:rPr>
                <w:del w:id="116" w:author="易呈翔" w:date="2026-08-05T10:35:2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del w:id="117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delText>所检设备表类型</w:delText>
              </w:r>
            </w:del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E6BD76">
            <w:pPr>
              <w:jc w:val="left"/>
              <w:rPr>
                <w:del w:id="118" w:author="易呈翔" w:date="2026-08-05T10:35:2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del w:id="119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delText>detectEquipType</w:delText>
              </w:r>
            </w:del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F4C87D">
            <w:pPr>
              <w:jc w:val="left"/>
              <w:rPr>
                <w:del w:id="120" w:author="易呈翔" w:date="2026-08-05T10:35:2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del w:id="121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delText>VARCHAR2(8)</w:delText>
              </w:r>
            </w:del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381DEB">
            <w:pPr>
              <w:jc w:val="left"/>
              <w:rPr>
                <w:del w:id="122" w:author="易呈翔" w:date="2026-08-05T10:35:2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del w:id="123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delText>是</w:delText>
              </w:r>
            </w:del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3D23CD">
            <w:pPr>
              <w:jc w:val="left"/>
              <w:rPr>
                <w:del w:id="124" w:author="易呈翔" w:date="2026-08-05T10:35:2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del w:id="125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delText>所检设备表类型</w:delText>
              </w:r>
            </w:del>
          </w:p>
        </w:tc>
      </w:tr>
      <w:tr w14:paraId="401B9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9B493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到货批次信息(arriveBatchList)</w:t>
            </w:r>
          </w:p>
        </w:tc>
      </w:tr>
      <w:tr w14:paraId="0F699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2BA6D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82C1D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arriveBatchNo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65B3E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46E61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EA0A7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</w:tr>
      <w:tr w14:paraId="1DAF7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677840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8227A5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equipCateg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83E0AC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2A921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E6B068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</w:tr>
      <w:tr w14:paraId="3E273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00A8A4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27065D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equipCls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84B320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FDAB8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7AB7D3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</w:tr>
      <w:tr w14:paraId="30159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A978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9DD4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1A28D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D25BB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1866C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</w:tr>
      <w:tr w14:paraId="54F17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4971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设备描述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B32B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equipDesc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9D67A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VARCHAR2(512)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A6C80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57BBB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设备描述</w:t>
            </w:r>
          </w:p>
        </w:tc>
      </w:tr>
      <w:tr w14:paraId="7E208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27FC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D766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D5C7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DAD6B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39AF5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到货数量</w:t>
            </w:r>
          </w:p>
        </w:tc>
      </w:tr>
      <w:tr w14:paraId="493A5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458C4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到货日期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9FA8F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arriveDate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BE006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7B4FC7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E72D3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到货日期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 xml:space="preserve">，格式：yyyy-MM-dd HH:mm:ss </w:t>
            </w:r>
          </w:p>
        </w:tc>
      </w:tr>
      <w:tr w14:paraId="2D1CC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FF970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所检设备表类型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61C7E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detectEquipType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C0322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C3934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D5ECC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所检设备表类型</w:t>
            </w:r>
          </w:p>
        </w:tc>
      </w:tr>
      <w:tr w14:paraId="6A78C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EF6CF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检定方案信息(detectSchList)</w:t>
            </w:r>
          </w:p>
        </w:tc>
      </w:tr>
      <w:tr w14:paraId="2C456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FDB5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FE5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1FAEA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6FA77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D534A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</w:tr>
      <w:tr w14:paraId="5F2D0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AAA17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EC38D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FA637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F21A1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3CF207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检定类别</w:t>
            </w:r>
          </w:p>
        </w:tc>
      </w:tr>
      <w:tr w14:paraId="259C7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11AB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09B4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detectSchemeId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EE26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47EFE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D45DE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检定方案标识</w:t>
            </w:r>
          </w:p>
        </w:tc>
      </w:tr>
      <w:tr w14:paraId="6501C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683DA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检定方案耗时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488D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schTime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2319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E184F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F41FC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检定方案耗时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，单位（分钟）</w:t>
            </w:r>
          </w:p>
        </w:tc>
      </w:tr>
      <w:tr w14:paraId="2E330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09238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合格品库存信息(qualifiedStockList)</w:t>
            </w:r>
          </w:p>
        </w:tc>
      </w:tr>
      <w:tr w14:paraId="1E4EA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8193C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8CD56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8C99A1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0CE794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71A808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</w:tr>
      <w:tr w14:paraId="7EF0F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E684B7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安全库存数量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C2E9A1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lowerLimitQty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C8C38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C79B78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8EB2E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安全库存，取值为储备定额下限</w:t>
            </w:r>
          </w:p>
        </w:tc>
      </w:tr>
      <w:tr w14:paraId="02148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1D2261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合格在库设备数量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456945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qualifiedQty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AF9A5E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2A35D9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9E9E37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合格品库存</w:t>
            </w:r>
          </w:p>
        </w:tc>
      </w:tr>
      <w:tr w14:paraId="623F4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C9A77F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合格在库锁表数量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C93650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distLockQty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172973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48327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6AF9CA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未配送库存</w:t>
            </w:r>
          </w:p>
        </w:tc>
      </w:tr>
      <w:tr w14:paraId="6DF33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1316D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非合格品库存信息(unqualifiedStockList)</w:t>
            </w:r>
          </w:p>
        </w:tc>
      </w:tr>
      <w:tr w14:paraId="5F8CB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E5562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B8310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A71878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B7407F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76DC1A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</w:tr>
      <w:tr w14:paraId="5AC49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DDFF1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F6CE1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arriveBatchNo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DB031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2B315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E50D2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</w:tr>
      <w:tr w14:paraId="4CF75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16C97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待检设备数量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E5040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detectUQty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79F50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679CE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9D13C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可检库存</w:t>
            </w:r>
          </w:p>
        </w:tc>
      </w:tr>
      <w:tr w14:paraId="5AFBD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D9DFE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排程时间配置(scheduleTimeList)</w:t>
            </w:r>
          </w:p>
        </w:tc>
      </w:tr>
      <w:tr w14:paraId="1375C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CC7E4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工作日日期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46B9C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workDay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02D6DD">
            <w:pPr>
              <w:jc w:val="both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1E9616">
            <w:pPr>
              <w:jc w:val="both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39914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工作日日期,格式：yyyy-MM-dd</w:t>
            </w:r>
          </w:p>
        </w:tc>
      </w:tr>
      <w:tr w14:paraId="1747C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AEB85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开始时间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C912F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startTime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93B90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A9DFE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08095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开始时间,格式：HH:mm</w:t>
            </w:r>
          </w:p>
        </w:tc>
      </w:tr>
      <w:tr w14:paraId="41A2C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2DB28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结束时间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9EE17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endTime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302D4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6AE5A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87255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结束时间,格式：HH:mm</w:t>
            </w:r>
          </w:p>
        </w:tc>
      </w:tr>
      <w:tr w14:paraId="306CB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3A2B1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流水线调度配置(scheduleConfigList)</w:t>
            </w:r>
          </w:p>
        </w:tc>
      </w:tr>
      <w:tr w14:paraId="714B2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716D6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E957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6B64B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C9003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3B8D0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系统编号</w:t>
            </w:r>
          </w:p>
        </w:tc>
      </w:tr>
      <w:tr w14:paraId="7F772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94E90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CBADD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072EC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308C9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EDDDE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</w:tr>
      <w:tr w14:paraId="4D4D7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2045A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调度时间间隔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F7651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timeInterval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0F778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C9C3F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43722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调度时间间隔（秒）</w:t>
            </w:r>
          </w:p>
        </w:tc>
      </w:tr>
      <w:tr w14:paraId="2E8CB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99380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允许加班时长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370C3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overtime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9C142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9825F5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19D27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允许加班时长（小时）</w:t>
            </w:r>
          </w:p>
        </w:tc>
      </w:tr>
      <w:tr w14:paraId="659C9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26" w:author="易呈翔" w:date="2026-08-07T10:57:48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7F760A">
            <w:pPr>
              <w:jc w:val="left"/>
              <w:rPr>
                <w:ins w:id="127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28" w:author="易呈翔" w:date="2026-08-07T10:58:1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非</w:t>
              </w:r>
            </w:ins>
            <w:ins w:id="129" w:author="易呈翔" w:date="2026-08-07T10:58:1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需求</w:t>
              </w:r>
            </w:ins>
            <w:ins w:id="130" w:author="易呈翔" w:date="2026-08-07T10:58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131" w:author="易呈翔" w:date="2026-08-07T10:58:2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目标设备</w:t>
              </w:r>
            </w:ins>
            <w:ins w:id="132" w:author="易呈翔" w:date="2026-08-07T10:58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类型码</w:t>
              </w:r>
            </w:ins>
            <w:ins w:id="133" w:author="易呈翔" w:date="2026-08-07T10:58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分配</w:t>
              </w:r>
            </w:ins>
            <w:ins w:id="134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配置(</w:t>
              </w:r>
            </w:ins>
            <w:ins w:id="135" w:author="易呈翔" w:date="2026-08-07T11:02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nonDmdTargetEquipCodeCfgList</w:t>
              </w:r>
            </w:ins>
            <w:ins w:id="136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)</w:t>
              </w:r>
            </w:ins>
          </w:p>
        </w:tc>
      </w:tr>
      <w:tr w14:paraId="1F137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7" w:author="易呈翔" w:date="2026-08-07T10:57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8B7261">
            <w:pPr>
              <w:jc w:val="left"/>
              <w:rPr>
                <w:ins w:id="138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9" w:author="易呈翔" w:date="2026-08-07T11:02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140" w:author="易呈翔" w:date="2026-08-07T11:02:1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类型码</w:t>
              </w:r>
            </w:ins>
            <w:ins w:id="141" w:author="易呈翔" w:date="2026-08-07T11:02:1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大码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14846">
            <w:pPr>
              <w:jc w:val="left"/>
              <w:rPr>
                <w:ins w:id="142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3" w:author="易呈翔" w:date="2026-08-07T11:08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</w:t>
              </w:r>
            </w:ins>
            <w:ins w:id="144" w:author="易呈翔" w:date="2026-08-07T11:08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qui</w:t>
              </w:r>
            </w:ins>
            <w:ins w:id="145" w:author="易呈翔" w:date="2026-08-07T11:08:2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p</w:t>
              </w:r>
            </w:ins>
            <w:ins w:id="146" w:author="易呈翔" w:date="2026-08-07T11:08:3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1B4AC8">
            <w:pPr>
              <w:jc w:val="left"/>
              <w:rPr>
                <w:ins w:id="147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8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083C22">
            <w:pPr>
              <w:jc w:val="left"/>
              <w:rPr>
                <w:ins w:id="149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0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11BFBC">
            <w:pPr>
              <w:jc w:val="left"/>
              <w:rPr>
                <w:ins w:id="151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2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系统编号</w:t>
              </w:r>
            </w:ins>
          </w:p>
        </w:tc>
      </w:tr>
      <w:tr w14:paraId="55F65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53" w:author="易呈翔" w:date="2026-08-07T10:57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4EBA37">
            <w:pPr>
              <w:jc w:val="left"/>
              <w:rPr>
                <w:ins w:id="154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5" w:author="易呈翔" w:date="2026-08-07T11:08:4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目标</w:t>
              </w:r>
            </w:ins>
            <w:ins w:id="156" w:author="易呈翔" w:date="2026-08-07T11:08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157" w:author="易呈翔" w:date="2026-08-07T11:08:4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1FAE84">
            <w:pPr>
              <w:jc w:val="left"/>
              <w:rPr>
                <w:ins w:id="158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9" w:author="易呈翔" w:date="2026-08-07T11:16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aimEquipCode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E87A85">
            <w:pPr>
              <w:jc w:val="left"/>
              <w:rPr>
                <w:ins w:id="160" w:author="易呈翔" w:date="2026-08-07T10:57:4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1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VARCHAR2(128)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7809A1">
            <w:pPr>
              <w:jc w:val="left"/>
              <w:rPr>
                <w:ins w:id="162" w:author="易呈翔" w:date="2026-08-07T10:57:4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3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22526E">
            <w:pPr>
              <w:jc w:val="left"/>
              <w:rPr>
                <w:ins w:id="164" w:author="易呈翔" w:date="2026-08-07T10:57:4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5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线体名称</w:t>
              </w:r>
            </w:ins>
          </w:p>
        </w:tc>
      </w:tr>
      <w:tr w14:paraId="0F891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66" w:author="易呈翔" w:date="2026-08-07T10:57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E2BF2D">
            <w:pPr>
              <w:jc w:val="left"/>
              <w:rPr>
                <w:ins w:id="167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8" w:author="易呈翔" w:date="2026-08-07T11:18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分配</w:t>
              </w:r>
            </w:ins>
            <w:ins w:id="169" w:author="易呈翔" w:date="2026-08-07T11:18:3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比例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86B364">
            <w:pPr>
              <w:jc w:val="left"/>
              <w:rPr>
                <w:ins w:id="170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1" w:author="易呈翔" w:date="2026-08-07T11:19:5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</w:t>
              </w:r>
            </w:ins>
            <w:ins w:id="172" w:author="易呈翔" w:date="2026-08-07T11:20:0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ll</w:t>
              </w:r>
            </w:ins>
            <w:ins w:id="173" w:author="易呈翔" w:date="2026-08-07T11:20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oc</w:t>
              </w:r>
            </w:ins>
            <w:ins w:id="174" w:author="易呈翔" w:date="2026-08-07T11:20:0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</w:t>
              </w:r>
            </w:ins>
            <w:ins w:id="175" w:author="易呈翔" w:date="2026-08-07T11:20:0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tion</w:t>
              </w:r>
            </w:ins>
            <w:ins w:id="176" w:author="易呈翔" w:date="2026-08-07T11:20:0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R</w:t>
              </w:r>
            </w:ins>
            <w:ins w:id="177" w:author="易呈翔" w:date="2026-08-07T11:20:0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at</w:t>
              </w:r>
            </w:ins>
            <w:ins w:id="178" w:author="易呈翔" w:date="2026-08-07T11:20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io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0C6676">
            <w:pPr>
              <w:jc w:val="left"/>
              <w:rPr>
                <w:ins w:id="179" w:author="易呈翔" w:date="2026-08-07T10:57:4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0" w:author="易呈翔" w:date="2026-08-07T11:20:23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NUMBER(</w:t>
              </w:r>
            </w:ins>
            <w:ins w:id="181" w:author="易呈翔" w:date="2026-08-07T11:20:2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4,2</w:t>
              </w:r>
            </w:ins>
            <w:ins w:id="182" w:author="易呈翔" w:date="2026-08-07T11:20:23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D96E2A">
            <w:pPr>
              <w:jc w:val="left"/>
              <w:rPr>
                <w:ins w:id="183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4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686E15">
            <w:pPr>
              <w:jc w:val="left"/>
              <w:rPr>
                <w:ins w:id="185" w:author="易呈翔" w:date="2026-08-07T10:57:4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6" w:author="易呈翔" w:date="2026-08-07T11:19:1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分配比例</w:t>
              </w:r>
            </w:ins>
          </w:p>
        </w:tc>
      </w:tr>
      <w:tr w14:paraId="64738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65D0987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出参中文名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54F44E6E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出参英文名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0C0D5CF">
            <w:pPr>
              <w:widowControl/>
              <w:jc w:val="left"/>
              <w:rPr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数据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  <w:lang w:val="en-US" w:eastAsia="zh-CN"/>
              </w:rPr>
              <w:t>格式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301BDE7D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是否必填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2C809783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参数说明</w:t>
            </w:r>
          </w:p>
        </w:tc>
      </w:tr>
      <w:tr w14:paraId="5847C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947E0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结果标识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A3C50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resultFlag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7FEE8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CBB61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E6BFC3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结果标识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1：成功，0：失败</w:t>
            </w:r>
          </w:p>
        </w:tc>
      </w:tr>
      <w:tr w14:paraId="5099A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7D30B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错误信息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F66FA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errorInfo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C1BA4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VARCHAR2(1024)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E2C29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404C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错误信息</w:t>
            </w:r>
          </w:p>
        </w:tc>
      </w:tr>
      <w:tr w14:paraId="66A17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299EB8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检定计划排程明细信息集合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49BABA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detectPlanSchedulingchList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837A4D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List&lt;detectPlanScheduling&gt;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664BA2">
            <w:pPr>
              <w:widowControl/>
              <w:jc w:val="both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-SA"/>
              </w:rPr>
              <w:t>否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B9C1C0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检定排程计划明细信息集合</w:t>
            </w:r>
          </w:p>
        </w:tc>
      </w:tr>
      <w:tr w14:paraId="64BD8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E2EE5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检定计划排程明细信息（detectPlanSchedulingchList）</w:t>
            </w:r>
          </w:p>
        </w:tc>
      </w:tr>
      <w:tr w14:paraId="3AFE8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02690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3D55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8F3DA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5FC34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76BBF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系统编号</w:t>
            </w:r>
          </w:p>
        </w:tc>
      </w:tr>
      <w:tr w14:paraId="688A9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02549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7DEF2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307E3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80633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67465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</w:tr>
      <w:tr w14:paraId="767D5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61FA0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B3766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5194C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17801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5FA18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检定仓类型</w:t>
            </w:r>
          </w:p>
        </w:tc>
      </w:tr>
      <w:tr w14:paraId="08DD0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D75C5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8513C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D9D5D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38D7D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98081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检定仓编号</w:t>
            </w:r>
          </w:p>
        </w:tc>
      </w:tr>
      <w:tr w14:paraId="6BEDA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0C580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EAC4D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arriveBatchNo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79CC7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979BC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78E38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</w:tr>
      <w:tr w14:paraId="1135E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69AFB8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558C74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equipCateg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4C823D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31746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76F39C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</w:tr>
      <w:tr w14:paraId="7D3C6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377AE33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A835BE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equipCls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94BD6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602DD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1362E5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</w:tr>
      <w:tr w14:paraId="3A418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5EE0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B5C8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DD305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807C8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6EA39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  <w:ins w:id="187" w:author="易呈翔" w:date="2026-08-07T10:26:2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，</w:t>
              </w:r>
            </w:ins>
            <w:ins w:id="188" w:author="易呈翔" w:date="2026-08-07T10:26:2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即</w:t>
              </w:r>
            </w:ins>
            <w:ins w:id="189" w:author="易呈翔" w:date="2026-08-07T10:26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到货</w:t>
              </w:r>
            </w:ins>
            <w:ins w:id="190" w:author="易呈翔" w:date="2026-08-07T10:26:3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批次的</w:t>
              </w:r>
            </w:ins>
            <w:ins w:id="191" w:author="易呈翔" w:date="2026-08-07T10:26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192" w:author="易呈翔" w:date="2026-08-07T10:26:3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</w:t>
              </w:r>
            </w:ins>
            <w:ins w:id="193" w:author="易呈翔" w:date="2026-08-07T10:26:4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码</w:t>
              </w:r>
            </w:ins>
          </w:p>
        </w:tc>
      </w:tr>
      <w:tr w14:paraId="45C11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38EA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ins w:id="194" w:author="易呈翔" w:date="2026-08-07T10:25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</w:t>
              </w:r>
            </w:ins>
            <w:ins w:id="195" w:author="易呈翔" w:date="2026-08-07T10:25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码</w:t>
              </w:r>
            </w:ins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描述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C066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equipDesc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904FF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VARCHAR2(512)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71531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EE081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ins w:id="196" w:author="易呈翔" w:date="2026-08-07T10:25:1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类型码</w:t>
              </w:r>
            </w:ins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描述</w:t>
            </w:r>
          </w:p>
        </w:tc>
      </w:tr>
      <w:tr w14:paraId="0EA99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97" w:author="易呈翔" w:date="2026-08-07T10:25:1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9604C">
            <w:pPr>
              <w:jc w:val="left"/>
              <w:rPr>
                <w:ins w:id="198" w:author="易呈翔" w:date="2026-08-07T10:25:1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99" w:author="易呈翔" w:date="2026-08-07T10:34:2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目标</w:t>
              </w:r>
            </w:ins>
            <w:ins w:id="200" w:author="易呈翔" w:date="2026-08-07T10:25:2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201" w:author="易呈翔" w:date="2026-08-07T10:25:2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7C91B">
            <w:pPr>
              <w:jc w:val="left"/>
              <w:rPr>
                <w:ins w:id="202" w:author="易呈翔" w:date="2026-08-07T10:25:1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203" w:author="易呈翔" w:date="2026-08-07T11:15:4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aim</w:t>
              </w:r>
            </w:ins>
            <w:ins w:id="204" w:author="易呈翔" w:date="2026-08-07T10:25:3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Eq</w:t>
              </w:r>
            </w:ins>
            <w:ins w:id="205" w:author="易呈翔" w:date="2026-08-07T10:25:3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uip</w:t>
              </w:r>
            </w:ins>
            <w:ins w:id="206" w:author="易呈翔" w:date="2026-08-07T10:25:4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C</w:t>
              </w:r>
            </w:ins>
            <w:ins w:id="207" w:author="易呈翔" w:date="2026-08-07T10:25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o</w:t>
              </w:r>
            </w:ins>
            <w:ins w:id="208" w:author="易呈翔" w:date="2026-08-07T10:25:4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83C56F">
            <w:pPr>
              <w:jc w:val="left"/>
              <w:rPr>
                <w:ins w:id="209" w:author="易呈翔" w:date="2026-08-07T10:25:1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210" w:author="易呈翔" w:date="2026-08-07T10:25:58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AC3843">
            <w:pPr>
              <w:jc w:val="left"/>
              <w:rPr>
                <w:ins w:id="211" w:author="易呈翔" w:date="2026-08-07T10:25:1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212" w:author="易呈翔" w:date="2026-08-07T10:26:0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0021D0">
            <w:pPr>
              <w:jc w:val="left"/>
              <w:rPr>
                <w:ins w:id="213" w:author="易呈翔" w:date="2026-08-07T10:25:1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214" w:author="易呈翔" w:date="2026-08-07T10:34:2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目标</w:t>
              </w:r>
            </w:ins>
            <w:ins w:id="215" w:author="易呈翔" w:date="2026-08-07T10:26:04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设备类型码</w:t>
              </w:r>
            </w:ins>
            <w:ins w:id="216" w:author="易呈翔" w:date="2026-08-07T11:22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,</w:t>
              </w:r>
            </w:ins>
            <w:ins w:id="217" w:author="易呈翔" w:date="2026-08-07T11:22:5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需求</w:t>
              </w:r>
            </w:ins>
            <w:ins w:id="218" w:author="易呈翔" w:date="2026-08-07T11:23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219" w:author="易呈翔" w:date="2026-08-07T11:23:1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为</w:t>
              </w:r>
            </w:ins>
            <w:ins w:id="220" w:author="易呈翔" w:date="2026-08-07T11:23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需求</w:t>
              </w:r>
            </w:ins>
            <w:ins w:id="221" w:author="易呈翔" w:date="2026-08-07T11:23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的</w:t>
              </w:r>
            </w:ins>
            <w:ins w:id="222" w:author="易呈翔" w:date="2026-08-07T11:23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223" w:author="易呈翔" w:date="2026-08-07T11:23:2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类型码</w:t>
              </w:r>
            </w:ins>
            <w:ins w:id="224" w:author="易呈翔" w:date="2026-08-07T11:23:2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，</w:t>
              </w:r>
            </w:ins>
            <w:ins w:id="225" w:author="易呈翔" w:date="2026-08-07T11:23:2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非</w:t>
              </w:r>
            </w:ins>
            <w:ins w:id="226" w:author="易呈翔" w:date="2026-08-07T11:23:2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需求</w:t>
              </w:r>
            </w:ins>
            <w:ins w:id="227" w:author="易呈翔" w:date="2026-08-07T11:23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228" w:author="易呈翔" w:date="2026-08-07T11:23:4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为</w:t>
              </w:r>
            </w:ins>
            <w:ins w:id="229" w:author="易呈翔" w:date="2026-08-07T11:23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按</w:t>
              </w:r>
            </w:ins>
            <w:ins w:id="230" w:author="易呈翔" w:date="2026-08-07T11:23:4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比例</w:t>
              </w:r>
            </w:ins>
            <w:ins w:id="231" w:author="易呈翔" w:date="2026-08-07T11:23:5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分配</w:t>
              </w:r>
            </w:ins>
            <w:ins w:id="232" w:author="易呈翔" w:date="2026-08-07T11:23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的</w:t>
              </w:r>
            </w:ins>
            <w:ins w:id="233" w:author="易呈翔" w:date="2026-08-07T11:24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目标</w:t>
              </w:r>
            </w:ins>
            <w:ins w:id="234" w:author="易呈翔" w:date="2026-08-07T11:24:1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235" w:author="易呈翔" w:date="2026-08-07T11:24:1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</w:t>
              </w:r>
            </w:ins>
            <w:ins w:id="236" w:author="易呈翔" w:date="2026-08-07T11:24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码</w:t>
              </w:r>
            </w:ins>
          </w:p>
        </w:tc>
      </w:tr>
      <w:tr w14:paraId="07036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7A885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A746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detectSchemeId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20C9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3582A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BA188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检定方案标识</w:t>
            </w:r>
          </w:p>
        </w:tc>
      </w:tr>
      <w:tr w14:paraId="45B62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1E61C5E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预计开始时间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B7B7DB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projectedStartTime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FFEB6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CD46B9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C5FB1F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 xml:space="preserve">预计开始时间，格式：yyyy-MM-dd HH:mm:ss </w:t>
            </w:r>
          </w:p>
        </w:tc>
      </w:tr>
      <w:tr w14:paraId="4EDEE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67F562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预计结束时间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58D066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projectedEndTime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EE3A61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CBBE82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AB796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 xml:space="preserve">预计结束时间，格式：yyyy-MM-dd HH:mm:ss </w:t>
            </w:r>
          </w:p>
        </w:tc>
      </w:tr>
      <w:tr w14:paraId="4E7EE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9CD904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DD8A23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detectPlanQty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B4BA9B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9CFE20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D5DC3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计划数量</w:t>
            </w:r>
          </w:p>
        </w:tc>
      </w:tr>
      <w:tr w14:paraId="60CCC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C4C80B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是否为需求优先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2E700A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demandFlag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5B4D0A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BDE351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50B5E1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是否为需求优先,参考VW_YES_NO_FLAG</w:t>
            </w:r>
          </w:p>
        </w:tc>
      </w:tr>
      <w:tr w14:paraId="110D5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D80D29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规划时间所在周开始结束时间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546299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weekDayStartAndEnd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53510B">
            <w:pPr>
              <w:jc w:val="both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64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203A78">
            <w:pPr>
              <w:jc w:val="both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4978C8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规划时间所在周开始结束时间，对应周开始时间与结束时间以英文逗号分隔</w:t>
            </w:r>
          </w:p>
        </w:tc>
      </w:tr>
      <w:tr w14:paraId="7ECB1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FD02C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18"/>
                <w:szCs w:val="18"/>
              </w:rPr>
              <w:t>示例</w:t>
            </w:r>
          </w:p>
        </w:tc>
      </w:tr>
      <w:tr w14:paraId="01563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EBBBA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发送json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EC34F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>{</w:t>
            </w:r>
          </w:p>
          <w:p w14:paraId="30E4C08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"deviceParaList": [</w:t>
            </w:r>
          </w:p>
          <w:p w14:paraId="39F7072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276AAEE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"sysNo": "线体编号",</w:t>
            </w:r>
          </w:p>
          <w:p w14:paraId="212AE85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"sysName": "线体名称",</w:t>
            </w:r>
          </w:p>
          <w:p w14:paraId="0E7CD9C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"deviceType": "检定仓类型",</w:t>
            </w:r>
          </w:p>
          <w:p w14:paraId="6F27E19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"deviceNo": "检定仓编号",</w:t>
            </w:r>
          </w:p>
          <w:p w14:paraId="31E5AC2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"deviceName": "检定仓名称",</w:t>
            </w:r>
          </w:p>
          <w:p w14:paraId="7B24CED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"detectEquipType": "所检设备表类型"</w:t>
            </w:r>
          </w:p>
          <w:p w14:paraId="27DA70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7641EA8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4B2530D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"dmdPlanDetList": [</w:t>
            </w:r>
          </w:p>
          <w:p w14:paraId="6AB82B7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66C5018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"dmdPlanDetId": "需求计划明细标识",</w:t>
            </w:r>
          </w:p>
          <w:p w14:paraId="5D8ACDE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"dmdPlanNo": "需求计划编号",</w:t>
            </w:r>
          </w:p>
          <w:p w14:paraId="482B060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"planType": "计划类型",</w:t>
            </w:r>
          </w:p>
          <w:p w14:paraId="61B71A0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"planYear": "计划年份",</w:t>
            </w:r>
          </w:p>
          <w:p w14:paraId="5C5B503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"planMonth": "计划月份",</w:t>
            </w:r>
          </w:p>
          <w:p w14:paraId="207E76B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"appOrg": "申请单位",</w:t>
            </w:r>
          </w:p>
          <w:p w14:paraId="6B30AD4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"equipCateg": "设备类别",</w:t>
            </w:r>
          </w:p>
          <w:p w14:paraId="17C627D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"equipCls": "设备分类",</w:t>
            </w:r>
          </w:p>
          <w:p w14:paraId="624A771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3F70001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"equipDesc": "设备描述",</w:t>
            </w:r>
          </w:p>
          <w:p w14:paraId="28857F3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"pEquipCode": "设备类型码大码",</w:t>
            </w:r>
          </w:p>
          <w:p w14:paraId="759C4ED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"sumQty": "汇总平衡后数量",</w:t>
            </w:r>
          </w:p>
          <w:p w14:paraId="38C8216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"detectEquipType": "所检设备表类型"</w:t>
            </w:r>
          </w:p>
          <w:p w14:paraId="4040295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79C28E7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37ACEBE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"arriveBatchList": [</w:t>
            </w:r>
          </w:p>
          <w:p w14:paraId="0BF4595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6A16119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"arriveBatchNo": "到货批次号",</w:t>
            </w:r>
          </w:p>
          <w:p w14:paraId="38FF053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"equipCateg": "设备类别",</w:t>
            </w:r>
          </w:p>
          <w:p w14:paraId="7DFB3D1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"equipCls": "设备分类",</w:t>
            </w:r>
          </w:p>
          <w:p w14:paraId="08E6A9F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6310854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"equipDesc": "设备描述",</w:t>
            </w:r>
          </w:p>
          <w:p w14:paraId="14D3F8F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"arriveQty": "到货数量",</w:t>
            </w:r>
          </w:p>
          <w:p w14:paraId="7335415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"arriveDate": "到货日期",</w:t>
            </w:r>
          </w:p>
          <w:p w14:paraId="68AF056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"detectEquipType": "所检设备表类型"</w:t>
            </w:r>
          </w:p>
          <w:p w14:paraId="6536CE3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01B9814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582DD42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"detectSchList": [</w:t>
            </w:r>
          </w:p>
          <w:p w14:paraId="284631C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2E0D0BB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2CD33C5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"detectType": "检定类别",</w:t>
            </w:r>
          </w:p>
          <w:p w14:paraId="2EEA70A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"detectSchemeId": "检定方案标识",</w:t>
            </w:r>
          </w:p>
          <w:p w14:paraId="6D6B69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"schTime": "检定方案耗时"</w:t>
            </w:r>
          </w:p>
          <w:p w14:paraId="30A3DCD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40A6D6C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109B086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"qualifiedStockList": [</w:t>
            </w:r>
          </w:p>
          <w:p w14:paraId="4427BBA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02D999B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220F636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"lowerLimitQty": "安全库存数量",</w:t>
            </w:r>
          </w:p>
          <w:p w14:paraId="63D705D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"qualifiedQty": "合格在库设备数量",</w:t>
            </w:r>
          </w:p>
          <w:p w14:paraId="654403E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"distLockQty": "合格在库锁表数量"</w:t>
            </w:r>
          </w:p>
          <w:p w14:paraId="54A9C08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7346DA6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48ADCAD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"unqualifiedStockList": [</w:t>
            </w:r>
          </w:p>
          <w:p w14:paraId="3F6DB8E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100678A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62733EC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"arriveBatchNo": "到货批次号",</w:t>
            </w:r>
          </w:p>
          <w:p w14:paraId="7333983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"detectUQty": "待检设备数量"</w:t>
            </w:r>
          </w:p>
          <w:p w14:paraId="6244C73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2401AAF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38572F4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"scheduleTimeList": [</w:t>
            </w:r>
          </w:p>
          <w:p w14:paraId="55B83CB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2EC96CC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"workDay": "工作日日期",</w:t>
            </w:r>
          </w:p>
          <w:p w14:paraId="3EFB807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"startTime": "开始时间",</w:t>
            </w:r>
          </w:p>
          <w:p w14:paraId="74E4B1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"endTime": "结束时间"</w:t>
            </w:r>
          </w:p>
          <w:p w14:paraId="3DBF402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3270C86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703CE5B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"scheduleConfigList": [</w:t>
            </w:r>
          </w:p>
          <w:p w14:paraId="51F2AB9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50A9D5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"sysNo": "线体编号",</w:t>
            </w:r>
          </w:p>
          <w:p w14:paraId="039E1DD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"sysName": "线体名称",</w:t>
            </w:r>
          </w:p>
          <w:p w14:paraId="004DC94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"timeInterval": "调度时间间隔",</w:t>
            </w:r>
          </w:p>
          <w:p w14:paraId="573D6B0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"overtime": "允许加班时长"</w:t>
            </w:r>
          </w:p>
          <w:p w14:paraId="47676C0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0435007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</w:t>
            </w:r>
          </w:p>
          <w:p w14:paraId="79C644B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>}</w:t>
            </w:r>
          </w:p>
        </w:tc>
      </w:tr>
      <w:tr w14:paraId="2EBBB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E4936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返回json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AAA26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>{</w:t>
            </w:r>
          </w:p>
          <w:p w14:paraId="7D2DF2E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"resultFlag": "结果标识",</w:t>
            </w:r>
          </w:p>
          <w:p w14:paraId="47EA62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"errorInfo": "错误信息",</w:t>
            </w:r>
          </w:p>
          <w:p w14:paraId="393C4A5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"detectPlanSchedulingchList": [</w:t>
            </w:r>
          </w:p>
          <w:p w14:paraId="6E59D0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07E591C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"sysNo": "线体编号",</w:t>
            </w:r>
          </w:p>
          <w:p w14:paraId="4BC2833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"sysName": "线体名称",</w:t>
            </w:r>
          </w:p>
          <w:p w14:paraId="5E70F57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"deviceType": "检定仓类型",</w:t>
            </w:r>
          </w:p>
          <w:p w14:paraId="1D7863C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"deviceNo": "检定仓编号",</w:t>
            </w:r>
          </w:p>
          <w:p w14:paraId="631EF3B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"arriveBatchNo": "到货批次号",</w:t>
            </w:r>
          </w:p>
          <w:p w14:paraId="6129B38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"equipCateg": "设备类别",</w:t>
            </w:r>
          </w:p>
          <w:p w14:paraId="38D3449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"equipCls": "设备分类",</w:t>
            </w:r>
          </w:p>
          <w:p w14:paraId="330971B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0D17F2D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"equipDesc": "设备描述",</w:t>
            </w:r>
          </w:p>
          <w:p w14:paraId="23E5625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"detectSchemeId": "检定方案标识",</w:t>
            </w:r>
          </w:p>
          <w:p w14:paraId="12975FF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"projectedStartTime": "预计开始时间",</w:t>
            </w:r>
          </w:p>
          <w:p w14:paraId="651DACD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"projectedEndTime": "预计结束时间",</w:t>
            </w:r>
          </w:p>
          <w:p w14:paraId="2279E2C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"detectPlanQty": "计划数量",</w:t>
            </w:r>
          </w:p>
          <w:p w14:paraId="6B05647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"demandFlag": "是否为需求优先",</w:t>
            </w:r>
          </w:p>
          <w:p w14:paraId="314BCA6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"weekDayStartAndEnd": "规划时间所在周开始结束时间"</w:t>
            </w:r>
          </w:p>
          <w:p w14:paraId="763C7ED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1E81F55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</w:t>
            </w:r>
          </w:p>
          <w:p w14:paraId="502AB95D">
            <w:pPr>
              <w:widowControl/>
              <w:jc w:val="left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>}</w:t>
            </w:r>
          </w:p>
        </w:tc>
      </w:tr>
    </w:tbl>
    <w:p w14:paraId="665C184E">
      <w:pPr>
        <w:pStyle w:val="3"/>
        <w:numPr>
          <w:ilvl w:val="0"/>
          <w:numId w:val="3"/>
        </w:numPr>
        <w:bidi w:val="0"/>
        <w:rPr>
          <w:ins w:id="237" w:author="易呈翔" w:date="2026-08-18T16:04:37Z"/>
          <w:rFonts w:hint="eastAsia"/>
          <w:lang w:val="en-US" w:eastAsia="zh-CN"/>
        </w:rPr>
      </w:pPr>
      <w:ins w:id="238" w:author="易呈翔" w:date="2026-08-18T16:04:46Z">
        <w:r>
          <w:rPr>
            <w:rFonts w:hint="eastAsia"/>
            <w:lang w:val="en-US" w:eastAsia="zh-CN"/>
          </w:rPr>
          <w:t>到货</w:t>
        </w:r>
      </w:ins>
      <w:ins w:id="239" w:author="易呈翔" w:date="2026-08-18T16:04:37Z">
        <w:r>
          <w:rPr>
            <w:rFonts w:hint="eastAsia"/>
            <w:lang w:val="en-US" w:eastAsia="zh-CN"/>
          </w:rPr>
          <w:t>计划排程接口</w:t>
        </w:r>
      </w:ins>
    </w:p>
    <w:tbl>
      <w:tblPr>
        <w:tblStyle w:val="7"/>
        <w:tblW w:w="851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743"/>
        <w:gridCol w:w="1610"/>
        <w:gridCol w:w="1220"/>
        <w:gridCol w:w="2568"/>
      </w:tblGrid>
      <w:tr w14:paraId="63E45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4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000000" w:fill="FFFFFF"/>
            <w:vAlign w:val="center"/>
          </w:tcPr>
          <w:p w14:paraId="3125DC27">
            <w:pPr>
              <w:pStyle w:val="5"/>
              <w:rPr>
                <w:ins w:id="241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42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场景描述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D4C920">
            <w:pPr>
              <w:pStyle w:val="11"/>
              <w:ind w:left="0" w:leftChars="0" w:firstLine="0" w:firstLineChars="0"/>
              <w:rPr>
                <w:ins w:id="243" w:author="易呈翔" w:date="2026-08-18T16:04:37Z"/>
                <w:rFonts w:hint="default" w:hAnsi="宋体" w:eastAsia="宋体" w:cs="宋体"/>
                <w:color w:val="000000"/>
                <w:szCs w:val="21"/>
                <w:lang w:val="en-US" w:eastAsia="zh-CN"/>
              </w:rPr>
            </w:pPr>
            <w:ins w:id="244" w:author="易呈翔" w:date="2026-08-18T16:04:37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计量生产调度平台将</w:t>
              </w:r>
            </w:ins>
            <w:ins w:id="245" w:author="易呈翔" w:date="2026-08-18T16:04:54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到</w:t>
              </w:r>
            </w:ins>
            <w:ins w:id="246" w:author="易呈翔" w:date="2026-08-18T16:04:57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货</w:t>
              </w:r>
            </w:ins>
            <w:ins w:id="247" w:author="易呈翔" w:date="2026-08-18T16:04:37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计划排程算法输入所需参数，同步给算法服务，算法服务输出计量生产调度平台所需</w:t>
              </w:r>
            </w:ins>
            <w:ins w:id="248" w:author="易呈翔" w:date="2026-08-18T16:05:05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到货</w:t>
              </w:r>
            </w:ins>
            <w:ins w:id="249" w:author="易呈翔" w:date="2026-08-18T16:04:37Z">
              <w:r>
                <w:rPr>
                  <w:rFonts w:hint="eastAsia" w:hAnsi="宋体" w:cs="宋体"/>
                  <w:color w:val="000000"/>
                  <w:szCs w:val="21"/>
                  <w:lang w:val="en-US" w:eastAsia="zh-CN"/>
                </w:rPr>
                <w:t>计划相关参数</w:t>
              </w:r>
            </w:ins>
          </w:p>
        </w:tc>
      </w:tr>
      <w:tr w14:paraId="2BCF9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25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F2B8F1">
            <w:pPr>
              <w:pStyle w:val="5"/>
              <w:rPr>
                <w:ins w:id="251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52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服务端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696645">
            <w:pPr>
              <w:widowControl/>
              <w:jc w:val="left"/>
              <w:rPr>
                <w:ins w:id="253" w:author="易呈翔" w:date="2026-08-18T16:04:37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254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算法服务</w:t>
              </w:r>
            </w:ins>
          </w:p>
        </w:tc>
      </w:tr>
      <w:tr w14:paraId="1DA35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55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737319">
            <w:pPr>
              <w:pStyle w:val="5"/>
              <w:rPr>
                <w:ins w:id="256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57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客户端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A131B0">
            <w:pPr>
              <w:widowControl/>
              <w:jc w:val="left"/>
              <w:rPr>
                <w:ins w:id="258" w:author="易呈翔" w:date="2026-08-18T16:04:37Z"/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59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计量生产调度平台</w:t>
              </w:r>
            </w:ins>
          </w:p>
        </w:tc>
      </w:tr>
      <w:tr w14:paraId="69D92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6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EBE955">
            <w:pPr>
              <w:pStyle w:val="5"/>
              <w:rPr>
                <w:ins w:id="261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62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调用链路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FABAFE">
            <w:pPr>
              <w:widowControl/>
              <w:jc w:val="left"/>
              <w:rPr>
                <w:ins w:id="263" w:author="易呈翔" w:date="2026-08-18T16:04:37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264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计量生产调度平台</w:t>
              </w:r>
            </w:ins>
            <w:ins w:id="265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</w:rPr>
                <w:t>-&gt;</w:t>
              </w:r>
            </w:ins>
            <w:ins w:id="266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算法服务</w:t>
              </w:r>
            </w:ins>
          </w:p>
        </w:tc>
      </w:tr>
      <w:tr w14:paraId="7E69E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6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1005F0">
            <w:pPr>
              <w:pStyle w:val="5"/>
              <w:rPr>
                <w:ins w:id="268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69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接口函数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970453">
            <w:pPr>
              <w:widowControl/>
              <w:jc w:val="left"/>
              <w:rPr>
                <w:ins w:id="270" w:author="易呈翔" w:date="2026-08-18T16:04:37Z"/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ins w:id="271" w:author="易呈翔" w:date="2026-08-18T16:05:22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a</w:t>
              </w:r>
            </w:ins>
            <w:ins w:id="272" w:author="易呈翔" w:date="2026-08-18T16:05:18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rrive</w:t>
              </w:r>
            </w:ins>
            <w:ins w:id="273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PlanScheduling</w:t>
              </w:r>
            </w:ins>
          </w:p>
        </w:tc>
      </w:tr>
      <w:tr w14:paraId="5B875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7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23BC5B">
            <w:pPr>
              <w:pStyle w:val="5"/>
              <w:rPr>
                <w:ins w:id="275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76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接口路径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AE202E">
            <w:pPr>
              <w:widowControl/>
              <w:jc w:val="left"/>
              <w:rPr>
                <w:ins w:id="277" w:author="易呈翔" w:date="2026-08-18T16:04:37Z"/>
                <w:rFonts w:hint="default" w:ascii="宋体" w:hAnsi="宋体" w:eastAsia="宋体" w:cs="宋体"/>
                <w:color w:val="000000"/>
                <w:sz w:val="21"/>
                <w:szCs w:val="21"/>
                <w:lang w:val="en-US"/>
              </w:rPr>
            </w:pPr>
            <w:ins w:id="278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/restful</w:t>
              </w:r>
            </w:ins>
            <w:ins w:id="279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/busiInterface</w:t>
              </w:r>
            </w:ins>
            <w:ins w:id="280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/</w:t>
              </w:r>
            </w:ins>
            <w:ins w:id="281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ipsService</w:t>
              </w:r>
            </w:ins>
            <w:ins w:id="282" w:author="易呈翔" w:date="2026-08-18T16:04:37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</w:rPr>
                <w:t>/</w:t>
              </w:r>
            </w:ins>
            <w:ins w:id="283" w:author="易呈翔" w:date="2026-08-18T16:05:26Z">
              <w:r>
                <w:rPr>
                  <w:rFonts w:hint="eastAsia" w:ascii="宋体" w:hAnsi="宋体" w:eastAsia="宋体" w:cs="宋体"/>
                  <w:color w:val="000000"/>
                  <w:sz w:val="21"/>
                  <w:szCs w:val="21"/>
                  <w:lang w:val="en-US" w:eastAsia="zh-CN"/>
                </w:rPr>
                <w:t>arrivePlanScheduling</w:t>
              </w:r>
            </w:ins>
          </w:p>
        </w:tc>
      </w:tr>
      <w:tr w14:paraId="00537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8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E35580">
            <w:pPr>
              <w:pStyle w:val="5"/>
              <w:rPr>
                <w:ins w:id="285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86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集成方式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CD8859">
            <w:pPr>
              <w:widowControl/>
              <w:jc w:val="left"/>
              <w:rPr>
                <w:ins w:id="287" w:author="易呈翔" w:date="2026-08-18T16:04:37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288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</w:rPr>
                <w:t>restful</w:t>
              </w:r>
            </w:ins>
          </w:p>
        </w:tc>
      </w:tr>
      <w:tr w14:paraId="1FE3F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8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414A18D">
            <w:pPr>
              <w:pStyle w:val="5"/>
              <w:rPr>
                <w:ins w:id="290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291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报文类型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77A94E">
            <w:pPr>
              <w:widowControl/>
              <w:jc w:val="left"/>
              <w:rPr>
                <w:ins w:id="292" w:author="易呈翔" w:date="2026-08-18T16:04:37Z"/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ins w:id="293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</w:rPr>
                <w:t>JSON</w:t>
              </w:r>
            </w:ins>
          </w:p>
        </w:tc>
      </w:tr>
      <w:tr w14:paraId="45014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9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F9F844">
            <w:pPr>
              <w:pStyle w:val="5"/>
              <w:rPr>
                <w:ins w:id="295" w:author="易呈翔" w:date="2026-08-18T16:04:37Z"/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ins w:id="296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  <w:lang w:val="en-US" w:eastAsia="zh-CN"/>
                </w:rPr>
                <w:t>请求方式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4F9A52">
            <w:pPr>
              <w:widowControl/>
              <w:jc w:val="left"/>
              <w:rPr>
                <w:ins w:id="297" w:author="易呈翔" w:date="2026-08-18T16:04:37Z"/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ins w:id="298" w:author="易呈翔" w:date="2026-08-18T16:04:37Z">
              <w:r>
                <w:rPr>
                  <w:rFonts w:hint="eastAsia" w:ascii="宋体" w:hAnsi="宋体" w:eastAsia="宋体" w:cs="宋体"/>
                  <w:color w:val="000000"/>
                  <w:kern w:val="0"/>
                  <w:sz w:val="21"/>
                  <w:szCs w:val="21"/>
                  <w:lang w:val="en-US" w:eastAsia="zh-CN"/>
                </w:rPr>
                <w:t>POST</w:t>
              </w:r>
            </w:ins>
          </w:p>
        </w:tc>
      </w:tr>
      <w:tr w14:paraId="70A6D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9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987C20">
            <w:pPr>
              <w:pStyle w:val="5"/>
              <w:rPr>
                <w:ins w:id="300" w:author="易呈翔" w:date="2026-08-18T16:04:37Z"/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ins w:id="301" w:author="易呈翔" w:date="2026-08-18T16:04:37Z">
              <w:r>
                <w:rPr>
                  <w:rFonts w:hint="eastAsia" w:ascii="宋体" w:hAnsi="宋体" w:eastAsia="宋体" w:cs="宋体"/>
                  <w:b/>
                  <w:bCs/>
                  <w:kern w:val="0"/>
                  <w:sz w:val="24"/>
                  <w:szCs w:val="24"/>
                </w:rPr>
                <w:t>备注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0969A1">
            <w:pPr>
              <w:widowControl/>
              <w:jc w:val="left"/>
              <w:rPr>
                <w:ins w:id="302" w:author="易呈翔" w:date="2026-08-18T16:04:37Z"/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65F07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03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4C55C7D">
            <w:pPr>
              <w:widowControl/>
              <w:jc w:val="left"/>
              <w:rPr>
                <w:ins w:id="304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305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参数中文名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2CE57424">
            <w:pPr>
              <w:widowControl/>
              <w:jc w:val="left"/>
              <w:rPr>
                <w:ins w:id="306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307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参数英文名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26267495">
            <w:pPr>
              <w:widowControl/>
              <w:jc w:val="left"/>
              <w:rPr>
                <w:ins w:id="308" w:author="易呈翔" w:date="2026-08-18T16:04:37Z"/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val="en-US" w:eastAsia="zh-CN"/>
              </w:rPr>
            </w:pPr>
            <w:ins w:id="309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数据</w:t>
              </w:r>
            </w:ins>
            <w:ins w:id="310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  <w:lang w:val="en-US" w:eastAsia="zh-CN"/>
                </w:rPr>
                <w:t>格式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39CBE7DC">
            <w:pPr>
              <w:widowControl/>
              <w:jc w:val="left"/>
              <w:rPr>
                <w:ins w:id="311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312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是否必填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165EC07F">
            <w:pPr>
              <w:widowControl/>
              <w:jc w:val="left"/>
              <w:rPr>
                <w:ins w:id="313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314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参数说明</w:t>
              </w:r>
            </w:ins>
          </w:p>
        </w:tc>
      </w:tr>
      <w:tr w14:paraId="5C6D6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15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1F206E8">
            <w:pPr>
              <w:jc w:val="left"/>
              <w:rPr>
                <w:ins w:id="316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1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需求明细信息集合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2E98927">
            <w:pPr>
              <w:jc w:val="left"/>
              <w:rPr>
                <w:ins w:id="318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19" w:author="易呈翔" w:date="2026-08-18T21:00:0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dmdPlanDetList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9E94A1A">
            <w:pPr>
              <w:jc w:val="left"/>
              <w:rPr>
                <w:ins w:id="320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2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1FEFFD6">
            <w:pPr>
              <w:jc w:val="left"/>
              <w:rPr>
                <w:ins w:id="322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2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83395B5">
            <w:pPr>
              <w:jc w:val="left"/>
              <w:rPr>
                <w:ins w:id="324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2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需求明细信息集合</w:t>
              </w:r>
            </w:ins>
          </w:p>
        </w:tc>
      </w:tr>
      <w:tr w14:paraId="5E24A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26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EA2FFD3">
            <w:pPr>
              <w:jc w:val="left"/>
              <w:rPr>
                <w:ins w:id="327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2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合格品库存信息集合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449C8F9">
            <w:pPr>
              <w:jc w:val="left"/>
              <w:rPr>
                <w:ins w:id="329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3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qualifiedStockList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5A1CC0D">
            <w:pPr>
              <w:jc w:val="left"/>
              <w:rPr>
                <w:ins w:id="331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3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E6CB481">
            <w:pPr>
              <w:jc w:val="left"/>
              <w:rPr>
                <w:ins w:id="333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3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0904EF9">
            <w:pPr>
              <w:jc w:val="left"/>
              <w:rPr>
                <w:ins w:id="335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3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合格品库存信息集合</w:t>
              </w:r>
            </w:ins>
          </w:p>
        </w:tc>
      </w:tr>
      <w:tr w14:paraId="78CA5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3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56B874">
            <w:pPr>
              <w:jc w:val="left"/>
              <w:rPr>
                <w:ins w:id="338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3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非合格品库存信息集合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93C7039">
            <w:pPr>
              <w:jc w:val="left"/>
              <w:rPr>
                <w:ins w:id="340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4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unqualifiedStockList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1A490A6">
            <w:pPr>
              <w:jc w:val="left"/>
              <w:rPr>
                <w:ins w:id="342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4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811247A">
            <w:pPr>
              <w:jc w:val="left"/>
              <w:rPr>
                <w:ins w:id="344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4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8135CCA">
            <w:pPr>
              <w:jc w:val="left"/>
              <w:rPr>
                <w:ins w:id="346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4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非合格品库存信息集合</w:t>
              </w:r>
            </w:ins>
          </w:p>
        </w:tc>
      </w:tr>
      <w:tr w14:paraId="105BE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48" w:author="易呈翔" w:date="2026-08-18T21:01:0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FF47660">
            <w:pPr>
              <w:jc w:val="left"/>
              <w:rPr>
                <w:ins w:id="349" w:author="易呈翔" w:date="2026-08-18T21:01:03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50" w:author="易呈翔" w:date="2026-08-18T21:03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订单合同清单</w:t>
              </w:r>
            </w:ins>
            <w:ins w:id="351" w:author="易呈翔" w:date="2026-08-18T21:03:4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A1B82C0">
            <w:pPr>
              <w:jc w:val="left"/>
              <w:rPr>
                <w:ins w:id="352" w:author="易呈翔" w:date="2026-08-18T21:01:03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53" w:author="易呈翔" w:date="2026-08-18T21:03:0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orderContractDetList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E6D49F1">
            <w:pPr>
              <w:jc w:val="left"/>
              <w:rPr>
                <w:ins w:id="354" w:author="易呈翔" w:date="2026-08-18T21:01:03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55" w:author="易呈翔" w:date="2026-08-18T21:03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8E30EBB">
            <w:pPr>
              <w:jc w:val="left"/>
              <w:rPr>
                <w:ins w:id="356" w:author="易呈翔" w:date="2026-08-18T21:01:03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57" w:author="易呈翔" w:date="2026-08-18T21:03:3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5049836">
            <w:pPr>
              <w:jc w:val="left"/>
              <w:rPr>
                <w:ins w:id="358" w:author="易呈翔" w:date="2026-08-18T21:01:03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59" w:author="易呈翔" w:date="2026-08-18T21:03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订单合同清单</w:t>
              </w:r>
            </w:ins>
            <w:ins w:id="360" w:author="易呈翔" w:date="2026-08-18T21:03:3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集合</w:t>
              </w:r>
            </w:ins>
          </w:p>
        </w:tc>
      </w:tr>
      <w:tr w14:paraId="4B6A4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61" w:author="易呈翔" w:date="2026-08-18T21:01:0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910690D">
            <w:pPr>
              <w:jc w:val="left"/>
              <w:rPr>
                <w:ins w:id="362" w:author="易呈翔" w:date="2026-08-18T21:01:0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63" w:author="易呈翔" w:date="2026-08-18T21:11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已供货通知物资</w:t>
              </w:r>
            </w:ins>
            <w:ins w:id="364" w:author="易呈翔" w:date="2026-08-18T21:11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9548FCA">
            <w:pPr>
              <w:jc w:val="left"/>
              <w:rPr>
                <w:ins w:id="365" w:author="易呈翔" w:date="2026-08-18T21:01:0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66" w:author="易呈翔" w:date="2026-08-18T21:13:2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supplyNoticeDetList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2B8923A">
            <w:pPr>
              <w:jc w:val="left"/>
              <w:rPr>
                <w:ins w:id="367" w:author="易呈翔" w:date="2026-08-18T21:01:0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68" w:author="易呈翔" w:date="2026-08-18T21:14:2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3C725DB">
            <w:pPr>
              <w:jc w:val="left"/>
              <w:rPr>
                <w:ins w:id="369" w:author="易呈翔" w:date="2026-08-18T21:01:0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70" w:author="易呈翔" w:date="2026-08-18T21:14:3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64AAD7D">
            <w:pPr>
              <w:jc w:val="left"/>
              <w:rPr>
                <w:ins w:id="371" w:author="易呈翔" w:date="2026-08-18T21:01:0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72" w:author="易呈翔" w:date="2026-08-18T21:14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已供货通知物资集合</w:t>
              </w:r>
            </w:ins>
          </w:p>
        </w:tc>
      </w:tr>
      <w:tr w14:paraId="268C1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73" w:author="易呈翔" w:date="2026-08-18T21:01:0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2E674AE">
            <w:pPr>
              <w:jc w:val="left"/>
              <w:rPr>
                <w:ins w:id="374" w:author="易呈翔" w:date="2026-08-18T21:01:06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75" w:author="易呈翔" w:date="2026-08-18T21:13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供应商配置信息</w:t>
              </w:r>
            </w:ins>
            <w:ins w:id="376" w:author="易呈翔" w:date="2026-08-18T21:14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827CEB0">
            <w:pPr>
              <w:jc w:val="left"/>
              <w:rPr>
                <w:ins w:id="377" w:author="易呈翔" w:date="2026-08-18T21:01:06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78" w:author="易呈翔" w:date="2026-08-18T21:13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supplierConfigList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908FB62">
            <w:pPr>
              <w:jc w:val="left"/>
              <w:rPr>
                <w:ins w:id="379" w:author="易呈翔" w:date="2026-08-18T21:01:06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80" w:author="易呈翔" w:date="2026-08-18T21:14:2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E8AD230">
            <w:pPr>
              <w:jc w:val="left"/>
              <w:rPr>
                <w:ins w:id="381" w:author="易呈翔" w:date="2026-08-18T21:01:06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82" w:author="易呈翔" w:date="2026-08-18T21:14:3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4F4B8DF">
            <w:pPr>
              <w:jc w:val="left"/>
              <w:rPr>
                <w:ins w:id="383" w:author="易呈翔" w:date="2026-08-18T21:01:06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84" w:author="易呈翔" w:date="2026-08-18T21:14:5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供应商配置信息集合</w:t>
              </w:r>
            </w:ins>
          </w:p>
        </w:tc>
      </w:tr>
      <w:tr w14:paraId="71F63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385" w:author="易呈翔" w:date="2026-08-18T21:13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5613854">
            <w:pPr>
              <w:jc w:val="left"/>
              <w:rPr>
                <w:ins w:id="386" w:author="易呈翔" w:date="2026-08-18T21:13:3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87" w:author="易呈翔" w:date="2026-08-18T21:14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库区配置信息</w:t>
              </w:r>
            </w:ins>
            <w:ins w:id="388" w:author="易呈翔" w:date="2026-08-18T21:14:5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70743C7">
            <w:pPr>
              <w:jc w:val="left"/>
              <w:rPr>
                <w:ins w:id="389" w:author="易呈翔" w:date="2026-08-18T21:13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90" w:author="易呈翔" w:date="2026-08-18T21:13:5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whAreaConfigList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08FB3B8">
            <w:pPr>
              <w:jc w:val="left"/>
              <w:rPr>
                <w:ins w:id="391" w:author="易呈翔" w:date="2026-08-18T21:13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92" w:author="易呈翔" w:date="2026-08-18T21:14:2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F63B76E">
            <w:pPr>
              <w:jc w:val="left"/>
              <w:rPr>
                <w:ins w:id="393" w:author="易呈翔" w:date="2026-08-18T21:13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94" w:author="易呈翔" w:date="2026-08-18T21:14:3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01A7B47">
            <w:pPr>
              <w:jc w:val="left"/>
              <w:rPr>
                <w:ins w:id="395" w:author="易呈翔" w:date="2026-08-18T21:13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96" w:author="易呈翔" w:date="2026-08-18T21:14:5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库区配置信息集合</w:t>
              </w:r>
            </w:ins>
          </w:p>
        </w:tc>
      </w:tr>
      <w:tr w14:paraId="5F738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39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2755CDE">
            <w:pPr>
              <w:jc w:val="left"/>
              <w:rPr>
                <w:ins w:id="398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39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排程时间配置集合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EC6FB02">
            <w:pPr>
              <w:jc w:val="left"/>
              <w:rPr>
                <w:ins w:id="400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0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scheduleTimeList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059F355">
            <w:pPr>
              <w:jc w:val="left"/>
              <w:rPr>
                <w:ins w:id="402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0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67268F9">
            <w:pPr>
              <w:jc w:val="left"/>
              <w:rPr>
                <w:ins w:id="404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0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ADEBB36">
            <w:pPr>
              <w:jc w:val="left"/>
              <w:rPr>
                <w:ins w:id="406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0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排程时间配置集合</w:t>
              </w:r>
            </w:ins>
          </w:p>
        </w:tc>
      </w:tr>
      <w:tr w14:paraId="5C82E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08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7BCFFF2">
            <w:pPr>
              <w:jc w:val="left"/>
              <w:rPr>
                <w:ins w:id="409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1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需求明细信息(dmdPlanDetList)</w:t>
              </w:r>
            </w:ins>
          </w:p>
        </w:tc>
      </w:tr>
      <w:tr w14:paraId="1E8B7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1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777320">
            <w:pPr>
              <w:jc w:val="left"/>
              <w:rPr>
                <w:ins w:id="412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1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需求计划明细标识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578530">
            <w:pPr>
              <w:jc w:val="left"/>
              <w:rPr>
                <w:ins w:id="414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1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dmdPlanDetId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23D841">
            <w:pPr>
              <w:jc w:val="left"/>
              <w:rPr>
                <w:ins w:id="416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1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D085D1">
            <w:pPr>
              <w:jc w:val="left"/>
              <w:rPr>
                <w:ins w:id="418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1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7300F8">
            <w:pPr>
              <w:jc w:val="left"/>
              <w:rPr>
                <w:ins w:id="420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2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需求计划明细标识</w:t>
              </w:r>
            </w:ins>
          </w:p>
        </w:tc>
      </w:tr>
      <w:tr w14:paraId="3BEA1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2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1DCE34">
            <w:pPr>
              <w:jc w:val="left"/>
              <w:rPr>
                <w:ins w:id="423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2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需求计划编号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790E1A8">
            <w:pPr>
              <w:jc w:val="left"/>
              <w:rPr>
                <w:ins w:id="425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2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dmdPlanNo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941120">
            <w:pPr>
              <w:jc w:val="left"/>
              <w:rPr>
                <w:ins w:id="427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2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</w:t>
              </w:r>
            </w:ins>
            <w:ins w:id="42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16</w:t>
              </w:r>
            </w:ins>
            <w:ins w:id="43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7F6B44">
            <w:pPr>
              <w:jc w:val="left"/>
              <w:rPr>
                <w:ins w:id="431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3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684BDB">
            <w:pPr>
              <w:jc w:val="left"/>
              <w:rPr>
                <w:ins w:id="433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3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需求计划编号</w:t>
              </w:r>
            </w:ins>
          </w:p>
        </w:tc>
      </w:tr>
      <w:tr w14:paraId="05961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35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ECBEAC9">
            <w:pPr>
              <w:jc w:val="left"/>
              <w:rPr>
                <w:ins w:id="436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3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计划类型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B15A70">
            <w:pPr>
              <w:jc w:val="left"/>
              <w:rPr>
                <w:ins w:id="438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3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planType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D5434E">
            <w:pPr>
              <w:jc w:val="left"/>
              <w:rPr>
                <w:ins w:id="440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4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842637">
            <w:pPr>
              <w:jc w:val="left"/>
              <w:rPr>
                <w:ins w:id="442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4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E3AB2C2">
            <w:pPr>
              <w:jc w:val="left"/>
              <w:rPr>
                <w:ins w:id="444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4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计划类型</w:t>
              </w:r>
            </w:ins>
          </w:p>
        </w:tc>
      </w:tr>
      <w:tr w14:paraId="5C51A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46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73E7B1">
            <w:pPr>
              <w:jc w:val="left"/>
              <w:rPr>
                <w:ins w:id="447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4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计划年份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96AEAC">
            <w:pPr>
              <w:jc w:val="left"/>
              <w:rPr>
                <w:ins w:id="449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5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planYear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93CA24">
            <w:pPr>
              <w:jc w:val="left"/>
              <w:rPr>
                <w:ins w:id="451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52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VARCHAR2(4)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E27006">
            <w:pPr>
              <w:jc w:val="left"/>
              <w:rPr>
                <w:ins w:id="453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5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EF28D27">
            <w:pPr>
              <w:jc w:val="left"/>
              <w:rPr>
                <w:ins w:id="455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5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计划年份</w:t>
              </w:r>
            </w:ins>
          </w:p>
        </w:tc>
      </w:tr>
      <w:tr w14:paraId="4715C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5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B9E2B5">
            <w:pPr>
              <w:jc w:val="left"/>
              <w:rPr>
                <w:ins w:id="458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5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计划月份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6F3CF4">
            <w:pPr>
              <w:jc w:val="left"/>
              <w:rPr>
                <w:ins w:id="460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6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planMonth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A2C7E4">
            <w:pPr>
              <w:jc w:val="left"/>
              <w:rPr>
                <w:ins w:id="462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6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C6FCF1">
            <w:pPr>
              <w:jc w:val="left"/>
              <w:rPr>
                <w:ins w:id="464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6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EAE3B1A">
            <w:pPr>
              <w:jc w:val="left"/>
              <w:rPr>
                <w:ins w:id="466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6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计划月份</w:t>
              </w:r>
            </w:ins>
          </w:p>
        </w:tc>
      </w:tr>
      <w:tr w14:paraId="0FF1A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68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BC8517">
            <w:pPr>
              <w:jc w:val="left"/>
              <w:rPr>
                <w:ins w:id="469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7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申请单位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94A529">
            <w:pPr>
              <w:jc w:val="left"/>
              <w:rPr>
                <w:ins w:id="471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72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appOrg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0C2DB8C">
            <w:pPr>
              <w:jc w:val="left"/>
              <w:rPr>
                <w:ins w:id="473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7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0D4B69">
            <w:pPr>
              <w:jc w:val="left"/>
              <w:rPr>
                <w:ins w:id="475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7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4E94F7F">
            <w:pPr>
              <w:jc w:val="left"/>
              <w:rPr>
                <w:ins w:id="477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7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申请单位</w:t>
              </w:r>
            </w:ins>
          </w:p>
        </w:tc>
      </w:tr>
      <w:tr w14:paraId="795C0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7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ECA503">
            <w:pPr>
              <w:jc w:val="left"/>
              <w:rPr>
                <w:ins w:id="480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8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BD6E74">
            <w:pPr>
              <w:jc w:val="left"/>
              <w:rPr>
                <w:ins w:id="482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8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1951532">
            <w:pPr>
              <w:jc w:val="left"/>
              <w:rPr>
                <w:ins w:id="484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8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310411">
            <w:pPr>
              <w:jc w:val="left"/>
              <w:rPr>
                <w:ins w:id="486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8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9A561B3">
            <w:pPr>
              <w:jc w:val="left"/>
              <w:rPr>
                <w:ins w:id="488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8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设备类别</w:t>
              </w:r>
            </w:ins>
          </w:p>
        </w:tc>
      </w:tr>
      <w:tr w14:paraId="35B9B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9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678D2A">
            <w:pPr>
              <w:jc w:val="left"/>
              <w:rPr>
                <w:ins w:id="491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92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49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081DDC">
            <w:pPr>
              <w:jc w:val="left"/>
              <w:rPr>
                <w:ins w:id="494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9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4435E5E">
            <w:pPr>
              <w:jc w:val="left"/>
              <w:rPr>
                <w:ins w:id="496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9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E8FF0E">
            <w:pPr>
              <w:jc w:val="left"/>
              <w:rPr>
                <w:ins w:id="498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49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CDB841F">
            <w:pPr>
              <w:jc w:val="left"/>
              <w:rPr>
                <w:ins w:id="500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0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50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分类</w:t>
              </w:r>
            </w:ins>
          </w:p>
        </w:tc>
      </w:tr>
      <w:tr w14:paraId="01C6F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03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41AD4">
            <w:pPr>
              <w:jc w:val="left"/>
              <w:rPr>
                <w:ins w:id="504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0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514F0">
            <w:pPr>
              <w:jc w:val="left"/>
              <w:rPr>
                <w:ins w:id="506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0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B2B6FC">
            <w:pPr>
              <w:jc w:val="left"/>
              <w:rPr>
                <w:ins w:id="508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0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A72CB8">
            <w:pPr>
              <w:jc w:val="left"/>
              <w:rPr>
                <w:ins w:id="510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1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35CA35">
            <w:pPr>
              <w:jc w:val="left"/>
              <w:rPr>
                <w:ins w:id="512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1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设备类型码</w:t>
              </w:r>
            </w:ins>
          </w:p>
        </w:tc>
      </w:tr>
      <w:tr w14:paraId="40B99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1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E8045">
            <w:pPr>
              <w:jc w:val="left"/>
              <w:rPr>
                <w:ins w:id="515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1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82F04">
            <w:pPr>
              <w:jc w:val="left"/>
              <w:rPr>
                <w:ins w:id="517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1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equipDesc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203C51">
            <w:pPr>
              <w:jc w:val="left"/>
              <w:rPr>
                <w:ins w:id="519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2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39D0D6">
            <w:pPr>
              <w:jc w:val="left"/>
              <w:rPr>
                <w:ins w:id="521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2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BBC6DE">
            <w:pPr>
              <w:jc w:val="left"/>
              <w:rPr>
                <w:ins w:id="523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2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设备描述</w:t>
              </w:r>
            </w:ins>
          </w:p>
        </w:tc>
      </w:tr>
      <w:tr w14:paraId="3D00F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25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AA9B5">
            <w:pPr>
              <w:jc w:val="left"/>
              <w:rPr>
                <w:ins w:id="526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2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设备类型码大码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95708">
            <w:pPr>
              <w:jc w:val="left"/>
              <w:rPr>
                <w:ins w:id="528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2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pEquipCode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51379E">
            <w:pPr>
              <w:jc w:val="left"/>
              <w:rPr>
                <w:ins w:id="530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3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04EF75">
            <w:pPr>
              <w:jc w:val="left"/>
              <w:rPr>
                <w:ins w:id="532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66932B">
            <w:pPr>
              <w:jc w:val="left"/>
              <w:rPr>
                <w:ins w:id="533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3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设备类型码大码</w:t>
              </w:r>
            </w:ins>
          </w:p>
        </w:tc>
      </w:tr>
      <w:tr w14:paraId="31FA8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35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EB720EA">
            <w:pPr>
              <w:jc w:val="left"/>
              <w:rPr>
                <w:ins w:id="536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3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汇总平衡后数量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8A7FF2">
            <w:pPr>
              <w:jc w:val="left"/>
              <w:rPr>
                <w:ins w:id="538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3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sumQty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B92048">
            <w:pPr>
              <w:jc w:val="left"/>
              <w:rPr>
                <w:ins w:id="540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4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93ACCE">
            <w:pPr>
              <w:jc w:val="left"/>
              <w:rPr>
                <w:ins w:id="542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4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8F30A71">
            <w:pPr>
              <w:jc w:val="left"/>
              <w:rPr>
                <w:ins w:id="544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4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汇总平衡后数量</w:t>
              </w:r>
            </w:ins>
          </w:p>
        </w:tc>
      </w:tr>
      <w:tr w14:paraId="1CC0F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46" w:author="易呈翔" w:date="2026-08-18T16:13:4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119B0F">
            <w:pPr>
              <w:jc w:val="left"/>
              <w:rPr>
                <w:ins w:id="547" w:author="易呈翔" w:date="2026-08-18T16:13:4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48" w:author="易呈翔" w:date="2026-08-18T16:14:2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物资</w:t>
              </w:r>
            </w:ins>
            <w:ins w:id="549" w:author="易呈翔" w:date="2026-08-18T16:14:2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编码</w:t>
              </w:r>
            </w:ins>
            <w:ins w:id="550" w:author="易呈翔" w:date="2026-08-18T16:14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关联</w:t>
              </w:r>
            </w:ins>
            <w:ins w:id="551" w:author="易呈翔" w:date="2026-08-18T16:14:4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DFC62C">
            <w:pPr>
              <w:jc w:val="left"/>
              <w:rPr>
                <w:ins w:id="552" w:author="易呈翔" w:date="2026-08-18T16:13:4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53" w:author="易呈翔" w:date="2026-08-18T16:15:2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ma</w:t>
              </w:r>
            </w:ins>
            <w:ins w:id="554" w:author="易呈翔" w:date="2026-08-18T16:15:2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t</w:t>
              </w:r>
            </w:ins>
            <w:ins w:id="555" w:author="易呈翔" w:date="2026-08-18T16:15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er</w:t>
              </w:r>
            </w:ins>
            <w:ins w:id="556" w:author="易呈翔" w:date="2026-08-18T16:15:3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ial</w:t>
              </w:r>
            </w:ins>
            <w:ins w:id="557" w:author="易呈翔" w:date="2026-08-18T16:15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</w:t>
              </w:r>
            </w:ins>
            <w:ins w:id="558" w:author="易呈翔" w:date="2026-08-18T16:15:3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o</w:t>
              </w:r>
            </w:ins>
            <w:ins w:id="559" w:author="易呈翔" w:date="2026-08-18T16:15:3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</w:t>
              </w:r>
            </w:ins>
            <w:ins w:id="560" w:author="易呈翔" w:date="2026-08-18T16:15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BF7DD9">
            <w:pPr>
              <w:jc w:val="left"/>
              <w:rPr>
                <w:ins w:id="561" w:author="易呈翔" w:date="2026-08-18T16:13:4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62" w:author="易呈翔" w:date="2026-08-18T21:03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F5D969">
            <w:pPr>
              <w:jc w:val="left"/>
              <w:rPr>
                <w:ins w:id="563" w:author="易呈翔" w:date="2026-08-18T16:13:4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64" w:author="易呈翔" w:date="2026-08-18T16:16:0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06FD696">
            <w:pPr>
              <w:jc w:val="left"/>
              <w:rPr>
                <w:ins w:id="565" w:author="易呈翔" w:date="2026-08-18T16:13:4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66" w:author="易呈翔" w:date="2026-08-18T16:16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物资编码关联集合</w:t>
              </w:r>
            </w:ins>
            <w:ins w:id="567" w:author="易呈翔" w:date="2026-08-18T16:16:0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,</w:t>
              </w:r>
            </w:ins>
            <w:ins w:id="568" w:author="易呈翔" w:date="2026-08-18T16:16:4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569" w:author="易呈翔" w:date="2026-08-18T16:16:4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</w:t>
              </w:r>
            </w:ins>
            <w:ins w:id="570" w:author="易呈翔" w:date="2026-08-18T16:16:5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码</w:t>
              </w:r>
            </w:ins>
            <w:ins w:id="571" w:author="易呈翔" w:date="2026-08-18T16:16:5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可能</w:t>
              </w:r>
            </w:ins>
            <w:ins w:id="572" w:author="易呈翔" w:date="2026-08-18T16:16:5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关联</w:t>
              </w:r>
            </w:ins>
            <w:ins w:id="573" w:author="易呈翔" w:date="2026-08-18T16:16:5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多个</w:t>
              </w:r>
            </w:ins>
            <w:ins w:id="574" w:author="易呈翔" w:date="2026-08-18T16:16:5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物资</w:t>
              </w:r>
            </w:ins>
            <w:ins w:id="575" w:author="易呈翔" w:date="2026-08-18T16:16:5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编码</w:t>
              </w:r>
            </w:ins>
          </w:p>
        </w:tc>
      </w:tr>
      <w:tr w14:paraId="646FC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76" w:author="易呈翔" w:date="2026-08-18T16:17:05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41ED8A">
            <w:pPr>
              <w:jc w:val="left"/>
              <w:rPr>
                <w:ins w:id="577" w:author="易呈翔" w:date="2026-08-18T16:17:0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78" w:author="易呈翔" w:date="2026-08-18T16:17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物资</w:t>
              </w:r>
            </w:ins>
            <w:ins w:id="579" w:author="易呈翔" w:date="2026-08-18T16:17:3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编码</w:t>
              </w:r>
            </w:ins>
            <w:ins w:id="580" w:author="易呈翔" w:date="2026-08-18T16:17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信息</w:t>
              </w:r>
            </w:ins>
            <w:ins w:id="581" w:author="易呈翔" w:date="2026-08-18T16:17:5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（</w:t>
              </w:r>
            </w:ins>
            <w:ins w:id="582" w:author="易呈翔" w:date="2026-08-18T16:17:5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materialNoList</w:t>
              </w:r>
            </w:ins>
            <w:ins w:id="583" w:author="易呈翔" w:date="2026-08-18T16:17:5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）</w:t>
              </w:r>
            </w:ins>
          </w:p>
        </w:tc>
      </w:tr>
      <w:tr w14:paraId="49E5B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84" w:author="易呈翔" w:date="2026-08-18T16:17:5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5C55A">
            <w:pPr>
              <w:jc w:val="both"/>
              <w:rPr>
                <w:ins w:id="585" w:author="易呈翔" w:date="2026-08-18T16:17:5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86" w:author="易呈翔" w:date="2026-08-18T16:18:0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物资</w:t>
              </w:r>
            </w:ins>
            <w:ins w:id="587" w:author="易呈翔" w:date="2026-08-18T16:18:0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845F9">
            <w:pPr>
              <w:jc w:val="both"/>
              <w:rPr>
                <w:ins w:id="588" w:author="易呈翔" w:date="2026-08-18T16:17:5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89" w:author="易呈翔" w:date="2026-08-18T16:18:2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m</w:t>
              </w:r>
            </w:ins>
            <w:ins w:id="590" w:author="易呈翔" w:date="2026-08-18T16:18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aterial</w:t>
              </w:r>
            </w:ins>
            <w:ins w:id="591" w:author="易呈翔" w:date="2026-08-18T16:18:2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</w:t>
              </w:r>
            </w:ins>
            <w:ins w:id="592" w:author="易呈翔" w:date="2026-08-18T16:18:3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F186A3">
            <w:pPr>
              <w:jc w:val="both"/>
              <w:rPr>
                <w:ins w:id="593" w:author="易呈翔" w:date="2026-08-18T16:17:5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94" w:author="易呈翔" w:date="2026-08-18T16:17:51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8D5437">
            <w:pPr>
              <w:jc w:val="both"/>
              <w:rPr>
                <w:ins w:id="595" w:author="易呈翔" w:date="2026-08-18T16:17:5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96" w:author="易呈翔" w:date="2026-08-18T16:17:5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588D26">
            <w:pPr>
              <w:jc w:val="both"/>
              <w:rPr>
                <w:ins w:id="597" w:author="易呈翔" w:date="2026-08-18T16:17:5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598" w:author="易呈翔" w:date="2026-08-18T16:18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物资编码</w:t>
              </w:r>
            </w:ins>
          </w:p>
        </w:tc>
      </w:tr>
      <w:tr w14:paraId="5CDE2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599" w:author="易呈翔" w:date="2026-08-20T17:28:3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9263C">
            <w:pPr>
              <w:jc w:val="both"/>
              <w:rPr>
                <w:ins w:id="600" w:author="易呈翔" w:date="2026-08-20T17:28:39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01" w:author="易呈翔" w:date="2026-08-20T17:28:4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物资编码</w:t>
              </w:r>
            </w:ins>
            <w:ins w:id="602" w:author="易呈翔" w:date="2026-08-20T17:28:4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6A74F">
            <w:pPr>
              <w:jc w:val="both"/>
              <w:rPr>
                <w:ins w:id="603" w:author="易呈翔" w:date="2026-08-20T17:28:39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04" w:author="易呈翔" w:date="2026-08-20T17:29:2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m</w:t>
              </w:r>
            </w:ins>
            <w:ins w:id="605" w:author="易呈翔" w:date="2026-08-20T17:29:2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at</w:t>
              </w:r>
            </w:ins>
            <w:ins w:id="606" w:author="易呈翔" w:date="2026-08-20T17:29:2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er</w:t>
              </w:r>
            </w:ins>
            <w:ins w:id="607" w:author="易呈翔" w:date="2026-08-20T17:29:2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i</w:t>
              </w:r>
            </w:ins>
            <w:ins w:id="608" w:author="易呈翔" w:date="2026-08-20T17:29:3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</w:t>
              </w:r>
            </w:ins>
            <w:ins w:id="609" w:author="易呈翔" w:date="2026-08-20T17:30:1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</w:t>
              </w:r>
            </w:ins>
            <w:ins w:id="610" w:author="易呈翔" w:date="2026-08-20T17:29:3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De</w:t>
              </w:r>
            </w:ins>
            <w:ins w:id="611" w:author="易呈翔" w:date="2026-08-20T17:29:3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9C784C">
            <w:pPr>
              <w:jc w:val="both"/>
              <w:rPr>
                <w:ins w:id="612" w:author="易呈翔" w:date="2026-08-20T17:28:39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13" w:author="易呈翔" w:date="2026-08-20T17:29:15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6E85BA">
            <w:pPr>
              <w:jc w:val="both"/>
              <w:rPr>
                <w:ins w:id="614" w:author="易呈翔" w:date="2026-08-20T17:28:39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15" w:author="易呈翔" w:date="2026-08-20T17:29:1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2F6E9E">
            <w:pPr>
              <w:jc w:val="both"/>
              <w:rPr>
                <w:ins w:id="616" w:author="易呈翔" w:date="2026-08-20T17:28:39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17" w:author="易呈翔" w:date="2026-08-20T17:29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物资编码描述</w:t>
              </w:r>
            </w:ins>
          </w:p>
        </w:tc>
      </w:tr>
      <w:tr w14:paraId="2FD48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18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6A0C32">
            <w:pPr>
              <w:jc w:val="left"/>
              <w:rPr>
                <w:ins w:id="619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2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合格品库存信息(qualifiedStockList)</w:t>
              </w:r>
            </w:ins>
          </w:p>
        </w:tc>
      </w:tr>
      <w:tr w14:paraId="76556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2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B28B3">
            <w:pPr>
              <w:jc w:val="both"/>
              <w:rPr>
                <w:ins w:id="622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2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0D346">
            <w:pPr>
              <w:jc w:val="both"/>
              <w:rPr>
                <w:ins w:id="624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2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BD3E55">
            <w:pPr>
              <w:jc w:val="both"/>
              <w:rPr>
                <w:ins w:id="626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27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3CE8FE">
            <w:pPr>
              <w:jc w:val="both"/>
              <w:rPr>
                <w:ins w:id="628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2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5B72F5">
            <w:pPr>
              <w:jc w:val="both"/>
              <w:rPr>
                <w:ins w:id="630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3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设备类型码</w:t>
              </w:r>
            </w:ins>
          </w:p>
        </w:tc>
      </w:tr>
      <w:tr w14:paraId="7870A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32" w:author="易呈翔" w:date="2026-08-18T16:10:1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03F4C">
            <w:pPr>
              <w:jc w:val="left"/>
              <w:rPr>
                <w:ins w:id="633" w:author="易呈翔" w:date="2026-08-18T16:10:10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34" w:author="易呈翔" w:date="2026-08-18T16:10:10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设备类型码大码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E977B">
            <w:pPr>
              <w:jc w:val="left"/>
              <w:rPr>
                <w:ins w:id="635" w:author="易呈翔" w:date="2026-08-18T16:10:10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36" w:author="易呈翔" w:date="2026-08-18T16:10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pEquipCode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6E0B87">
            <w:pPr>
              <w:jc w:val="left"/>
              <w:rPr>
                <w:ins w:id="637" w:author="易呈翔" w:date="2026-08-18T16:10:10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38" w:author="易呈翔" w:date="2026-08-18T16:10:10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19DD77">
            <w:pPr>
              <w:jc w:val="left"/>
              <w:rPr>
                <w:ins w:id="639" w:author="易呈翔" w:date="2026-08-18T16:10:10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DA08C2">
            <w:pPr>
              <w:jc w:val="left"/>
              <w:rPr>
                <w:ins w:id="640" w:author="易呈翔" w:date="2026-08-18T16:10:10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41" w:author="易呈翔" w:date="2026-08-18T16:10:10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设备类型码大码</w:t>
              </w:r>
            </w:ins>
          </w:p>
        </w:tc>
      </w:tr>
      <w:tr w14:paraId="7E28F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4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9A7838">
            <w:pPr>
              <w:jc w:val="both"/>
              <w:rPr>
                <w:ins w:id="643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4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安全库存数量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F36E2E">
            <w:pPr>
              <w:jc w:val="both"/>
              <w:rPr>
                <w:ins w:id="645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4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lowerLimitQty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8E9E7C">
            <w:pPr>
              <w:jc w:val="both"/>
              <w:rPr>
                <w:ins w:id="647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4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1038C2">
            <w:pPr>
              <w:jc w:val="both"/>
              <w:rPr>
                <w:ins w:id="649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5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041492">
            <w:pPr>
              <w:jc w:val="both"/>
              <w:rPr>
                <w:ins w:id="651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5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安全库存，取值为储备定额下限</w:t>
              </w:r>
            </w:ins>
          </w:p>
        </w:tc>
      </w:tr>
      <w:tr w14:paraId="406DD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53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308DEC">
            <w:pPr>
              <w:jc w:val="both"/>
              <w:rPr>
                <w:ins w:id="654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5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合格在库设备数量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ABFBA8">
            <w:pPr>
              <w:jc w:val="both"/>
              <w:rPr>
                <w:ins w:id="656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5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qualifiedQty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79CFFE">
            <w:pPr>
              <w:jc w:val="both"/>
              <w:rPr>
                <w:ins w:id="658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5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77C438">
            <w:pPr>
              <w:jc w:val="both"/>
              <w:rPr>
                <w:ins w:id="660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6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BA22A9">
            <w:pPr>
              <w:jc w:val="both"/>
              <w:rPr>
                <w:ins w:id="662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6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合格品库存</w:t>
              </w:r>
            </w:ins>
          </w:p>
        </w:tc>
      </w:tr>
      <w:tr w14:paraId="5B6C0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6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3C7E71">
            <w:pPr>
              <w:jc w:val="both"/>
              <w:rPr>
                <w:ins w:id="665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6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合格在库锁表数量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DA337E">
            <w:pPr>
              <w:jc w:val="both"/>
              <w:rPr>
                <w:ins w:id="667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6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distLockQty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258646">
            <w:pPr>
              <w:jc w:val="both"/>
              <w:rPr>
                <w:ins w:id="669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7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021112">
            <w:pPr>
              <w:jc w:val="both"/>
              <w:rPr>
                <w:ins w:id="671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7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A8C0DC">
            <w:pPr>
              <w:jc w:val="both"/>
              <w:rPr>
                <w:ins w:id="673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7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未配送库存</w:t>
              </w:r>
            </w:ins>
          </w:p>
        </w:tc>
      </w:tr>
      <w:tr w14:paraId="30601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75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FA66F9">
            <w:pPr>
              <w:jc w:val="left"/>
              <w:rPr>
                <w:ins w:id="676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7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非合格品库存信息(unqualifiedStockList)</w:t>
              </w:r>
            </w:ins>
          </w:p>
        </w:tc>
      </w:tr>
      <w:tr w14:paraId="68C54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78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E5456">
            <w:pPr>
              <w:jc w:val="both"/>
              <w:rPr>
                <w:ins w:id="679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80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17570">
            <w:pPr>
              <w:jc w:val="both"/>
              <w:rPr>
                <w:ins w:id="681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82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2DE6B7">
            <w:pPr>
              <w:jc w:val="both"/>
              <w:rPr>
                <w:ins w:id="683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84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5C0CF3">
            <w:pPr>
              <w:jc w:val="both"/>
              <w:rPr>
                <w:ins w:id="685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8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9175FB">
            <w:pPr>
              <w:jc w:val="both"/>
              <w:rPr>
                <w:ins w:id="687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8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设备类型码</w:t>
              </w:r>
            </w:ins>
          </w:p>
        </w:tc>
      </w:tr>
      <w:tr w14:paraId="4A487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68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C4BB80">
            <w:pPr>
              <w:jc w:val="left"/>
              <w:rPr>
                <w:ins w:id="690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9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到货批次号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C0EBAD">
            <w:pPr>
              <w:jc w:val="left"/>
              <w:rPr>
                <w:ins w:id="692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9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arriveBatchNo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5F062C">
            <w:pPr>
              <w:jc w:val="left"/>
              <w:rPr>
                <w:ins w:id="694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9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F79CA3">
            <w:pPr>
              <w:jc w:val="left"/>
              <w:rPr>
                <w:ins w:id="696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9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E291A1">
            <w:pPr>
              <w:jc w:val="left"/>
              <w:rPr>
                <w:ins w:id="698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9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到货批次号</w:t>
              </w:r>
            </w:ins>
          </w:p>
        </w:tc>
      </w:tr>
      <w:tr w14:paraId="7C86D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0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31E280">
            <w:pPr>
              <w:jc w:val="left"/>
              <w:rPr>
                <w:ins w:id="701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02" w:author="易呈翔" w:date="2026-08-18T16:11:0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非</w:t>
              </w:r>
            </w:ins>
            <w:ins w:id="703" w:author="易呈翔" w:date="2026-08-18T16:11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合格</w:t>
              </w:r>
            </w:ins>
            <w:ins w:id="704" w:author="易呈翔" w:date="2026-08-18T16:11:0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在库</w:t>
              </w:r>
            </w:ins>
            <w:ins w:id="705" w:author="易呈翔" w:date="2026-08-18T16:11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库存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337030">
            <w:pPr>
              <w:jc w:val="left"/>
              <w:rPr>
                <w:ins w:id="706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07" w:author="易呈翔" w:date="2026-08-18T21:00:4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u</w:t>
              </w:r>
            </w:ins>
            <w:ins w:id="708" w:author="易呈翔" w:date="2026-08-18T21:00:4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</w:t>
              </w:r>
            </w:ins>
            <w:ins w:id="709" w:author="易呈翔" w:date="2026-08-18T16:11:2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qualifiedQty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E877FD">
            <w:pPr>
              <w:jc w:val="left"/>
              <w:rPr>
                <w:ins w:id="710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1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8D437C">
            <w:pPr>
              <w:jc w:val="left"/>
              <w:rPr>
                <w:ins w:id="712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1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1C5832">
            <w:pPr>
              <w:jc w:val="left"/>
              <w:rPr>
                <w:ins w:id="714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15" w:author="易呈翔" w:date="2026-08-18T16:11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非合格在库库存</w:t>
              </w:r>
            </w:ins>
          </w:p>
        </w:tc>
      </w:tr>
      <w:tr w14:paraId="197B3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16" w:author="易呈翔" w:date="2026-08-18T16:11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7E51C9">
            <w:pPr>
              <w:jc w:val="left"/>
              <w:rPr>
                <w:ins w:id="717" w:author="易呈翔" w:date="2026-08-18T16:11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18" w:author="易呈翔" w:date="2026-08-18T16:12:0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订单</w:t>
              </w:r>
            </w:ins>
            <w:ins w:id="719" w:author="易呈翔" w:date="2026-08-18T16:12:0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</w:t>
              </w:r>
            </w:ins>
            <w:ins w:id="720" w:author="易呈翔" w:date="2026-08-18T16:12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清单</w:t>
              </w:r>
            </w:ins>
            <w:ins w:id="721" w:author="易呈翔" w:date="2026-08-18T16:11:5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(</w:t>
              </w:r>
            </w:ins>
            <w:ins w:id="722" w:author="易呈翔" w:date="2026-08-18T16:12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or</w:t>
              </w:r>
            </w:ins>
            <w:ins w:id="723" w:author="易呈翔" w:date="2026-08-18T16:12:4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der</w:t>
              </w:r>
            </w:ins>
            <w:ins w:id="724" w:author="易呈翔" w:date="2026-08-18T16:12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C</w:t>
              </w:r>
            </w:ins>
            <w:ins w:id="725" w:author="易呈翔" w:date="2026-08-18T16:12:4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o</w:t>
              </w:r>
            </w:ins>
            <w:ins w:id="726" w:author="易呈翔" w:date="2026-08-18T16:12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</w:t>
              </w:r>
            </w:ins>
            <w:ins w:id="727" w:author="易呈翔" w:date="2026-08-18T16:12:5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t</w:t>
              </w:r>
            </w:ins>
            <w:ins w:id="728" w:author="易呈翔" w:date="2026-08-18T16:12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rac</w:t>
              </w:r>
            </w:ins>
            <w:ins w:id="729" w:author="易呈翔" w:date="2026-08-18T16:12:5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t</w:t>
              </w:r>
            </w:ins>
            <w:ins w:id="730" w:author="易呈翔" w:date="2026-08-18T16:12:5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</w:t>
              </w:r>
            </w:ins>
            <w:ins w:id="731" w:author="易呈翔" w:date="2026-08-18T16:12:5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et</w:t>
              </w:r>
            </w:ins>
            <w:ins w:id="732" w:author="易呈翔" w:date="2026-08-18T16:11:5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List)</w:t>
              </w:r>
            </w:ins>
          </w:p>
        </w:tc>
      </w:tr>
      <w:tr w14:paraId="39AE3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33" w:author="易呈翔" w:date="2026-08-18T16:11:4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8F7E47">
            <w:pPr>
              <w:jc w:val="left"/>
              <w:rPr>
                <w:ins w:id="734" w:author="易呈翔" w:date="2026-08-18T16:11:40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35" w:author="易呈翔" w:date="2026-08-18T16:21:4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FAE787">
            <w:pPr>
              <w:jc w:val="left"/>
              <w:rPr>
                <w:ins w:id="736" w:author="易呈翔" w:date="2026-08-18T16:11:40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37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contractDetId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F93F93">
            <w:pPr>
              <w:jc w:val="left"/>
              <w:rPr>
                <w:ins w:id="738" w:author="易呈翔" w:date="2026-08-18T16:11:40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39" w:author="易呈翔" w:date="2026-08-18T16:26:2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6FBA0B">
            <w:pPr>
              <w:jc w:val="left"/>
              <w:rPr>
                <w:ins w:id="740" w:author="易呈翔" w:date="2026-08-18T16:11:40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41" w:author="易呈翔" w:date="2026-08-18T16:56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F08461">
            <w:pPr>
              <w:jc w:val="left"/>
              <w:rPr>
                <w:ins w:id="742" w:author="易呈翔" w:date="2026-08-18T16:11:40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43" w:author="易呈翔" w:date="2026-08-18T16:56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合同明细标识</w:t>
              </w:r>
            </w:ins>
          </w:p>
        </w:tc>
      </w:tr>
      <w:tr w14:paraId="15265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44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3CB253">
            <w:pPr>
              <w:jc w:val="left"/>
              <w:rPr>
                <w:ins w:id="745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46" w:author="易呈翔" w:date="2026-08-18T16:21:4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2F1D07">
            <w:pPr>
              <w:jc w:val="left"/>
              <w:rPr>
                <w:ins w:id="747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48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contractId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5E4131">
            <w:pPr>
              <w:jc w:val="left"/>
              <w:rPr>
                <w:ins w:id="749" w:author="易呈翔" w:date="2026-08-18T16:21:1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50" w:author="易呈翔" w:date="2026-08-18T16:26:2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581824">
            <w:pPr>
              <w:jc w:val="left"/>
              <w:rPr>
                <w:ins w:id="751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52" w:author="易呈翔" w:date="2026-08-18T16:56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2EF4DA">
            <w:pPr>
              <w:jc w:val="left"/>
              <w:rPr>
                <w:ins w:id="753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54" w:author="易呈翔" w:date="2026-08-18T16:56:5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合同标识</w:t>
              </w:r>
            </w:ins>
          </w:p>
        </w:tc>
      </w:tr>
      <w:tr w14:paraId="11B4B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55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D18F8F">
            <w:pPr>
              <w:jc w:val="left"/>
              <w:rPr>
                <w:ins w:id="756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57" w:author="易呈翔" w:date="2026-08-18T16:21:5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519471">
            <w:pPr>
              <w:jc w:val="left"/>
              <w:rPr>
                <w:ins w:id="758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59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F5680C">
            <w:pPr>
              <w:jc w:val="left"/>
              <w:rPr>
                <w:ins w:id="760" w:author="易呈翔" w:date="2026-08-18T16:21:1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61" w:author="易呈翔" w:date="2026-08-18T16:26:3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B75DFC">
            <w:pPr>
              <w:jc w:val="left"/>
              <w:rPr>
                <w:ins w:id="762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63" w:author="易呈翔" w:date="2026-08-18T16:56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EE44FB">
            <w:pPr>
              <w:jc w:val="left"/>
              <w:rPr>
                <w:ins w:id="764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65" w:author="易呈翔" w:date="2026-08-18T16:56:5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设备类别</w:t>
              </w:r>
            </w:ins>
          </w:p>
        </w:tc>
      </w:tr>
      <w:tr w14:paraId="38316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66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41ECE2">
            <w:pPr>
              <w:jc w:val="left"/>
              <w:rPr>
                <w:ins w:id="767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68" w:author="易呈翔" w:date="2026-08-18T16:22:0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A593E2">
            <w:pPr>
              <w:jc w:val="left"/>
              <w:rPr>
                <w:ins w:id="769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70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FC9A89">
            <w:pPr>
              <w:jc w:val="left"/>
              <w:rPr>
                <w:ins w:id="771" w:author="易呈翔" w:date="2026-08-18T16:21:1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72" w:author="易呈翔" w:date="2026-08-18T16:26:3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095E37">
            <w:pPr>
              <w:jc w:val="left"/>
              <w:rPr>
                <w:ins w:id="773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74" w:author="易呈翔" w:date="2026-08-18T16:56:2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B9A5AA">
            <w:pPr>
              <w:jc w:val="left"/>
              <w:rPr>
                <w:ins w:id="775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76" w:author="易呈翔" w:date="2026-08-18T16:56:5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设备分类</w:t>
              </w:r>
            </w:ins>
          </w:p>
        </w:tc>
      </w:tr>
      <w:tr w14:paraId="46730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77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48F3D34">
            <w:pPr>
              <w:jc w:val="left"/>
              <w:rPr>
                <w:ins w:id="778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79" w:author="易呈翔" w:date="2026-08-18T16:22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物资编码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0A5223">
            <w:pPr>
              <w:jc w:val="left"/>
              <w:rPr>
                <w:ins w:id="780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81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materialNo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C91BD3">
            <w:pPr>
              <w:jc w:val="left"/>
              <w:rPr>
                <w:ins w:id="782" w:author="易呈翔" w:date="2026-08-18T16:21:1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83" w:author="易呈翔" w:date="2026-08-18T16:26:4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59881C">
            <w:pPr>
              <w:jc w:val="left"/>
              <w:rPr>
                <w:ins w:id="784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85" w:author="易呈翔" w:date="2026-08-18T16:56:2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0756E6">
            <w:pPr>
              <w:jc w:val="left"/>
              <w:rPr>
                <w:ins w:id="786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87" w:author="易呈翔" w:date="2026-08-18T16:56:5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物资编码</w:t>
              </w:r>
            </w:ins>
          </w:p>
        </w:tc>
      </w:tr>
      <w:tr w14:paraId="3E624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88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409F9E">
            <w:pPr>
              <w:jc w:val="left"/>
              <w:rPr>
                <w:ins w:id="789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90" w:author="易呈翔" w:date="2026-08-18T16:22:1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9505875">
            <w:pPr>
              <w:jc w:val="left"/>
              <w:rPr>
                <w:ins w:id="791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92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purchaseQty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ADC55A">
            <w:pPr>
              <w:jc w:val="left"/>
              <w:rPr>
                <w:ins w:id="793" w:author="易呈翔" w:date="2026-08-18T16:21:1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94" w:author="易呈翔" w:date="2026-08-18T16:26:5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F076F0">
            <w:pPr>
              <w:jc w:val="left"/>
              <w:rPr>
                <w:ins w:id="795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96" w:author="易呈翔" w:date="2026-08-18T16:56:2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441782">
            <w:pPr>
              <w:jc w:val="left"/>
              <w:rPr>
                <w:ins w:id="797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798" w:author="易呈翔" w:date="2026-08-18T16:57:0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合同数量</w:t>
              </w:r>
            </w:ins>
          </w:p>
        </w:tc>
      </w:tr>
      <w:tr w14:paraId="0B2A4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799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310EC7">
            <w:pPr>
              <w:jc w:val="left"/>
              <w:rPr>
                <w:ins w:id="800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01" w:author="易呈翔" w:date="2026-08-18T16:22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已到货数量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92C859">
            <w:pPr>
              <w:jc w:val="left"/>
              <w:rPr>
                <w:ins w:id="802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03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arriveQty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09B754">
            <w:pPr>
              <w:jc w:val="left"/>
              <w:rPr>
                <w:ins w:id="804" w:author="易呈翔" w:date="2026-08-18T16:21:1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05" w:author="易呈翔" w:date="2026-08-18T16:54:4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1EF669">
            <w:pPr>
              <w:jc w:val="left"/>
              <w:rPr>
                <w:ins w:id="806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07" w:author="易呈翔" w:date="2026-08-18T16:56:2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21B95E">
            <w:pPr>
              <w:jc w:val="left"/>
              <w:rPr>
                <w:ins w:id="808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09" w:author="易呈翔" w:date="2026-08-18T16:57:0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已到货数量</w:t>
              </w:r>
            </w:ins>
          </w:p>
        </w:tc>
      </w:tr>
      <w:tr w14:paraId="17BDF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10" w:author="易呈翔" w:date="2026-08-18T16:21:1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98E8C6">
            <w:pPr>
              <w:jc w:val="left"/>
              <w:rPr>
                <w:ins w:id="811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12" w:author="易呈翔" w:date="2026-08-18T16:22:3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F7794F">
            <w:pPr>
              <w:jc w:val="left"/>
              <w:rPr>
                <w:ins w:id="813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14" w:author="易呈翔" w:date="2026-08-18T16:55:5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supplierNo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0184691">
            <w:pPr>
              <w:jc w:val="left"/>
              <w:rPr>
                <w:ins w:id="815" w:author="易呈翔" w:date="2026-08-18T16:21:1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16" w:author="易呈翔" w:date="2026-08-18T16:54:5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DF9DF3">
            <w:pPr>
              <w:jc w:val="left"/>
              <w:rPr>
                <w:ins w:id="817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18" w:author="易呈翔" w:date="2026-08-18T16:56:2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7CD1E9">
            <w:pPr>
              <w:jc w:val="left"/>
              <w:rPr>
                <w:ins w:id="819" w:author="易呈翔" w:date="2026-08-18T16:21:1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20" w:author="易呈翔" w:date="2026-08-18T16:57:0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供应商编号</w:t>
              </w:r>
            </w:ins>
          </w:p>
        </w:tc>
      </w:tr>
      <w:tr w14:paraId="54072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21" w:author="易呈翔" w:date="2026-08-20T17:12:5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17E24C">
            <w:pPr>
              <w:jc w:val="left"/>
              <w:rPr>
                <w:ins w:id="822" w:author="易呈翔" w:date="2026-08-20T17:12:56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23" w:author="易呈翔" w:date="2026-08-20T17:13:0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</w:t>
              </w:r>
            </w:ins>
            <w:ins w:id="824" w:author="易呈翔" w:date="2026-08-20T17:13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120903">
            <w:pPr>
              <w:jc w:val="left"/>
              <w:rPr>
                <w:ins w:id="825" w:author="易呈翔" w:date="2026-08-20T17:12:56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26" w:author="易呈翔" w:date="2026-08-20T17:13:0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supplierN</w:t>
              </w:r>
            </w:ins>
            <w:ins w:id="827" w:author="易呈翔" w:date="2026-08-20T17:13:0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AA652E">
            <w:pPr>
              <w:jc w:val="left"/>
              <w:rPr>
                <w:ins w:id="828" w:author="易呈翔" w:date="2026-08-20T17:12:56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ins w:id="829" w:author="易呈翔" w:date="2026-08-20T17:13:1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VARCHAR2(</w:t>
              </w:r>
            </w:ins>
            <w:ins w:id="830" w:author="易呈翔" w:date="2026-08-20T17:13:1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25</w:t>
              </w:r>
            </w:ins>
            <w:ins w:id="831" w:author="易呈翔" w:date="2026-08-20T17:13:1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6</w:t>
              </w:r>
            </w:ins>
            <w:ins w:id="832" w:author="易呈翔" w:date="2026-08-20T17:13:1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817186">
            <w:pPr>
              <w:jc w:val="left"/>
              <w:rPr>
                <w:ins w:id="833" w:author="易呈翔" w:date="2026-08-20T17:12:56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34" w:author="易呈翔" w:date="2026-08-20T17:13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E7DE0E">
            <w:pPr>
              <w:jc w:val="left"/>
              <w:rPr>
                <w:ins w:id="835" w:author="易呈翔" w:date="2026-08-20T17:12:56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36" w:author="易呈翔" w:date="2026-08-20T17:13:2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供应商名称</w:t>
              </w:r>
            </w:ins>
          </w:p>
        </w:tc>
      </w:tr>
      <w:tr w14:paraId="07F1F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37" w:author="易呈翔" w:date="2026-08-18T16:57:43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10B53E">
            <w:pPr>
              <w:jc w:val="left"/>
              <w:rPr>
                <w:ins w:id="838" w:author="易呈翔" w:date="2026-08-18T16:57:43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39" w:author="易呈翔" w:date="2026-08-18T16:57:5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已</w:t>
              </w:r>
            </w:ins>
            <w:ins w:id="840" w:author="易呈翔" w:date="2026-08-18T16:58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供货</w:t>
              </w:r>
            </w:ins>
            <w:ins w:id="841" w:author="易呈翔" w:date="2026-08-18T16:58:2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通知</w:t>
              </w:r>
            </w:ins>
            <w:ins w:id="842" w:author="易呈翔" w:date="2026-08-18T16:58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物资</w:t>
              </w:r>
            </w:ins>
            <w:ins w:id="843" w:author="易呈翔" w:date="2026-08-18T16:57:4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(</w:t>
              </w:r>
            </w:ins>
            <w:ins w:id="844" w:author="易呈翔" w:date="2026-08-18T16:59:1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supp</w:t>
              </w:r>
            </w:ins>
            <w:ins w:id="845" w:author="易呈翔" w:date="2026-08-18T16:59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</w:t>
              </w:r>
            </w:ins>
            <w:ins w:id="846" w:author="易呈翔" w:date="2026-08-18T16:59:1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y</w:t>
              </w:r>
            </w:ins>
            <w:ins w:id="847" w:author="易呈翔" w:date="2026-08-18T16:59:1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</w:t>
              </w:r>
            </w:ins>
            <w:ins w:id="848" w:author="易呈翔" w:date="2026-08-18T16:5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o</w:t>
              </w:r>
            </w:ins>
            <w:ins w:id="849" w:author="易呈翔" w:date="2026-08-18T16:59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tic</w:t>
              </w:r>
            </w:ins>
            <w:ins w:id="850" w:author="易呈翔" w:date="2026-08-18T16:59:2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</w:t>
              </w:r>
            </w:ins>
            <w:ins w:id="851" w:author="易呈翔" w:date="2026-08-18T16:57:4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DetList)</w:t>
              </w:r>
            </w:ins>
          </w:p>
        </w:tc>
      </w:tr>
      <w:tr w14:paraId="722E1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52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F21985">
            <w:pPr>
              <w:jc w:val="left"/>
              <w:rPr>
                <w:ins w:id="853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54" w:author="易呈翔" w:date="2026-08-18T17:01:0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供货通知明细标识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1E87E7">
            <w:pPr>
              <w:jc w:val="left"/>
              <w:rPr>
                <w:ins w:id="855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856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supplyNoticeDetId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1B6C65">
            <w:pPr>
              <w:jc w:val="left"/>
              <w:rPr>
                <w:ins w:id="857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ins w:id="858" w:author="易呈翔" w:date="2026-08-18T17:04:2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CABBEB">
            <w:pPr>
              <w:jc w:val="left"/>
              <w:rPr>
                <w:ins w:id="859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60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7AC406">
            <w:pPr>
              <w:jc w:val="left"/>
              <w:rPr>
                <w:ins w:id="861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62" w:author="易呈翔" w:date="2026-08-18T17:09:1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供货通知明细标识</w:t>
              </w:r>
            </w:ins>
          </w:p>
        </w:tc>
      </w:tr>
      <w:tr w14:paraId="16FD4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63" w:author="易呈翔" w:date="2026-08-18T17:01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EE0221">
            <w:pPr>
              <w:jc w:val="left"/>
              <w:rPr>
                <w:ins w:id="864" w:author="易呈翔" w:date="2026-08-18T17:01:1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65" w:author="易呈翔" w:date="2026-08-18T17:04:5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供货通知标识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76F2B7">
            <w:pPr>
              <w:jc w:val="left"/>
              <w:rPr>
                <w:ins w:id="866" w:author="易呈翔" w:date="2026-08-18T17:01:18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867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supplyNoticeId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2C2C28">
            <w:pPr>
              <w:jc w:val="left"/>
              <w:rPr>
                <w:ins w:id="868" w:author="易呈翔" w:date="2026-08-18T17:01:18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ins w:id="869" w:author="易呈翔" w:date="2026-08-18T17:05:4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B2F49D">
            <w:pPr>
              <w:jc w:val="left"/>
              <w:rPr>
                <w:ins w:id="870" w:author="易呈翔" w:date="2026-08-18T17:01:1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71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CD84DD">
            <w:pPr>
              <w:jc w:val="left"/>
              <w:rPr>
                <w:ins w:id="872" w:author="易呈翔" w:date="2026-08-18T17:01:1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73" w:author="易呈翔" w:date="2026-08-18T17:09:2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供货通知标识</w:t>
              </w:r>
            </w:ins>
          </w:p>
        </w:tc>
      </w:tr>
      <w:tr w14:paraId="0325B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74" w:author="易呈翔" w:date="2026-08-18T17:01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20E777">
            <w:pPr>
              <w:jc w:val="left"/>
              <w:rPr>
                <w:ins w:id="875" w:author="易呈翔" w:date="2026-08-18T17:01:1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76" w:author="易呈翔" w:date="2026-08-18T17:01:1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4E9FDA">
            <w:pPr>
              <w:jc w:val="left"/>
              <w:rPr>
                <w:ins w:id="877" w:author="易呈翔" w:date="2026-08-18T17:01:18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878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supplierNo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D3135C">
            <w:pPr>
              <w:jc w:val="left"/>
              <w:rPr>
                <w:ins w:id="879" w:author="易呈翔" w:date="2026-08-18T17:01:18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ins w:id="880" w:author="易呈翔" w:date="2026-08-18T17:05:3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19E64B">
            <w:pPr>
              <w:jc w:val="left"/>
              <w:rPr>
                <w:ins w:id="881" w:author="易呈翔" w:date="2026-08-18T17:01:1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82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AB052F">
            <w:pPr>
              <w:jc w:val="left"/>
              <w:rPr>
                <w:ins w:id="883" w:author="易呈翔" w:date="2026-08-18T17:01:1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84" w:author="易呈翔" w:date="2026-08-18T17:09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供应商编号</w:t>
              </w:r>
            </w:ins>
          </w:p>
        </w:tc>
      </w:tr>
      <w:tr w14:paraId="0CEAF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85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38CA6D">
            <w:pPr>
              <w:jc w:val="left"/>
              <w:rPr>
                <w:ins w:id="886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87" w:author="易呈翔" w:date="2026-08-18T17:01:1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74E139">
            <w:pPr>
              <w:jc w:val="left"/>
              <w:rPr>
                <w:ins w:id="888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889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contractDetId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D03185">
            <w:pPr>
              <w:jc w:val="left"/>
              <w:rPr>
                <w:ins w:id="890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ins w:id="891" w:author="易呈翔" w:date="2026-08-18T17:05:5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ACE39D">
            <w:pPr>
              <w:jc w:val="left"/>
              <w:rPr>
                <w:ins w:id="892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93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D78405">
            <w:pPr>
              <w:jc w:val="left"/>
              <w:rPr>
                <w:ins w:id="894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95" w:author="易呈翔" w:date="2026-08-18T17:09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合同明细标识</w:t>
              </w:r>
            </w:ins>
          </w:p>
        </w:tc>
      </w:tr>
      <w:tr w14:paraId="71139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896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5A2F45">
            <w:pPr>
              <w:jc w:val="left"/>
              <w:rPr>
                <w:ins w:id="897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98" w:author="易呈翔" w:date="2026-08-18T17:01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物资编码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8002F8">
            <w:pPr>
              <w:jc w:val="left"/>
              <w:rPr>
                <w:ins w:id="899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900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materialNo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78ADE5">
            <w:pPr>
              <w:jc w:val="left"/>
              <w:rPr>
                <w:ins w:id="901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ins w:id="902" w:author="易呈翔" w:date="2026-08-18T17:06:0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19AFAC">
            <w:pPr>
              <w:jc w:val="left"/>
              <w:rPr>
                <w:ins w:id="903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04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350E26">
            <w:pPr>
              <w:jc w:val="left"/>
              <w:rPr>
                <w:ins w:id="905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06" w:author="易呈翔" w:date="2026-08-18T17:09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物资编码</w:t>
              </w:r>
            </w:ins>
          </w:p>
        </w:tc>
      </w:tr>
      <w:tr w14:paraId="17B5C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07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8F5752">
            <w:pPr>
              <w:jc w:val="left"/>
              <w:rPr>
                <w:ins w:id="908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09" w:author="易呈翔" w:date="2026-08-18T17:01:3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979555">
            <w:pPr>
              <w:jc w:val="left"/>
              <w:rPr>
                <w:ins w:id="910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911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364C90">
            <w:pPr>
              <w:jc w:val="left"/>
              <w:rPr>
                <w:ins w:id="912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ins w:id="913" w:author="易呈翔" w:date="2026-08-18T17:06:1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C8AEAD">
            <w:pPr>
              <w:jc w:val="left"/>
              <w:rPr>
                <w:ins w:id="914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15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CCE8F7">
            <w:pPr>
              <w:jc w:val="left"/>
              <w:rPr>
                <w:ins w:id="916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17" w:author="易呈翔" w:date="2026-08-18T17:09:3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设备类型码</w:t>
              </w:r>
            </w:ins>
          </w:p>
        </w:tc>
      </w:tr>
      <w:tr w14:paraId="04F43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18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086301">
            <w:pPr>
              <w:jc w:val="left"/>
              <w:rPr>
                <w:ins w:id="919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20" w:author="易呈翔" w:date="2026-08-18T17:01:3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供货数量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12222B">
            <w:pPr>
              <w:jc w:val="left"/>
              <w:rPr>
                <w:ins w:id="921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922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supplyQty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120115">
            <w:pPr>
              <w:jc w:val="left"/>
              <w:rPr>
                <w:ins w:id="923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ins w:id="924" w:author="易呈翔" w:date="2026-08-18T17:06:3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2AEA73">
            <w:pPr>
              <w:jc w:val="left"/>
              <w:rPr>
                <w:ins w:id="925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26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568947">
            <w:pPr>
              <w:jc w:val="left"/>
              <w:rPr>
                <w:ins w:id="927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28" w:author="易呈翔" w:date="2026-08-18T17:09:4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供货数量</w:t>
              </w:r>
            </w:ins>
          </w:p>
        </w:tc>
      </w:tr>
      <w:tr w14:paraId="07FD7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29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E7DD40">
            <w:pPr>
              <w:jc w:val="left"/>
              <w:rPr>
                <w:ins w:id="930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31" w:author="易呈翔" w:date="2026-08-18T17:01:5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已入待检仓数量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E6F81D">
            <w:pPr>
              <w:jc w:val="left"/>
              <w:rPr>
                <w:ins w:id="932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33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inWhQty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B9A856">
            <w:pPr>
              <w:jc w:val="left"/>
              <w:rPr>
                <w:ins w:id="934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ins w:id="935" w:author="易呈翔" w:date="2026-08-18T17:06:4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557CA8">
            <w:pPr>
              <w:jc w:val="left"/>
              <w:rPr>
                <w:ins w:id="936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37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C96FF7">
            <w:pPr>
              <w:jc w:val="left"/>
              <w:rPr>
                <w:ins w:id="938" w:author="易呈翔" w:date="2026-08-18T16:57:3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39" w:author="易呈翔" w:date="2026-08-18T17:09:4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已入待检仓数量</w:t>
              </w:r>
            </w:ins>
            <w:ins w:id="940" w:author="易呈翔" w:date="2026-08-18T17:10:2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,</w:t>
              </w:r>
            </w:ins>
            <w:ins w:id="941" w:author="易呈翔" w:date="2026-08-18T17:10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用于</w:t>
              </w:r>
            </w:ins>
            <w:ins w:id="942" w:author="易呈翔" w:date="2026-08-18T17:10:3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与</w:t>
              </w:r>
            </w:ins>
            <w:ins w:id="943" w:author="易呈翔" w:date="2026-08-18T17:10:3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非</w:t>
              </w:r>
            </w:ins>
            <w:ins w:id="944" w:author="易呈翔" w:date="2026-08-18T17:10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合格</w:t>
              </w:r>
            </w:ins>
            <w:ins w:id="945" w:author="易呈翔" w:date="2026-08-18T17:10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品</w:t>
              </w:r>
            </w:ins>
            <w:ins w:id="946" w:author="易呈翔" w:date="2026-08-18T17:10:4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库存</w:t>
              </w:r>
            </w:ins>
            <w:ins w:id="947" w:author="易呈翔" w:date="2026-08-18T17:10:4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区分</w:t>
              </w:r>
            </w:ins>
            <w:ins w:id="948" w:author="易呈翔" w:date="2026-08-18T17:11:1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，</w:t>
              </w:r>
            </w:ins>
            <w:ins w:id="949" w:author="易呈翔" w:date="2026-08-18T17:11:1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供货</w:t>
              </w:r>
            </w:ins>
            <w:ins w:id="950" w:author="易呈翔" w:date="2026-08-18T17:11:1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数量</w:t>
              </w:r>
            </w:ins>
            <w:ins w:id="951" w:author="易呈翔" w:date="2026-08-18T17:11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-</w:t>
              </w:r>
            </w:ins>
            <w:ins w:id="952" w:author="易呈翔" w:date="2026-08-18T17:11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已入待检仓数量</w:t>
              </w:r>
            </w:ins>
            <w:ins w:id="953" w:author="易呈翔" w:date="2026-08-18T17:11:2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即为</w:t>
              </w:r>
            </w:ins>
            <w:ins w:id="954" w:author="易呈翔" w:date="2026-08-18T17:34:2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待</w:t>
              </w:r>
            </w:ins>
            <w:ins w:id="955" w:author="易呈翔" w:date="2026-08-18T17:34:2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到货</w:t>
              </w:r>
            </w:ins>
            <w:ins w:id="956" w:author="易呈翔" w:date="2026-08-18T17:34:2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</w:p>
        </w:tc>
      </w:tr>
      <w:tr w14:paraId="7A628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57" w:author="易呈翔" w:date="2026-08-18T16:57:3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3538E1">
            <w:pPr>
              <w:jc w:val="left"/>
              <w:rPr>
                <w:ins w:id="958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59" w:author="易呈翔" w:date="2026-08-18T17:02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要求到货日期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68DDEC">
            <w:pPr>
              <w:jc w:val="left"/>
              <w:rPr>
                <w:ins w:id="960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961" w:author="易呈翔" w:date="2026-08-18T17:08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reqArriveDate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85545E">
            <w:pPr>
              <w:jc w:val="left"/>
              <w:rPr>
                <w:ins w:id="962" w:author="易呈翔" w:date="2026-08-18T16:57:38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ins w:id="963" w:author="易呈翔" w:date="2026-08-18T17:07:19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C263CE">
            <w:pPr>
              <w:jc w:val="left"/>
              <w:rPr>
                <w:ins w:id="964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65" w:author="易呈翔" w:date="2026-08-18T17:08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1FAAC1">
            <w:pPr>
              <w:jc w:val="left"/>
              <w:rPr>
                <w:ins w:id="966" w:author="易呈翔" w:date="2026-08-18T16:57:3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67" w:author="易呈翔" w:date="2026-08-18T17:09:4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要求到货日期</w:t>
              </w:r>
            </w:ins>
          </w:p>
        </w:tc>
      </w:tr>
      <w:tr w14:paraId="02690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68" w:author="易呈翔" w:date="2026-08-18T18:43:41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0EBDF2">
            <w:pPr>
              <w:jc w:val="left"/>
              <w:rPr>
                <w:ins w:id="969" w:author="易呈翔" w:date="2026-08-18T18:43:4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70" w:author="易呈翔" w:date="2026-08-18T18:43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</w:t>
              </w:r>
            </w:ins>
            <w:ins w:id="971" w:author="易呈翔" w:date="2026-08-18T19:02:5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配置</w:t>
              </w:r>
            </w:ins>
            <w:ins w:id="972" w:author="易呈翔" w:date="2026-08-18T18:43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信息</w:t>
              </w:r>
            </w:ins>
            <w:ins w:id="973" w:author="易呈翔" w:date="2026-08-18T18:43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(supp</w:t>
              </w:r>
            </w:ins>
            <w:ins w:id="974" w:author="易呈翔" w:date="2026-08-18T18:45:4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lie</w:t>
              </w:r>
            </w:ins>
            <w:ins w:id="975" w:author="易呈翔" w:date="2026-08-18T18:45:4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r</w:t>
              </w:r>
            </w:ins>
            <w:ins w:id="976" w:author="易呈翔" w:date="2026-08-18T18:45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C</w:t>
              </w:r>
            </w:ins>
            <w:ins w:id="977" w:author="易呈翔" w:date="2026-08-18T18:45:5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on</w:t>
              </w:r>
            </w:ins>
            <w:ins w:id="978" w:author="易呈翔" w:date="2026-08-18T18:45:5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fig</w:t>
              </w:r>
            </w:ins>
            <w:ins w:id="979" w:author="易呈翔" w:date="2026-08-18T18:43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List)</w:t>
              </w:r>
            </w:ins>
          </w:p>
        </w:tc>
      </w:tr>
      <w:tr w14:paraId="27739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80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E844F3">
            <w:pPr>
              <w:jc w:val="left"/>
              <w:rPr>
                <w:ins w:id="981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82" w:author="易呈翔" w:date="2026-08-18T18:49:3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AEB4DA">
            <w:pPr>
              <w:jc w:val="left"/>
              <w:rPr>
                <w:ins w:id="983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984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supplierNo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18B8DC">
            <w:pPr>
              <w:jc w:val="left"/>
              <w:rPr>
                <w:ins w:id="985" w:author="易呈翔" w:date="2026-08-18T18:43:3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86" w:author="易呈翔" w:date="2026-08-18T18:56:5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3FA307">
            <w:pPr>
              <w:jc w:val="left"/>
              <w:rPr>
                <w:ins w:id="987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88" w:author="易呈翔" w:date="2026-08-18T19:01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CDEEB0">
            <w:pPr>
              <w:jc w:val="left"/>
              <w:rPr>
                <w:ins w:id="989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90" w:author="易呈翔" w:date="2026-08-18T19:02:1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供应商编号</w:t>
              </w:r>
            </w:ins>
          </w:p>
        </w:tc>
      </w:tr>
      <w:tr w14:paraId="3F74B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91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F9E72A">
            <w:pPr>
              <w:jc w:val="left"/>
              <w:rPr>
                <w:ins w:id="992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93" w:author="易呈翔" w:date="2026-08-18T18:49:4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备货周期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B0B1E7">
            <w:pPr>
              <w:jc w:val="left"/>
              <w:rPr>
                <w:ins w:id="994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995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stockCycle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42B058">
            <w:pPr>
              <w:jc w:val="left"/>
              <w:rPr>
                <w:ins w:id="996" w:author="易呈翔" w:date="2026-08-18T18:43:3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997" w:author="易呈翔" w:date="2026-08-18T18:57:4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</w:t>
              </w:r>
            </w:ins>
            <w:ins w:id="998" w:author="易呈翔" w:date="2026-08-18T18:58:3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4,</w:t>
              </w:r>
            </w:ins>
            <w:ins w:id="999" w:author="易呈翔" w:date="2026-08-18T18:58:3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2</w:t>
              </w:r>
            </w:ins>
            <w:ins w:id="1000" w:author="易呈翔" w:date="2026-08-18T18:57:4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B18977">
            <w:pPr>
              <w:jc w:val="left"/>
              <w:rPr>
                <w:ins w:id="1001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02" w:author="易呈翔" w:date="2026-08-18T19:01:1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D8327E">
            <w:pPr>
              <w:jc w:val="left"/>
              <w:rPr>
                <w:ins w:id="1003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04" w:author="易呈翔" w:date="2026-08-18T19:02:0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备货周期</w:t>
              </w:r>
            </w:ins>
            <w:ins w:id="1005" w:author="易呈翔" w:date="2026-08-18T19:02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,单位：天</w:t>
              </w:r>
            </w:ins>
          </w:p>
        </w:tc>
      </w:tr>
      <w:tr w14:paraId="2ED01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06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C2AC8C">
            <w:pPr>
              <w:jc w:val="left"/>
              <w:rPr>
                <w:ins w:id="1007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08" w:author="易呈翔" w:date="2026-08-18T18:49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物流在途时间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279197">
            <w:pPr>
              <w:jc w:val="left"/>
              <w:rPr>
                <w:ins w:id="1009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010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transitTime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529237">
            <w:pPr>
              <w:jc w:val="left"/>
              <w:rPr>
                <w:ins w:id="1011" w:author="易呈翔" w:date="2026-08-18T18:43:3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12" w:author="易呈翔" w:date="2026-08-18T18:58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</w:t>
              </w:r>
            </w:ins>
            <w:ins w:id="1013" w:author="易呈翔" w:date="2026-08-18T18:58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4,2</w:t>
              </w:r>
            </w:ins>
            <w:ins w:id="1014" w:author="易呈翔" w:date="2026-08-18T18:58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65FD14">
            <w:pPr>
              <w:jc w:val="left"/>
              <w:rPr>
                <w:ins w:id="1015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16" w:author="易呈翔" w:date="2026-08-18T19:01:1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A0031F">
            <w:pPr>
              <w:jc w:val="left"/>
              <w:rPr>
                <w:ins w:id="1017" w:author="易呈翔" w:date="2026-08-18T18:43:3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18" w:author="易呈翔" w:date="2026-08-18T19:01:4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物流在途时间</w:t>
              </w:r>
            </w:ins>
            <w:ins w:id="1019" w:author="易呈翔" w:date="2026-08-18T19:01:4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,</w:t>
              </w:r>
            </w:ins>
            <w:ins w:id="1020" w:author="易呈翔" w:date="2026-08-18T19:01:5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单位</w:t>
              </w:r>
            </w:ins>
            <w:ins w:id="1021" w:author="易呈翔" w:date="2026-08-18T19:01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：</w:t>
              </w:r>
            </w:ins>
            <w:ins w:id="1022" w:author="易呈翔" w:date="2026-08-18T19:01:5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天</w:t>
              </w:r>
            </w:ins>
          </w:p>
        </w:tc>
      </w:tr>
      <w:tr w14:paraId="23005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23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06584D">
            <w:pPr>
              <w:jc w:val="left"/>
              <w:rPr>
                <w:ins w:id="1024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25" w:author="易呈翔" w:date="2026-08-18T18:49:5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综合评分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8A754F">
            <w:pPr>
              <w:jc w:val="left"/>
              <w:rPr>
                <w:ins w:id="1026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027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overallScore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7E550E">
            <w:pPr>
              <w:jc w:val="left"/>
              <w:rPr>
                <w:ins w:id="1028" w:author="易呈翔" w:date="2026-08-18T18:43:3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29" w:author="易呈翔" w:date="2026-08-18T18:58:3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</w:t>
              </w:r>
            </w:ins>
            <w:ins w:id="1030" w:author="易呈翔" w:date="2026-08-18T18:58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5</w:t>
              </w:r>
            </w:ins>
            <w:ins w:id="1031" w:author="易呈翔" w:date="2026-08-18T18:58:3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,2</w:t>
              </w:r>
            </w:ins>
            <w:ins w:id="1032" w:author="易呈翔" w:date="2026-08-18T18:58:3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393E04">
            <w:pPr>
              <w:jc w:val="left"/>
              <w:rPr>
                <w:ins w:id="1033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34" w:author="易呈翔" w:date="2026-08-18T19:01:1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97A64E">
            <w:pPr>
              <w:jc w:val="left"/>
              <w:rPr>
                <w:ins w:id="1035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36" w:author="易呈翔" w:date="2026-08-18T19:01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综合评分</w:t>
              </w:r>
            </w:ins>
          </w:p>
        </w:tc>
      </w:tr>
      <w:tr w14:paraId="09601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37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B38131">
            <w:pPr>
              <w:jc w:val="left"/>
              <w:rPr>
                <w:ins w:id="1038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39" w:author="易呈翔" w:date="2026-08-18T18:50:0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每周最大到货次数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A081A5">
            <w:pPr>
              <w:jc w:val="left"/>
              <w:rPr>
                <w:ins w:id="1040" w:author="易呈翔" w:date="2026-08-18T18:43:3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41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weekMaxCount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20F12A">
            <w:pPr>
              <w:jc w:val="left"/>
              <w:rPr>
                <w:ins w:id="1042" w:author="易呈翔" w:date="2026-08-18T18:43:3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43" w:author="易呈翔" w:date="2026-08-18T18:57:1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</w:t>
              </w:r>
            </w:ins>
            <w:ins w:id="1044" w:author="易呈翔" w:date="2026-08-18T18:57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2</w:t>
              </w:r>
            </w:ins>
            <w:ins w:id="1045" w:author="易呈翔" w:date="2026-08-18T18:57:1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F640E6">
            <w:pPr>
              <w:jc w:val="left"/>
              <w:rPr>
                <w:ins w:id="1046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47" w:author="易呈翔" w:date="2026-08-18T19:01:1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1FF81C">
            <w:pPr>
              <w:jc w:val="left"/>
              <w:rPr>
                <w:ins w:id="1048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49" w:author="易呈翔" w:date="2026-08-18T19:01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同设备类型码每周最大到货次数</w:t>
              </w:r>
            </w:ins>
          </w:p>
        </w:tc>
      </w:tr>
      <w:tr w14:paraId="2377D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50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533D09">
            <w:pPr>
              <w:jc w:val="left"/>
              <w:rPr>
                <w:ins w:id="1051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52" w:author="易呈翔" w:date="2026-08-18T18:50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每月最大到货次数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08936C">
            <w:pPr>
              <w:jc w:val="left"/>
              <w:rPr>
                <w:ins w:id="1053" w:author="易呈翔" w:date="2026-08-18T18:43:3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54" w:author="易呈翔" w:date="2026-08-18T18:56:4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monthMaxCount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0F0482">
            <w:pPr>
              <w:jc w:val="left"/>
              <w:rPr>
                <w:ins w:id="1055" w:author="易呈翔" w:date="2026-08-18T18:43:3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56" w:author="易呈翔" w:date="2026-08-18T18:57:2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</w:t>
              </w:r>
            </w:ins>
            <w:ins w:id="1057" w:author="易呈翔" w:date="2026-08-18T18:57:2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2</w:t>
              </w:r>
            </w:ins>
            <w:ins w:id="1058" w:author="易呈翔" w:date="2026-08-18T18:57:2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C2DC7A">
            <w:pPr>
              <w:jc w:val="left"/>
              <w:rPr>
                <w:ins w:id="1059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60" w:author="易呈翔" w:date="2026-08-18T19:01:1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7BB819">
            <w:pPr>
              <w:jc w:val="left"/>
              <w:rPr>
                <w:ins w:id="1061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62" w:author="易呈翔" w:date="2026-08-18T19:01:2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同设备类型码每月最大到货次数</w:t>
              </w:r>
            </w:ins>
          </w:p>
        </w:tc>
      </w:tr>
      <w:tr w14:paraId="51E3B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63" w:author="易呈翔" w:date="2026-08-18T19:02:41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F0847D">
            <w:pPr>
              <w:jc w:val="left"/>
              <w:rPr>
                <w:ins w:id="1064" w:author="易呈翔" w:date="2026-08-18T19:02:4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65" w:author="易呈翔" w:date="2026-08-18T19:03:2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库区</w:t>
              </w:r>
            </w:ins>
            <w:ins w:id="1066" w:author="易呈翔" w:date="2026-08-18T19:03:2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配置</w:t>
              </w:r>
            </w:ins>
            <w:ins w:id="1067" w:author="易呈翔" w:date="2026-08-18T19:02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信息(</w:t>
              </w:r>
            </w:ins>
            <w:ins w:id="1068" w:author="易呈翔" w:date="2026-08-18T19:03:3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wh</w:t>
              </w:r>
            </w:ins>
            <w:ins w:id="1069" w:author="易呈翔" w:date="2026-08-18T19:03:3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</w:t>
              </w:r>
            </w:ins>
            <w:ins w:id="1070" w:author="易呈翔" w:date="2026-08-18T19:03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re</w:t>
              </w:r>
            </w:ins>
            <w:ins w:id="1071" w:author="易呈翔" w:date="2026-08-18T19:03:3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</w:t>
              </w:r>
            </w:ins>
            <w:ins w:id="1072" w:author="易呈翔" w:date="2026-08-18T19:02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ConfigList)</w:t>
              </w:r>
            </w:ins>
          </w:p>
        </w:tc>
      </w:tr>
      <w:tr w14:paraId="735FF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73" w:author="易呈翔" w:date="2026-08-20T16:54:0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4FB178">
            <w:pPr>
              <w:jc w:val="left"/>
              <w:rPr>
                <w:ins w:id="1074" w:author="易呈翔" w:date="2026-08-20T16:54:0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75" w:author="易呈翔" w:date="2026-08-20T16:54:4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库区标识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10D14C">
            <w:pPr>
              <w:jc w:val="left"/>
              <w:rPr>
                <w:ins w:id="1076" w:author="易呈翔" w:date="2026-08-20T16:54:01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77" w:author="易呈翔" w:date="2026-08-20T16:55:0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whArea</w:t>
              </w:r>
            </w:ins>
            <w:ins w:id="1078" w:author="易呈翔" w:date="2026-08-20T16:55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F5658E">
            <w:pPr>
              <w:jc w:val="left"/>
              <w:rPr>
                <w:ins w:id="1079" w:author="易呈翔" w:date="2026-08-20T16:54:0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80" w:author="易呈翔" w:date="2026-08-20T16:54:4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7D7465">
            <w:pPr>
              <w:jc w:val="left"/>
              <w:rPr>
                <w:ins w:id="1081" w:author="易呈翔" w:date="2026-08-20T16:54:0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82" w:author="易呈翔" w:date="2026-08-20T16:54:5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A653B2">
            <w:pPr>
              <w:jc w:val="left"/>
              <w:rPr>
                <w:ins w:id="1083" w:author="易呈翔" w:date="2026-08-20T16:54:0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84" w:author="易呈翔" w:date="2026-08-20T16:54:4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库区标识</w:t>
              </w:r>
            </w:ins>
          </w:p>
        </w:tc>
      </w:tr>
      <w:tr w14:paraId="54CF4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85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2C5AE4">
            <w:pPr>
              <w:jc w:val="left"/>
              <w:rPr>
                <w:ins w:id="1086" w:author="易呈翔" w:date="2026-08-18T18:43:3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87" w:author="易呈翔" w:date="2026-08-18T19:37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库区</w:t>
              </w:r>
            </w:ins>
            <w:ins w:id="1088" w:author="易呈翔" w:date="2026-08-18T19:37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D48F21">
            <w:pPr>
              <w:jc w:val="left"/>
              <w:rPr>
                <w:ins w:id="1089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090" w:author="易呈翔" w:date="2026-08-18T20:54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whAreaName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525669">
            <w:pPr>
              <w:jc w:val="left"/>
              <w:rPr>
                <w:ins w:id="1091" w:author="易呈翔" w:date="2026-08-18T18:43:3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92" w:author="易呈翔" w:date="2026-08-18T20:55:54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AFD4FD">
            <w:pPr>
              <w:jc w:val="left"/>
              <w:rPr>
                <w:ins w:id="1093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94" w:author="易呈翔" w:date="2026-08-18T20:57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FE7BFD">
            <w:pPr>
              <w:jc w:val="left"/>
              <w:rPr>
                <w:ins w:id="1095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96" w:author="易呈翔" w:date="2026-08-18T20:59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库区名称</w:t>
              </w:r>
            </w:ins>
          </w:p>
        </w:tc>
      </w:tr>
      <w:tr w14:paraId="4A1AA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97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003602">
            <w:pPr>
              <w:jc w:val="left"/>
              <w:rPr>
                <w:ins w:id="1098" w:author="易呈翔" w:date="2026-08-18T18:43:3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99" w:author="易呈翔" w:date="2026-08-18T19:13:2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库区</w:t>
              </w:r>
            </w:ins>
            <w:ins w:id="1100" w:author="易呈翔" w:date="2026-08-20T17:02:1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F3DCD6">
            <w:pPr>
              <w:jc w:val="left"/>
              <w:rPr>
                <w:ins w:id="1101" w:author="易呈翔" w:date="2026-08-18T18:43:35Z"/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02" w:author="易呈翔" w:date="2026-08-20T17:02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wh</w:t>
              </w:r>
            </w:ins>
            <w:ins w:id="1103" w:author="易呈翔" w:date="2026-08-20T17:02:0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Area</w:t>
              </w:r>
            </w:ins>
            <w:ins w:id="1104" w:author="易呈翔" w:date="2026-08-20T17:02:0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T</w:t>
              </w:r>
            </w:ins>
            <w:ins w:id="1105" w:author="易呈翔" w:date="2026-08-20T17:02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ype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D55A39">
            <w:pPr>
              <w:jc w:val="left"/>
              <w:rPr>
                <w:ins w:id="1106" w:author="易呈翔" w:date="2026-08-18T18:43:3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07" w:author="易呈翔" w:date="2026-08-18T20:57:18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7CEE54">
            <w:pPr>
              <w:jc w:val="left"/>
              <w:rPr>
                <w:ins w:id="1108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09" w:author="易呈翔" w:date="2026-08-18T20:57:4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7B91B2">
            <w:pPr>
              <w:jc w:val="left"/>
              <w:rPr>
                <w:ins w:id="1110" w:author="易呈翔" w:date="2026-08-18T18:43:3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11" w:author="易呈翔" w:date="2026-08-18T20:59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库区类型</w:t>
              </w:r>
            </w:ins>
            <w:ins w:id="1112" w:author="易呈翔" w:date="2026-08-20T17:02:2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，01</w:t>
              </w:r>
            </w:ins>
            <w:ins w:id="1113" w:author="易呈翔" w:date="2026-08-20T17:02:2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待检仓</w:t>
              </w:r>
            </w:ins>
            <w:ins w:id="1114" w:author="易呈翔" w:date="2026-08-20T17:02:2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配置</w:t>
              </w:r>
            </w:ins>
          </w:p>
        </w:tc>
      </w:tr>
      <w:tr w14:paraId="73854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15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B8C6B5">
            <w:pPr>
              <w:jc w:val="left"/>
              <w:rPr>
                <w:ins w:id="1116" w:author="易呈翔" w:date="2026-08-18T18:43:3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17" w:author="易呈翔" w:date="2026-08-18T19:05:48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库区容量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21E6EF">
            <w:pPr>
              <w:jc w:val="left"/>
              <w:rPr>
                <w:ins w:id="1118" w:author="易呈翔" w:date="2026-08-18T18:43:3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19" w:author="易呈翔" w:date="2026-08-18T20:54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whAreaCap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5B34FF">
            <w:pPr>
              <w:jc w:val="left"/>
              <w:rPr>
                <w:ins w:id="1120" w:author="易呈翔" w:date="2026-08-18T18:43:3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21" w:author="易呈翔" w:date="2026-08-18T20:57:2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</w:t>
              </w:r>
            </w:ins>
            <w:ins w:id="1122" w:author="易呈翔" w:date="2026-08-18T20:57:3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8</w:t>
              </w:r>
            </w:ins>
            <w:ins w:id="1123" w:author="易呈翔" w:date="2026-08-18T20:57:2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4CF83F">
            <w:pPr>
              <w:jc w:val="left"/>
              <w:rPr>
                <w:ins w:id="1124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25" w:author="易呈翔" w:date="2026-08-18T2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F89467">
            <w:pPr>
              <w:jc w:val="left"/>
              <w:rPr>
                <w:ins w:id="1126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27" w:author="易呈翔" w:date="2026-08-18T20:59:16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库区容量</w:t>
              </w:r>
            </w:ins>
          </w:p>
        </w:tc>
      </w:tr>
      <w:tr w14:paraId="5142E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28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95A3A1">
            <w:pPr>
              <w:jc w:val="left"/>
              <w:rPr>
                <w:ins w:id="1129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30" w:author="易呈翔" w:date="2026-08-18T19:05:5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当前库存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EC813D">
            <w:pPr>
              <w:jc w:val="left"/>
              <w:rPr>
                <w:ins w:id="1131" w:author="易呈翔" w:date="2026-08-18T18:43:3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32" w:author="易呈翔" w:date="2026-08-18T20:54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inStockQty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2D7E07">
            <w:pPr>
              <w:jc w:val="left"/>
              <w:rPr>
                <w:ins w:id="1133" w:author="易呈翔" w:date="2026-08-18T18:43:3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34" w:author="易呈翔" w:date="2026-08-18T20:57:3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</w:t>
              </w:r>
            </w:ins>
            <w:ins w:id="1135" w:author="易呈翔" w:date="2026-08-18T20:57:3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8</w:t>
              </w:r>
            </w:ins>
            <w:ins w:id="1136" w:author="易呈翔" w:date="2026-08-18T20:57:3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B0BC62">
            <w:pPr>
              <w:jc w:val="left"/>
              <w:rPr>
                <w:ins w:id="1137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38" w:author="易呈翔" w:date="2026-08-18T20:57:5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2853C7">
            <w:pPr>
              <w:jc w:val="left"/>
              <w:rPr>
                <w:ins w:id="1139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40" w:author="易呈翔" w:date="2026-08-18T20:5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当前库存</w:t>
              </w:r>
            </w:ins>
          </w:p>
        </w:tc>
      </w:tr>
      <w:tr w14:paraId="30708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41" w:author="易呈翔" w:date="2026-08-18T18:43:3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57250D">
            <w:pPr>
              <w:jc w:val="left"/>
              <w:rPr>
                <w:ins w:id="1142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43" w:author="易呈翔" w:date="2026-08-18T19:05:5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每日最大接收批次数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05C081">
            <w:pPr>
              <w:jc w:val="left"/>
              <w:rPr>
                <w:ins w:id="1144" w:author="易呈翔" w:date="2026-08-18T18:43:3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45" w:author="易呈翔" w:date="2026-08-18T20:54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arriveBatchQty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7A7EE6">
            <w:pPr>
              <w:jc w:val="left"/>
              <w:rPr>
                <w:ins w:id="1146" w:author="易呈翔" w:date="2026-08-18T18:43:3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47" w:author="易呈翔" w:date="2026-08-18T20:57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</w:t>
              </w:r>
            </w:ins>
            <w:ins w:id="1148" w:author="易呈翔" w:date="2026-08-18T20:57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4</w:t>
              </w:r>
            </w:ins>
            <w:ins w:id="1149" w:author="易呈翔" w:date="2026-08-18T20:57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ADBC3B">
            <w:pPr>
              <w:jc w:val="left"/>
              <w:rPr>
                <w:ins w:id="1150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51" w:author="易呈翔" w:date="2026-08-18T20:57:5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1EF7C2">
            <w:pPr>
              <w:jc w:val="left"/>
              <w:rPr>
                <w:ins w:id="1152" w:author="易呈翔" w:date="2026-08-18T18:43:3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53" w:author="易呈翔" w:date="2026-08-18T20:59:2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每日最大接收批次数</w:t>
              </w:r>
            </w:ins>
          </w:p>
        </w:tc>
      </w:tr>
      <w:tr w14:paraId="2AEBA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54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B721A1">
            <w:pPr>
              <w:jc w:val="left"/>
              <w:rPr>
                <w:ins w:id="1155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5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排程时间配置(scheduleTimeList)</w:t>
              </w:r>
            </w:ins>
          </w:p>
        </w:tc>
      </w:tr>
      <w:tr w14:paraId="4257C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57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F8F555">
            <w:pPr>
              <w:jc w:val="left"/>
              <w:rPr>
                <w:ins w:id="1158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5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工作日日期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8BEF0B">
            <w:pPr>
              <w:jc w:val="left"/>
              <w:rPr>
                <w:ins w:id="1160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6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workDay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2098C6">
            <w:pPr>
              <w:jc w:val="both"/>
              <w:rPr>
                <w:ins w:id="1162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163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</w:t>
              </w:r>
            </w:ins>
            <w:ins w:id="116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16</w:t>
              </w:r>
            </w:ins>
            <w:ins w:id="1165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9EC731">
            <w:pPr>
              <w:jc w:val="both"/>
              <w:rPr>
                <w:ins w:id="1166" w:author="易呈翔" w:date="2026-08-18T16:04:37Z"/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16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EA2CBF9">
            <w:pPr>
              <w:jc w:val="left"/>
              <w:rPr>
                <w:ins w:id="1168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6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工作日日期,格式：yyyy-MM-dd</w:t>
              </w:r>
            </w:ins>
          </w:p>
        </w:tc>
      </w:tr>
      <w:tr w14:paraId="46526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7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05D7BC">
            <w:pPr>
              <w:jc w:val="left"/>
              <w:rPr>
                <w:ins w:id="1171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7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开始时间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604FEA">
            <w:pPr>
              <w:jc w:val="left"/>
              <w:rPr>
                <w:ins w:id="1173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7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startTime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F8A190">
            <w:pPr>
              <w:jc w:val="left"/>
              <w:rPr>
                <w:ins w:id="1175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76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</w:t>
              </w:r>
            </w:ins>
            <w:ins w:id="117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16</w:t>
              </w:r>
            </w:ins>
            <w:ins w:id="1178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B8C977">
            <w:pPr>
              <w:jc w:val="left"/>
              <w:rPr>
                <w:ins w:id="1179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8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9002B6">
            <w:pPr>
              <w:jc w:val="left"/>
              <w:rPr>
                <w:ins w:id="1181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8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开始时间,格式：HH:mm</w:t>
              </w:r>
            </w:ins>
          </w:p>
        </w:tc>
      </w:tr>
      <w:tr w14:paraId="6B76F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183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DBE641">
            <w:pPr>
              <w:jc w:val="left"/>
              <w:rPr>
                <w:ins w:id="1184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8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结束时间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92F39A">
            <w:pPr>
              <w:jc w:val="left"/>
              <w:rPr>
                <w:ins w:id="1186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8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endTime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820E9F">
            <w:pPr>
              <w:jc w:val="left"/>
              <w:rPr>
                <w:ins w:id="1188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89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</w:t>
              </w:r>
            </w:ins>
            <w:ins w:id="119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16</w:t>
              </w:r>
            </w:ins>
            <w:ins w:id="1191" w:author="易呈翔" w:date="2026-08-18T16:04:3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FE2891">
            <w:pPr>
              <w:jc w:val="left"/>
              <w:rPr>
                <w:ins w:id="1192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9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8A5018">
            <w:pPr>
              <w:jc w:val="left"/>
              <w:rPr>
                <w:ins w:id="1194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9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结束时间,格式：HH:mm</w:t>
              </w:r>
            </w:ins>
          </w:p>
        </w:tc>
      </w:tr>
      <w:tr w14:paraId="146BF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196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02C8028">
            <w:pPr>
              <w:widowControl/>
              <w:jc w:val="left"/>
              <w:rPr>
                <w:ins w:id="1197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1198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出参中文名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0074B61E">
            <w:pPr>
              <w:widowControl/>
              <w:jc w:val="left"/>
              <w:rPr>
                <w:ins w:id="1199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1200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出参英文名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50EF190A">
            <w:pPr>
              <w:widowControl/>
              <w:jc w:val="left"/>
              <w:rPr>
                <w:ins w:id="1201" w:author="易呈翔" w:date="2026-08-18T16:04:37Z"/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eastAsia="zh-CN"/>
              </w:rPr>
            </w:pPr>
            <w:ins w:id="1202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数据</w:t>
              </w:r>
            </w:ins>
            <w:ins w:id="1203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  <w:lang w:val="en-US" w:eastAsia="zh-CN"/>
                </w:rPr>
                <w:t>格式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1DE44B3F">
            <w:pPr>
              <w:widowControl/>
              <w:jc w:val="left"/>
              <w:rPr>
                <w:ins w:id="1204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1205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是否必填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678F7B8E">
            <w:pPr>
              <w:widowControl/>
              <w:jc w:val="left"/>
              <w:rPr>
                <w:ins w:id="1206" w:author="易呈翔" w:date="2026-08-18T16:04:37Z"/>
                <w:rFonts w:ascii="宋体" w:hAnsi="宋体" w:cs="宋体"/>
                <w:b/>
                <w:color w:val="000000"/>
                <w:kern w:val="0"/>
                <w:szCs w:val="21"/>
              </w:rPr>
            </w:pPr>
            <w:ins w:id="1207" w:author="易呈翔" w:date="2026-08-18T16:04:37Z">
              <w:r>
                <w:rPr>
                  <w:rFonts w:hint="eastAsia" w:ascii="宋体" w:hAnsi="宋体" w:cs="宋体"/>
                  <w:b/>
                  <w:color w:val="000000"/>
                  <w:kern w:val="0"/>
                  <w:szCs w:val="21"/>
                </w:rPr>
                <w:t>参数说明</w:t>
              </w:r>
            </w:ins>
          </w:p>
        </w:tc>
      </w:tr>
      <w:tr w14:paraId="781BB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ins w:id="1208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748C96">
            <w:pPr>
              <w:widowControl/>
              <w:jc w:val="left"/>
              <w:textAlignment w:val="center"/>
              <w:rPr>
                <w:ins w:id="1209" w:author="易呈翔" w:date="2026-08-18T16:04:37Z"/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ins w:id="121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结果标识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827364">
            <w:pPr>
              <w:widowControl/>
              <w:jc w:val="left"/>
              <w:textAlignment w:val="center"/>
              <w:rPr>
                <w:ins w:id="1211" w:author="易呈翔" w:date="2026-08-18T16:04:37Z"/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ins w:id="121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resultFlag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C6975E">
            <w:pPr>
              <w:widowControl/>
              <w:jc w:val="left"/>
              <w:textAlignment w:val="center"/>
              <w:rPr>
                <w:ins w:id="1213" w:author="易呈翔" w:date="2026-08-18T16:04:37Z"/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ins w:id="1214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CB4247">
            <w:pPr>
              <w:widowControl/>
              <w:jc w:val="left"/>
              <w:textAlignment w:val="center"/>
              <w:rPr>
                <w:ins w:id="1215" w:author="易呈翔" w:date="2026-08-18T16:04:37Z"/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ins w:id="121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1BF9F4">
            <w:pPr>
              <w:widowControl/>
              <w:jc w:val="left"/>
              <w:textAlignment w:val="center"/>
              <w:rPr>
                <w:ins w:id="1217" w:author="易呈翔" w:date="2026-08-18T16:04:37Z"/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21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结果标识</w:t>
              </w:r>
            </w:ins>
            <w:ins w:id="121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eastAsia="zh-CN"/>
                </w:rPr>
                <w:t>，</w:t>
              </w:r>
            </w:ins>
            <w:ins w:id="122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1：成功，0：失败</w:t>
              </w:r>
            </w:ins>
          </w:p>
        </w:tc>
      </w:tr>
      <w:tr w14:paraId="5BA08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22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91AA60">
            <w:pPr>
              <w:widowControl/>
              <w:jc w:val="left"/>
              <w:textAlignment w:val="center"/>
              <w:rPr>
                <w:ins w:id="1222" w:author="易呈翔" w:date="2026-08-18T16:04:37Z"/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ins w:id="122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错误信息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5704C7">
            <w:pPr>
              <w:widowControl/>
              <w:jc w:val="left"/>
              <w:textAlignment w:val="center"/>
              <w:rPr>
                <w:ins w:id="1224" w:author="易呈翔" w:date="2026-08-18T16:04:37Z"/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ins w:id="122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errorInfo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2C5C83">
            <w:pPr>
              <w:widowControl/>
              <w:jc w:val="left"/>
              <w:textAlignment w:val="center"/>
              <w:rPr>
                <w:ins w:id="1226" w:author="易呈翔" w:date="2026-08-18T16:04:37Z"/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ins w:id="1227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VARCHAR2(1024)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FDA0CF">
            <w:pPr>
              <w:widowControl/>
              <w:jc w:val="left"/>
              <w:textAlignment w:val="center"/>
              <w:rPr>
                <w:ins w:id="1228" w:author="易呈翔" w:date="2026-08-18T16:04:37Z"/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ins w:id="122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5BB3F6">
            <w:pPr>
              <w:widowControl/>
              <w:jc w:val="left"/>
              <w:textAlignment w:val="center"/>
              <w:rPr>
                <w:ins w:id="1230" w:author="易呈翔" w:date="2026-08-18T16:04:37Z"/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ins w:id="123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错误信息</w:t>
              </w:r>
            </w:ins>
          </w:p>
        </w:tc>
      </w:tr>
      <w:tr w14:paraId="37052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23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3444D0">
            <w:pPr>
              <w:widowControl/>
              <w:jc w:val="both"/>
              <w:textAlignment w:val="center"/>
              <w:rPr>
                <w:ins w:id="1233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234" w:author="易呈翔" w:date="2026-08-18T21:15:4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到货计划</w:t>
              </w:r>
            </w:ins>
            <w:ins w:id="123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排程明细信息集合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4F856F">
            <w:pPr>
              <w:widowControl/>
              <w:jc w:val="both"/>
              <w:textAlignment w:val="center"/>
              <w:rPr>
                <w:ins w:id="1236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237" w:author="易呈翔" w:date="2026-08-18T21:15:5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</w:t>
              </w:r>
            </w:ins>
            <w:ins w:id="1238" w:author="易呈翔" w:date="2026-08-18T21:15:5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r</w:t>
              </w:r>
            </w:ins>
            <w:ins w:id="1239" w:author="易呈翔" w:date="2026-08-18T21:15:5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rive</w:t>
              </w:r>
            </w:ins>
            <w:ins w:id="124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PlanSchedulingchList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768265">
            <w:pPr>
              <w:widowControl/>
              <w:jc w:val="both"/>
              <w:textAlignment w:val="center"/>
              <w:rPr>
                <w:ins w:id="1241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24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List&lt;</w:t>
              </w:r>
            </w:ins>
            <w:ins w:id="1243" w:author="易呈翔" w:date="2026-08-18T21:16:2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B</w:t>
              </w:r>
            </w:ins>
            <w:ins w:id="1244" w:author="易呈翔" w:date="2026-08-18T21:16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ean</w:t>
              </w:r>
            </w:ins>
            <w:ins w:id="1245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13DD25">
            <w:pPr>
              <w:widowControl/>
              <w:jc w:val="both"/>
              <w:textAlignment w:val="center"/>
              <w:rPr>
                <w:ins w:id="1246" w:author="易呈翔" w:date="2026-08-18T16:04:37Z"/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247" w:author="易呈翔" w:date="2026-08-18T21:23:0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 w:bidi="ar-SA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8A87C1">
            <w:pPr>
              <w:widowControl/>
              <w:jc w:val="both"/>
              <w:textAlignment w:val="center"/>
              <w:rPr>
                <w:ins w:id="1248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249" w:author="易呈翔" w:date="2026-08-18T21:16:0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到货</w:t>
              </w:r>
            </w:ins>
            <w:ins w:id="125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排程计划明细信息集合</w:t>
              </w:r>
            </w:ins>
          </w:p>
        </w:tc>
      </w:tr>
      <w:tr w14:paraId="2732A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251" w:author="易呈翔" w:date="2026-08-18T21:20:2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71B1846">
            <w:pPr>
              <w:widowControl/>
              <w:jc w:val="both"/>
              <w:textAlignment w:val="center"/>
              <w:rPr>
                <w:ins w:id="1252" w:author="易呈翔" w:date="2026-08-18T21:20:2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253" w:author="易呈翔" w:date="2026-08-18T21:20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待检仓</w:t>
              </w:r>
            </w:ins>
            <w:ins w:id="1254" w:author="易呈翔" w:date="2026-08-18T21:20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容量</w:t>
              </w:r>
            </w:ins>
            <w:ins w:id="1255" w:author="易呈翔" w:date="2026-08-18T21:20:5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告警</w:t>
              </w:r>
            </w:ins>
            <w:ins w:id="1256" w:author="易呈翔" w:date="2026-08-18T21:20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清单</w:t>
              </w:r>
            </w:ins>
            <w:ins w:id="1257" w:author="易呈翔" w:date="2026-08-18T21:20:5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870178">
            <w:pPr>
              <w:widowControl/>
              <w:jc w:val="both"/>
              <w:textAlignment w:val="center"/>
              <w:rPr>
                <w:ins w:id="1258" w:author="易呈翔" w:date="2026-08-18T21:20:2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259" w:author="易呈翔" w:date="2026-08-18T21:22:5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c</w:t>
              </w:r>
            </w:ins>
            <w:ins w:id="1260" w:author="易呈翔" w:date="2026-08-18T21:22:4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ap</w:t>
              </w:r>
            </w:ins>
            <w:ins w:id="1261" w:author="易呈翔" w:date="2026-08-18T21:22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Alarm</w:t>
              </w:r>
            </w:ins>
            <w:ins w:id="1262" w:author="易呈翔" w:date="2026-08-18T21:22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D61828">
            <w:pPr>
              <w:widowControl/>
              <w:jc w:val="both"/>
              <w:textAlignment w:val="center"/>
              <w:rPr>
                <w:ins w:id="1263" w:author="易呈翔" w:date="2026-08-18T21:20:2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264" w:author="易呈翔" w:date="2026-08-18T21:22:5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A39043">
            <w:pPr>
              <w:widowControl/>
              <w:jc w:val="both"/>
              <w:textAlignment w:val="center"/>
              <w:rPr>
                <w:ins w:id="1265" w:author="易呈翔" w:date="2026-08-18T21:20:2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266" w:author="易呈翔" w:date="2026-08-18T21:23:0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 w:bidi="ar-SA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C5D834">
            <w:pPr>
              <w:widowControl/>
              <w:jc w:val="both"/>
              <w:textAlignment w:val="center"/>
              <w:rPr>
                <w:ins w:id="1267" w:author="易呈翔" w:date="2026-08-18T21:20:2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268" w:author="易呈翔" w:date="2026-08-18T21:23:1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待检仓容量告警清单集合</w:t>
              </w:r>
            </w:ins>
          </w:p>
        </w:tc>
      </w:tr>
      <w:tr w14:paraId="16A78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269" w:author="易呈翔" w:date="2026-08-18T21:21:00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D91EC2">
            <w:pPr>
              <w:widowControl/>
              <w:jc w:val="both"/>
              <w:textAlignment w:val="center"/>
              <w:rPr>
                <w:ins w:id="1270" w:author="易呈翔" w:date="2026-08-18T21:21:00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271" w:author="易呈翔" w:date="2026-08-18T21:21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</w:t>
              </w:r>
            </w:ins>
            <w:ins w:id="1272" w:author="易呈翔" w:date="2026-08-18T21:21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分配</w:t>
              </w:r>
            </w:ins>
            <w:ins w:id="1273" w:author="易呈翔" w:date="2026-08-18T21:21:1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情况</w:t>
              </w:r>
            </w:ins>
            <w:ins w:id="1274" w:author="易呈翔" w:date="2026-08-18T21:21:1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C49D3B">
            <w:pPr>
              <w:widowControl/>
              <w:jc w:val="both"/>
              <w:textAlignment w:val="center"/>
              <w:rPr>
                <w:ins w:id="1275" w:author="易呈翔" w:date="2026-08-18T21:21:00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276" w:author="易呈翔" w:date="2026-08-18T21:25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contract</w:t>
              </w:r>
            </w:ins>
            <w:ins w:id="1277" w:author="易呈翔" w:date="2026-08-18T21:25:1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Allocation</w:t>
              </w:r>
            </w:ins>
            <w:ins w:id="1278" w:author="易呈翔" w:date="2026-08-18T21:25:2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063881">
            <w:pPr>
              <w:widowControl/>
              <w:jc w:val="both"/>
              <w:textAlignment w:val="center"/>
              <w:rPr>
                <w:ins w:id="1279" w:author="易呈翔" w:date="2026-08-18T21:21:00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280" w:author="易呈翔" w:date="2026-08-18T21:25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064C18">
            <w:pPr>
              <w:widowControl/>
              <w:jc w:val="both"/>
              <w:textAlignment w:val="center"/>
              <w:rPr>
                <w:ins w:id="1281" w:author="易呈翔" w:date="2026-08-18T21:21:00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282" w:author="易呈翔" w:date="2026-08-18T21:23:2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 w:bidi="ar-SA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E43498">
            <w:pPr>
              <w:widowControl/>
              <w:jc w:val="both"/>
              <w:textAlignment w:val="center"/>
              <w:rPr>
                <w:ins w:id="1283" w:author="易呈翔" w:date="2026-08-18T21:21:00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284" w:author="易呈翔" w:date="2026-08-18T21:23:1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合同分配情况集合</w:t>
              </w:r>
            </w:ins>
            <w:ins w:id="1285" w:author="易呈翔" w:date="2026-08-20T17:11:1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，</w:t>
              </w:r>
            </w:ins>
            <w:ins w:id="1286" w:author="易呈翔" w:date="2026-08-20T17:11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辅助</w:t>
              </w:r>
            </w:ins>
            <w:ins w:id="1287" w:author="易呈翔" w:date="2026-08-20T17:11:2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算法</w:t>
              </w:r>
            </w:ins>
            <w:ins w:id="1288" w:author="易呈翔" w:date="2026-08-20T17:11:2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数据</w:t>
              </w:r>
            </w:ins>
            <w:ins w:id="1289" w:author="易呈翔" w:date="2026-08-20T17:11:3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排查</w:t>
              </w:r>
            </w:ins>
            <w:ins w:id="1290" w:author="易呈翔" w:date="2026-08-20T17:11:3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，</w:t>
              </w:r>
            </w:ins>
            <w:ins w:id="1291" w:author="易呈翔" w:date="2026-08-20T17:11:4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不做</w:t>
              </w:r>
            </w:ins>
            <w:ins w:id="1292" w:author="易呈翔" w:date="2026-08-20T17:11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记录</w:t>
              </w:r>
            </w:ins>
          </w:p>
        </w:tc>
      </w:tr>
      <w:tr w14:paraId="4ADBE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293" w:author="易呈翔" w:date="2026-08-18T21:20:2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CE0AC6">
            <w:pPr>
              <w:widowControl/>
              <w:jc w:val="both"/>
              <w:textAlignment w:val="center"/>
              <w:rPr>
                <w:ins w:id="1294" w:author="易呈翔" w:date="2026-08-18T21:20:24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295" w:author="易呈翔" w:date="2026-08-18T21:21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</w:t>
              </w:r>
            </w:ins>
            <w:ins w:id="1296" w:author="易呈翔" w:date="2026-08-18T21:21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不足</w:t>
              </w:r>
            </w:ins>
            <w:ins w:id="1297" w:author="易呈翔" w:date="2026-08-18T21:21:2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告警</w:t>
              </w:r>
            </w:ins>
            <w:ins w:id="1298" w:author="易呈翔" w:date="2026-08-18T21:21:2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清单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ECF8F6">
            <w:pPr>
              <w:widowControl/>
              <w:jc w:val="both"/>
              <w:textAlignment w:val="center"/>
              <w:rPr>
                <w:ins w:id="1299" w:author="易呈翔" w:date="2026-08-18T21:20:24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00" w:author="易呈翔" w:date="2026-08-18T21:25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contract</w:t>
              </w:r>
            </w:ins>
            <w:ins w:id="1301" w:author="易呈翔" w:date="2026-08-18T21:26:3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Shortage</w:t>
              </w:r>
            </w:ins>
            <w:ins w:id="1302" w:author="易呈翔" w:date="2026-08-18T21:25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</w:t>
              </w:r>
            </w:ins>
            <w:ins w:id="1303" w:author="易呈翔" w:date="2026-08-18T21:25:4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lar</w:t>
              </w:r>
            </w:ins>
            <w:ins w:id="1304" w:author="易呈翔" w:date="2026-08-18T21:25:4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m</w:t>
              </w:r>
            </w:ins>
            <w:ins w:id="1305" w:author="易呈翔" w:date="2026-08-18T21:25:4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</w:t>
              </w:r>
            </w:ins>
            <w:ins w:id="1306" w:author="易呈翔" w:date="2026-08-18T21:25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E113F9">
            <w:pPr>
              <w:widowControl/>
              <w:jc w:val="both"/>
              <w:textAlignment w:val="center"/>
              <w:rPr>
                <w:ins w:id="1307" w:author="易呈翔" w:date="2026-08-18T21:20:24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08" w:author="易呈翔" w:date="2026-08-18T21:25:2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4E672A">
            <w:pPr>
              <w:widowControl/>
              <w:jc w:val="both"/>
              <w:textAlignment w:val="center"/>
              <w:rPr>
                <w:ins w:id="1309" w:author="易呈翔" w:date="2026-08-18T21:20:24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310" w:author="易呈翔" w:date="2026-08-18T21:23:2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 w:bidi="ar-SA"/>
                </w:rPr>
                <w:t>否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DF343B">
            <w:pPr>
              <w:widowControl/>
              <w:jc w:val="both"/>
              <w:textAlignment w:val="center"/>
              <w:rPr>
                <w:ins w:id="1311" w:author="易呈翔" w:date="2026-08-18T21:20:24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12" w:author="易呈翔" w:date="2026-08-18T21:23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合同不足告警清单</w:t>
              </w:r>
            </w:ins>
          </w:p>
        </w:tc>
      </w:tr>
      <w:tr w14:paraId="5AB5D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313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7FF992">
            <w:pPr>
              <w:widowControl/>
              <w:jc w:val="left"/>
              <w:textAlignment w:val="center"/>
              <w:rPr>
                <w:ins w:id="1314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315" w:author="易呈翔" w:date="2026-08-18T21:15:2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到货</w:t>
              </w:r>
            </w:ins>
            <w:ins w:id="131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计划排程明细信息（</w:t>
              </w:r>
            </w:ins>
            <w:ins w:id="1317" w:author="易呈翔" w:date="2026-08-18T21:16:4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arrivePlanSchedulingchList</w:t>
              </w:r>
            </w:ins>
            <w:ins w:id="131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）</w:t>
              </w:r>
            </w:ins>
          </w:p>
        </w:tc>
      </w:tr>
      <w:tr w14:paraId="59F6B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1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95A000">
            <w:pPr>
              <w:widowControl/>
              <w:jc w:val="both"/>
              <w:textAlignment w:val="center"/>
              <w:rPr>
                <w:ins w:id="1320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21" w:author="易呈翔" w:date="2026-08-20T15:56:0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到货</w:t>
              </w:r>
            </w:ins>
            <w:ins w:id="1322" w:author="易呈翔" w:date="2026-08-20T15:56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6BEFA">
            <w:pPr>
              <w:widowControl/>
              <w:jc w:val="both"/>
              <w:textAlignment w:val="center"/>
              <w:rPr>
                <w:ins w:id="1323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24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arrivePlanDate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4D58A3">
            <w:pPr>
              <w:widowControl/>
              <w:jc w:val="both"/>
              <w:textAlignment w:val="center"/>
              <w:rPr>
                <w:ins w:id="1325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26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03D275">
            <w:pPr>
              <w:widowControl/>
              <w:jc w:val="both"/>
              <w:textAlignment w:val="center"/>
              <w:rPr>
                <w:ins w:id="1327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28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5DC20C">
            <w:pPr>
              <w:widowControl/>
              <w:jc w:val="both"/>
              <w:textAlignment w:val="center"/>
              <w:rPr>
                <w:ins w:id="1329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30" w:author="易呈翔" w:date="2026-08-20T16:01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到货日期</w:t>
              </w:r>
            </w:ins>
            <w:ins w:id="1331" w:author="易呈翔" w:date="2026-08-20T16:01:3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 xml:space="preserve">，格式：yyyy-MM-dd HH:mm:ss </w:t>
              </w:r>
            </w:ins>
          </w:p>
        </w:tc>
      </w:tr>
      <w:tr w14:paraId="59340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3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B5C2DC">
            <w:pPr>
              <w:widowControl/>
              <w:jc w:val="both"/>
              <w:textAlignment w:val="center"/>
              <w:rPr>
                <w:ins w:id="1333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34" w:author="易呈翔" w:date="2026-08-20T16:29:3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所属月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355B15">
            <w:pPr>
              <w:widowControl/>
              <w:jc w:val="both"/>
              <w:textAlignment w:val="center"/>
              <w:rPr>
                <w:ins w:id="1335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36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planYm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E84739">
            <w:pPr>
              <w:widowControl/>
              <w:jc w:val="both"/>
              <w:textAlignment w:val="center"/>
              <w:rPr>
                <w:ins w:id="1337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38" w:author="易呈翔" w:date="2026-08-20T16:45:4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</w:t>
              </w:r>
            </w:ins>
            <w:ins w:id="1339" w:author="易呈翔" w:date="2026-08-20T16:47:3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8</w:t>
              </w:r>
            </w:ins>
            <w:ins w:id="1340" w:author="易呈翔" w:date="2026-08-20T16:45:4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13CABA">
            <w:pPr>
              <w:widowControl/>
              <w:jc w:val="both"/>
              <w:textAlignment w:val="center"/>
              <w:rPr>
                <w:ins w:id="1341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4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3315D4">
            <w:pPr>
              <w:widowControl/>
              <w:jc w:val="both"/>
              <w:textAlignment w:val="center"/>
              <w:rPr>
                <w:ins w:id="1343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44" w:author="易呈翔" w:date="2026-08-20T16:34:1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所属月</w:t>
              </w:r>
            </w:ins>
            <w:ins w:id="1345" w:author="易呈翔" w:date="2026-08-20T16:34:4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,</w:t>
              </w:r>
            </w:ins>
            <w:ins w:id="1346" w:author="易呈翔" w:date="2026-08-20T16:34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格式</w:t>
              </w:r>
            </w:ins>
            <w:ins w:id="1347" w:author="易呈翔" w:date="2026-08-20T16:34:5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：yyyy-MM</w:t>
              </w:r>
            </w:ins>
          </w:p>
        </w:tc>
      </w:tr>
      <w:tr w14:paraId="4C706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48" w:author="易呈翔" w:date="2026-08-20T16:39:5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FBE2CE">
            <w:pPr>
              <w:widowControl/>
              <w:jc w:val="both"/>
              <w:textAlignment w:val="center"/>
              <w:rPr>
                <w:ins w:id="1349" w:author="易呈翔" w:date="2026-08-20T16:39:56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50" w:author="易呈翔" w:date="2026-08-20T16:40:0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所属周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F5F679">
            <w:pPr>
              <w:widowControl/>
              <w:jc w:val="both"/>
              <w:textAlignment w:val="center"/>
              <w:rPr>
                <w:ins w:id="1351" w:author="易呈翔" w:date="2026-08-20T16:39:56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52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planWeek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FA8139">
            <w:pPr>
              <w:widowControl/>
              <w:jc w:val="both"/>
              <w:textAlignment w:val="center"/>
              <w:rPr>
                <w:ins w:id="1353" w:author="易呈翔" w:date="2026-08-20T16:39:56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54" w:author="易呈翔" w:date="2026-08-20T16:45:3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</w:t>
              </w:r>
            </w:ins>
            <w:ins w:id="1355" w:author="易呈翔" w:date="2026-08-20T16:47:2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8</w:t>
              </w:r>
            </w:ins>
            <w:ins w:id="1356" w:author="易呈翔" w:date="2026-08-20T16:45:3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D10A2D">
            <w:pPr>
              <w:widowControl/>
              <w:jc w:val="both"/>
              <w:textAlignment w:val="center"/>
              <w:rPr>
                <w:ins w:id="1357" w:author="易呈翔" w:date="2026-08-20T16:39:56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58" w:author="易呈翔" w:date="2026-08-20T16:44:0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0AA618">
            <w:pPr>
              <w:widowControl/>
              <w:jc w:val="both"/>
              <w:textAlignment w:val="center"/>
              <w:rPr>
                <w:ins w:id="1359" w:author="易呈翔" w:date="2026-08-20T16:39:56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60" w:author="易呈翔" w:date="2026-08-20T16:45:4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所属</w:t>
              </w:r>
            </w:ins>
            <w:ins w:id="1361" w:author="易呈翔" w:date="2026-08-20T16:45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周</w:t>
              </w:r>
            </w:ins>
            <w:ins w:id="1362" w:author="易呈翔" w:date="2026-08-20T16:45:5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，</w:t>
              </w:r>
            </w:ins>
            <w:ins w:id="1363" w:author="易呈翔" w:date="2026-08-20T16:45:5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格式</w:t>
              </w:r>
            </w:ins>
            <w:ins w:id="1364" w:author="易呈翔" w:date="2026-08-20T16:45:5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：</w:t>
              </w:r>
            </w:ins>
            <w:ins w:id="1365" w:author="易呈翔" w:date="2026-08-20T16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yyyy-Www</w:t>
              </w:r>
            </w:ins>
            <w:ins w:id="1366" w:author="易呈翔" w:date="2026-08-20T16:46:3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，</w:t>
              </w:r>
            </w:ins>
            <w:ins w:id="1367" w:author="易呈翔" w:date="2026-08-20T16:46:4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ISO 8601 标准的年周格式</w:t>
              </w:r>
            </w:ins>
            <w:ins w:id="1368" w:author="易呈翔" w:date="2026-08-20T16:47:0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，</w:t>
              </w:r>
            </w:ins>
            <w:ins w:id="1369" w:author="易呈翔" w:date="2026-08-20T16:47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例如</w:t>
              </w:r>
            </w:ins>
            <w:ins w:id="1370" w:author="易呈翔" w:date="2026-08-20T16:47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：</w:t>
              </w:r>
            </w:ins>
            <w:ins w:id="1371" w:author="易呈翔" w:date="2026-08-20T16:47:0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2026-W34</w:t>
              </w:r>
            </w:ins>
          </w:p>
        </w:tc>
      </w:tr>
      <w:tr w14:paraId="415C1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7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B8C071">
            <w:pPr>
              <w:widowControl/>
              <w:jc w:val="both"/>
              <w:textAlignment w:val="center"/>
              <w:rPr>
                <w:ins w:id="1373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74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设备类别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55C97C">
            <w:pPr>
              <w:widowControl/>
              <w:jc w:val="both"/>
              <w:textAlignment w:val="center"/>
              <w:rPr>
                <w:ins w:id="1375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76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equipCateg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67DF49">
            <w:pPr>
              <w:widowControl/>
              <w:jc w:val="both"/>
              <w:textAlignment w:val="center"/>
              <w:rPr>
                <w:ins w:id="1377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78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C2ADBE">
            <w:pPr>
              <w:widowControl/>
              <w:jc w:val="both"/>
              <w:textAlignment w:val="center"/>
              <w:rPr>
                <w:ins w:id="1379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80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50DA22">
            <w:pPr>
              <w:widowControl/>
              <w:jc w:val="both"/>
              <w:textAlignment w:val="center"/>
              <w:rPr>
                <w:ins w:id="1381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82" w:author="易呈翔" w:date="2026-08-20T16:31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设备类别</w:t>
              </w:r>
            </w:ins>
            <w:ins w:id="1383" w:author="易呈翔" w:date="2026-08-20T16:31:4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eastAsia="zh-CN"/>
                </w:rPr>
                <w:t>，</w:t>
              </w:r>
            </w:ins>
            <w:ins w:id="1384" w:author="易呈翔" w:date="2026-08-20T16:31:3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视图。VW_EQUIP_CATEG</w:t>
              </w:r>
            </w:ins>
          </w:p>
        </w:tc>
      </w:tr>
      <w:tr w14:paraId="4B5E8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85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F0DCC0">
            <w:pPr>
              <w:widowControl/>
              <w:jc w:val="both"/>
              <w:textAlignment w:val="center"/>
              <w:rPr>
                <w:ins w:id="1386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87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设备分类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3AA6EF">
            <w:pPr>
              <w:widowControl/>
              <w:jc w:val="both"/>
              <w:textAlignment w:val="center"/>
              <w:rPr>
                <w:ins w:id="1388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89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equipCls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4D3DC3">
            <w:pPr>
              <w:widowControl/>
              <w:jc w:val="both"/>
              <w:textAlignment w:val="center"/>
              <w:rPr>
                <w:ins w:id="1390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91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VARCHAR2(8)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FCE4F3">
            <w:pPr>
              <w:widowControl/>
              <w:jc w:val="both"/>
              <w:textAlignment w:val="center"/>
              <w:rPr>
                <w:ins w:id="1392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93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AFE763">
            <w:pPr>
              <w:widowControl/>
              <w:jc w:val="both"/>
              <w:textAlignment w:val="center"/>
              <w:rPr>
                <w:ins w:id="1394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95" w:author="易呈翔" w:date="2026-08-20T16:31:5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设备分类</w:t>
              </w:r>
            </w:ins>
            <w:ins w:id="1396" w:author="易呈翔" w:date="2026-08-20T16:31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eastAsia="zh-CN"/>
                </w:rPr>
                <w:t>，</w:t>
              </w:r>
            </w:ins>
            <w:ins w:id="1397" w:author="易呈翔" w:date="2026-08-20T16:31:3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视图。VW_EQUIP_CLS</w:t>
              </w:r>
            </w:ins>
          </w:p>
        </w:tc>
      </w:tr>
      <w:tr w14:paraId="48DA9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98" w:author="易呈翔" w:date="2026-08-20T16:32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99038D">
            <w:pPr>
              <w:widowControl/>
              <w:jc w:val="both"/>
              <w:textAlignment w:val="center"/>
              <w:rPr>
                <w:ins w:id="1399" w:author="易呈翔" w:date="2026-08-20T16:32:48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00" w:author="易呈翔" w:date="2026-08-20T16:33:2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物资编码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5BE385">
            <w:pPr>
              <w:widowControl/>
              <w:jc w:val="both"/>
              <w:textAlignment w:val="center"/>
              <w:rPr>
                <w:ins w:id="1401" w:author="易呈翔" w:date="2026-08-20T16:32:48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402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materialNo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563F42">
            <w:pPr>
              <w:widowControl/>
              <w:jc w:val="both"/>
              <w:textAlignment w:val="center"/>
              <w:rPr>
                <w:ins w:id="1403" w:author="易呈翔" w:date="2026-08-20T16:32:48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404" w:author="易呈翔" w:date="2026-08-20T16:33:2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E7A0F3">
            <w:pPr>
              <w:widowControl/>
              <w:jc w:val="both"/>
              <w:textAlignment w:val="center"/>
              <w:rPr>
                <w:ins w:id="1405" w:author="易呈翔" w:date="2026-08-20T16:32:4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06" w:author="易呈翔" w:date="2026-08-20T16:49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FDD52F">
            <w:pPr>
              <w:widowControl/>
              <w:jc w:val="both"/>
              <w:textAlignment w:val="center"/>
              <w:rPr>
                <w:ins w:id="1407" w:author="易呈翔" w:date="2026-08-20T16:32:48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408" w:author="易呈翔" w:date="2026-08-20T16:33:2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物资编码</w:t>
              </w:r>
            </w:ins>
          </w:p>
        </w:tc>
      </w:tr>
      <w:tr w14:paraId="3B34E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0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F2877EA">
            <w:pPr>
              <w:widowControl/>
              <w:jc w:val="both"/>
              <w:textAlignment w:val="center"/>
              <w:rPr>
                <w:ins w:id="1410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11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设备</w:t>
              </w:r>
            </w:ins>
            <w:ins w:id="1412" w:author="易呈翔" w:date="2026-08-20T16:32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</w:t>
              </w:r>
            </w:ins>
            <w:ins w:id="1413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69D3C51">
            <w:pPr>
              <w:widowControl/>
              <w:jc w:val="both"/>
              <w:textAlignment w:val="center"/>
              <w:rPr>
                <w:ins w:id="1414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15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CE1C9CB">
            <w:pPr>
              <w:widowControl/>
              <w:jc w:val="both"/>
              <w:textAlignment w:val="center"/>
              <w:rPr>
                <w:ins w:id="1416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17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555166">
            <w:pPr>
              <w:widowControl/>
              <w:jc w:val="both"/>
              <w:textAlignment w:val="center"/>
              <w:rPr>
                <w:ins w:id="1418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19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776FD3E5">
            <w:pPr>
              <w:widowControl/>
              <w:jc w:val="both"/>
              <w:textAlignment w:val="center"/>
              <w:rPr>
                <w:ins w:id="1420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21" w:author="易呈翔" w:date="2026-08-20T16:31:3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设备</w:t>
              </w:r>
            </w:ins>
            <w:ins w:id="1422" w:author="易呈翔" w:date="2026-08-20T16:32:0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</w:t>
              </w:r>
            </w:ins>
            <w:ins w:id="1423" w:author="易呈翔" w:date="2026-08-20T16:31:3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码</w:t>
              </w:r>
            </w:ins>
          </w:p>
        </w:tc>
      </w:tr>
      <w:tr w14:paraId="3E594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2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DC9F144">
            <w:pPr>
              <w:widowControl/>
              <w:jc w:val="both"/>
              <w:textAlignment w:val="center"/>
              <w:rPr>
                <w:ins w:id="1425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26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设备类型码描述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5B01EBD">
            <w:pPr>
              <w:widowControl/>
              <w:jc w:val="both"/>
              <w:textAlignment w:val="center"/>
              <w:rPr>
                <w:ins w:id="1427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28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equipDesc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757825BD">
            <w:pPr>
              <w:widowControl/>
              <w:jc w:val="both"/>
              <w:textAlignment w:val="center"/>
              <w:rPr>
                <w:ins w:id="1429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30" w:author="易呈翔" w:date="2026-08-20T16:31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VARCHAR2(512)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70263D">
            <w:pPr>
              <w:widowControl/>
              <w:jc w:val="both"/>
              <w:textAlignment w:val="center"/>
              <w:rPr>
                <w:ins w:id="1431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3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3966BC2">
            <w:pPr>
              <w:widowControl/>
              <w:jc w:val="both"/>
              <w:textAlignment w:val="center"/>
              <w:rPr>
                <w:ins w:id="1433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34" w:author="易呈翔" w:date="2026-08-20T16:31:3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设备类型码描述</w:t>
              </w:r>
            </w:ins>
          </w:p>
        </w:tc>
      </w:tr>
      <w:tr w14:paraId="0BF6F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35" w:author="易呈翔" w:date="2026-08-20T16:49:1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FBFE91">
            <w:pPr>
              <w:widowControl/>
              <w:jc w:val="both"/>
              <w:textAlignment w:val="center"/>
              <w:rPr>
                <w:ins w:id="1436" w:author="易呈翔" w:date="2026-08-20T16:49:16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37" w:author="易呈翔" w:date="2026-08-20T16:49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C80B65">
            <w:pPr>
              <w:widowControl/>
              <w:jc w:val="both"/>
              <w:textAlignment w:val="center"/>
              <w:rPr>
                <w:ins w:id="1438" w:author="易呈翔" w:date="2026-08-20T16:49:16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39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supplierNo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9C9594">
            <w:pPr>
              <w:widowControl/>
              <w:jc w:val="both"/>
              <w:textAlignment w:val="center"/>
              <w:rPr>
                <w:ins w:id="1440" w:author="易呈翔" w:date="2026-08-20T16:49:16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41" w:author="易呈翔" w:date="2026-08-20T16:49:1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488192">
            <w:pPr>
              <w:widowControl/>
              <w:jc w:val="both"/>
              <w:textAlignment w:val="center"/>
              <w:rPr>
                <w:ins w:id="1442" w:author="易呈翔" w:date="2026-08-20T16:49:16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43" w:author="易呈翔" w:date="2026-08-20T16:49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1E3016">
            <w:pPr>
              <w:widowControl/>
              <w:jc w:val="both"/>
              <w:textAlignment w:val="center"/>
              <w:rPr>
                <w:ins w:id="1444" w:author="易呈翔" w:date="2026-08-20T16:49:16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45" w:author="易呈翔" w:date="2026-08-20T16:49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供应商编号</w:t>
              </w:r>
            </w:ins>
          </w:p>
        </w:tc>
      </w:tr>
      <w:tr w14:paraId="7C5CE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46" w:author="易呈翔" w:date="2026-08-20T16:49:5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BCCFF0">
            <w:pPr>
              <w:widowControl/>
              <w:jc w:val="both"/>
              <w:textAlignment w:val="center"/>
              <w:rPr>
                <w:ins w:id="1447" w:author="易呈翔" w:date="2026-08-20T16:49:5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48" w:author="易呈翔" w:date="2026-08-20T16:50:0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推荐</w:t>
              </w:r>
            </w:ins>
            <w:ins w:id="1449" w:author="易呈翔" w:date="2026-08-20T16:50:0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合同标识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A91A35">
            <w:pPr>
              <w:widowControl/>
              <w:jc w:val="both"/>
              <w:textAlignment w:val="center"/>
              <w:rPr>
                <w:ins w:id="1450" w:author="易呈翔" w:date="2026-08-20T16:49:55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451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contractId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AB993F">
            <w:pPr>
              <w:widowControl/>
              <w:jc w:val="both"/>
              <w:textAlignment w:val="center"/>
              <w:rPr>
                <w:ins w:id="1452" w:author="易呈翔" w:date="2026-08-20T16:49:5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ins w:id="1453" w:author="易呈翔" w:date="2026-08-20T16:50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A6FC67">
            <w:pPr>
              <w:widowControl/>
              <w:jc w:val="both"/>
              <w:textAlignment w:val="center"/>
              <w:rPr>
                <w:ins w:id="1454" w:author="易呈翔" w:date="2026-08-20T16:49:5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55" w:author="易呈翔" w:date="2026-08-20T16:50:1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27EAF6">
            <w:pPr>
              <w:widowControl/>
              <w:jc w:val="both"/>
              <w:textAlignment w:val="center"/>
              <w:rPr>
                <w:ins w:id="1456" w:author="易呈翔" w:date="2026-08-20T16:49:5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57" w:author="易呈翔" w:date="2026-08-20T16:50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推荐</w:t>
              </w:r>
            </w:ins>
            <w:ins w:id="1458" w:author="易呈翔" w:date="2026-08-20T16:50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合同标识</w:t>
              </w:r>
            </w:ins>
          </w:p>
        </w:tc>
      </w:tr>
      <w:tr w14:paraId="64D2C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5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3ACE3">
            <w:pPr>
              <w:widowControl/>
              <w:jc w:val="both"/>
              <w:textAlignment w:val="center"/>
              <w:rPr>
                <w:ins w:id="1460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61" w:author="易呈翔" w:date="2026-08-20T16:38:2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推荐</w:t>
              </w:r>
            </w:ins>
            <w:ins w:id="1462" w:author="易呈翔" w:date="2026-08-20T16:36:1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合同明细标识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781E0">
            <w:pPr>
              <w:widowControl/>
              <w:jc w:val="both"/>
              <w:textAlignment w:val="center"/>
              <w:rPr>
                <w:ins w:id="1463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64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contractDetId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B4213D">
            <w:pPr>
              <w:widowControl/>
              <w:jc w:val="both"/>
              <w:textAlignment w:val="center"/>
              <w:rPr>
                <w:ins w:id="1465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66" w:author="易呈翔" w:date="2026-08-20T16:36:1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0266A1">
            <w:pPr>
              <w:widowControl/>
              <w:jc w:val="both"/>
              <w:textAlignment w:val="center"/>
              <w:rPr>
                <w:ins w:id="1467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68" w:author="易呈翔" w:date="2026-08-20T16:38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0056AE">
            <w:pPr>
              <w:widowControl/>
              <w:jc w:val="both"/>
              <w:textAlignment w:val="center"/>
              <w:rPr>
                <w:ins w:id="1469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70" w:author="易呈翔" w:date="2026-08-20T16:38:2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推荐</w:t>
              </w:r>
            </w:ins>
            <w:ins w:id="1471" w:author="易呈翔" w:date="2026-08-20T16:36:1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合同明细标识</w:t>
              </w:r>
            </w:ins>
          </w:p>
        </w:tc>
      </w:tr>
      <w:tr w14:paraId="261C5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7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401D3">
            <w:pPr>
              <w:widowControl/>
              <w:jc w:val="both"/>
              <w:textAlignment w:val="center"/>
              <w:rPr>
                <w:ins w:id="1473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74" w:author="易呈翔" w:date="2026-08-20T16:37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计划</w:t>
              </w:r>
            </w:ins>
            <w:ins w:id="1475" w:author="易呈翔" w:date="2026-08-20T16:38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到货</w:t>
              </w:r>
            </w:ins>
            <w:ins w:id="1476" w:author="易呈翔" w:date="2026-08-20T16:37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DFC91">
            <w:pPr>
              <w:widowControl/>
              <w:jc w:val="both"/>
              <w:textAlignment w:val="center"/>
              <w:rPr>
                <w:ins w:id="1477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78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planQty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3E660C">
            <w:pPr>
              <w:widowControl/>
              <w:jc w:val="both"/>
              <w:textAlignment w:val="center"/>
              <w:rPr>
                <w:ins w:id="1479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80" w:author="易呈翔" w:date="2026-08-20T16:37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32C3FD">
            <w:pPr>
              <w:widowControl/>
              <w:jc w:val="both"/>
              <w:textAlignment w:val="center"/>
              <w:rPr>
                <w:ins w:id="1481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82" w:author="易呈翔" w:date="2026-08-20T16:38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6F5CAA">
            <w:pPr>
              <w:widowControl/>
              <w:jc w:val="both"/>
              <w:textAlignment w:val="center"/>
              <w:rPr>
                <w:ins w:id="1483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84" w:author="易呈翔" w:date="2026-08-20T16:37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计划</w:t>
              </w:r>
            </w:ins>
            <w:ins w:id="1485" w:author="易呈翔" w:date="2026-08-20T16:38:0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到货</w:t>
              </w:r>
            </w:ins>
            <w:ins w:id="1486" w:author="易呈翔" w:date="2026-08-20T16:37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数量</w:t>
              </w:r>
            </w:ins>
          </w:p>
        </w:tc>
      </w:tr>
      <w:tr w14:paraId="29234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487" w:author="易呈翔" w:date="2026-08-20T16:50:5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3A4137">
            <w:pPr>
              <w:widowControl/>
              <w:jc w:val="both"/>
              <w:textAlignment w:val="center"/>
              <w:rPr>
                <w:ins w:id="1488" w:author="易呈翔" w:date="2026-08-20T16:50:53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89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备货周期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9DE3DB">
            <w:pPr>
              <w:widowControl/>
              <w:jc w:val="both"/>
              <w:textAlignment w:val="center"/>
              <w:rPr>
                <w:ins w:id="1490" w:author="易呈翔" w:date="2026-08-20T16:50:53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491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stockCycle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D9864D">
            <w:pPr>
              <w:widowControl/>
              <w:jc w:val="both"/>
              <w:textAlignment w:val="center"/>
              <w:rPr>
                <w:ins w:id="1492" w:author="易呈翔" w:date="2026-08-20T16:50:53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93" w:author="易呈翔" w:date="2026-08-20T16:50:5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</w:t>
              </w:r>
            </w:ins>
            <w:ins w:id="1494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4,2</w:t>
              </w:r>
            </w:ins>
            <w:ins w:id="1495" w:author="易呈翔" w:date="2026-08-20T16:50:5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872D15">
            <w:pPr>
              <w:widowControl/>
              <w:jc w:val="both"/>
              <w:textAlignment w:val="center"/>
              <w:rPr>
                <w:ins w:id="1496" w:author="易呈翔" w:date="2026-08-20T16:50:53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97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CEE53A">
            <w:pPr>
              <w:widowControl/>
              <w:jc w:val="both"/>
              <w:textAlignment w:val="center"/>
              <w:rPr>
                <w:ins w:id="1498" w:author="易呈翔" w:date="2026-08-20T16:50:53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99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备货周期,单位：天</w:t>
              </w:r>
            </w:ins>
          </w:p>
        </w:tc>
      </w:tr>
      <w:tr w14:paraId="53FA8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500" w:author="易呈翔" w:date="2026-08-20T16:50:5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410662">
            <w:pPr>
              <w:widowControl/>
              <w:jc w:val="both"/>
              <w:textAlignment w:val="center"/>
              <w:rPr>
                <w:ins w:id="1501" w:author="易呈翔" w:date="2026-08-20T16:50:53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02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物流在途时间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B48D27">
            <w:pPr>
              <w:widowControl/>
              <w:jc w:val="both"/>
              <w:textAlignment w:val="center"/>
              <w:rPr>
                <w:ins w:id="1503" w:author="易呈翔" w:date="2026-08-20T16:50:53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504" w:author="易呈翔" w:date="2026-08-20T16:51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transitTime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DE92D4">
            <w:pPr>
              <w:widowControl/>
              <w:jc w:val="both"/>
              <w:textAlignment w:val="center"/>
              <w:rPr>
                <w:ins w:id="1505" w:author="易呈翔" w:date="2026-08-20T16:50:53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06" w:author="易呈翔" w:date="2026-08-20T16:50:5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</w:t>
              </w:r>
            </w:ins>
            <w:ins w:id="1507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4,2</w:t>
              </w:r>
            </w:ins>
            <w:ins w:id="1508" w:author="易呈翔" w:date="2026-08-20T16:50:5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A3056A">
            <w:pPr>
              <w:widowControl/>
              <w:jc w:val="both"/>
              <w:textAlignment w:val="center"/>
              <w:rPr>
                <w:ins w:id="1509" w:author="易呈翔" w:date="2026-08-20T16:50:53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10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17DA34">
            <w:pPr>
              <w:widowControl/>
              <w:jc w:val="both"/>
              <w:textAlignment w:val="center"/>
              <w:rPr>
                <w:ins w:id="1511" w:author="易呈翔" w:date="2026-08-20T16:50:53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12" w:author="易呈翔" w:date="2026-08-20T16:50:5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物流在途时间,单位：天</w:t>
              </w:r>
            </w:ins>
          </w:p>
        </w:tc>
      </w:tr>
      <w:tr w14:paraId="15D1E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513" w:author="易呈翔" w:date="2026-08-20T17:03:05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2B0D75">
            <w:pPr>
              <w:widowControl/>
              <w:jc w:val="left"/>
              <w:textAlignment w:val="center"/>
              <w:rPr>
                <w:ins w:id="1514" w:author="易呈翔" w:date="2026-08-20T17:03:05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515" w:author="易呈翔" w:date="2026-08-20T17:03:1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待检仓容量告警清单</w:t>
              </w:r>
            </w:ins>
            <w:ins w:id="1516" w:author="易呈翔" w:date="2026-08-20T17:03:0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（</w:t>
              </w:r>
            </w:ins>
            <w:ins w:id="1517" w:author="易呈翔" w:date="2026-08-20T17:03:2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capAlarmList</w:t>
              </w:r>
            </w:ins>
            <w:ins w:id="1518" w:author="易呈翔" w:date="2026-08-20T17:03:0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）</w:t>
              </w:r>
            </w:ins>
          </w:p>
        </w:tc>
      </w:tr>
      <w:tr w14:paraId="5CDF4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519" w:author="易呈翔" w:date="2026-08-20T17:04:5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9715B6">
            <w:pPr>
              <w:jc w:val="left"/>
              <w:rPr>
                <w:ins w:id="1520" w:author="易呈翔" w:date="2026-08-20T17:04:5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21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库区标识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D113F4">
            <w:pPr>
              <w:jc w:val="left"/>
              <w:rPr>
                <w:ins w:id="1522" w:author="易呈翔" w:date="2026-08-20T17:04:5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23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whArea</w:t>
              </w:r>
            </w:ins>
            <w:ins w:id="1524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93DC67">
            <w:pPr>
              <w:jc w:val="left"/>
              <w:rPr>
                <w:ins w:id="1525" w:author="易呈翔" w:date="2026-08-20T17:04:5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26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DD8317">
            <w:pPr>
              <w:jc w:val="left"/>
              <w:rPr>
                <w:ins w:id="1527" w:author="易呈翔" w:date="2026-08-20T17:04:5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28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1E6410">
            <w:pPr>
              <w:jc w:val="left"/>
              <w:rPr>
                <w:ins w:id="1529" w:author="易呈翔" w:date="2026-08-20T17:04:5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30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库区标识</w:t>
              </w:r>
            </w:ins>
          </w:p>
        </w:tc>
      </w:tr>
      <w:tr w14:paraId="46602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531" w:author="易呈翔" w:date="2026-08-20T17:04:5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C561CA">
            <w:pPr>
              <w:jc w:val="left"/>
              <w:rPr>
                <w:ins w:id="1532" w:author="易呈翔" w:date="2026-08-20T17:04:5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33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库区名称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2B3816">
            <w:pPr>
              <w:jc w:val="left"/>
              <w:rPr>
                <w:ins w:id="1534" w:author="易呈翔" w:date="2026-08-20T17:04:55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535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whAreaName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0A5575">
            <w:pPr>
              <w:jc w:val="left"/>
              <w:rPr>
                <w:ins w:id="1536" w:author="易呈翔" w:date="2026-08-20T17:04:5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37" w:author="易呈翔" w:date="2026-08-20T17:04:55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D40CAE">
            <w:pPr>
              <w:jc w:val="left"/>
              <w:rPr>
                <w:ins w:id="1538" w:author="易呈翔" w:date="2026-08-20T17:04:5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39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6770E7">
            <w:pPr>
              <w:jc w:val="left"/>
              <w:rPr>
                <w:ins w:id="1540" w:author="易呈翔" w:date="2026-08-20T17:04:5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41" w:author="易呈翔" w:date="2026-08-20T17:04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库区名称</w:t>
              </w:r>
            </w:ins>
          </w:p>
        </w:tc>
      </w:tr>
      <w:tr w14:paraId="563B1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542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037E5">
            <w:pPr>
              <w:jc w:val="left"/>
              <w:rPr>
                <w:ins w:id="1543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44" w:author="易呈翔" w:date="2026-08-20T17:05:3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告警</w:t>
              </w:r>
            </w:ins>
            <w:ins w:id="1545" w:author="易呈翔" w:date="2026-08-20T17:05:3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D8FC9">
            <w:pPr>
              <w:jc w:val="left"/>
              <w:rPr>
                <w:ins w:id="1546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47" w:author="易呈翔" w:date="2026-08-20T17:05:3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</w:t>
              </w:r>
            </w:ins>
            <w:ins w:id="1548" w:author="易呈翔" w:date="2026-08-20T17:05:3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larm</w:t>
              </w:r>
            </w:ins>
            <w:ins w:id="1549" w:author="易呈翔" w:date="2026-08-20T17:05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</w:t>
              </w:r>
            </w:ins>
            <w:ins w:id="1550" w:author="易呈翔" w:date="2026-08-20T17:05:4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42DB87">
            <w:pPr>
              <w:jc w:val="left"/>
              <w:rPr>
                <w:ins w:id="1551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52" w:author="易呈翔" w:date="2026-08-20T17:05:5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ED6FF3">
            <w:pPr>
              <w:jc w:val="left"/>
              <w:rPr>
                <w:ins w:id="1553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54" w:author="易呈翔" w:date="2026-08-20T17:05:5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7A01D0">
            <w:pPr>
              <w:jc w:val="left"/>
              <w:rPr>
                <w:ins w:id="1555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56" w:author="易呈翔" w:date="2026-08-20T17:06:0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告警日期</w:t>
              </w:r>
            </w:ins>
            <w:ins w:id="1557" w:author="易呈翔" w:date="2026-08-20T17:05:5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，格式：yyyy-MM-dd HH:mm:ss </w:t>
              </w:r>
            </w:ins>
          </w:p>
        </w:tc>
      </w:tr>
      <w:tr w14:paraId="1C1F6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558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9DD4E">
            <w:pPr>
              <w:jc w:val="left"/>
              <w:rPr>
                <w:ins w:id="1559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60" w:author="易呈翔" w:date="2026-08-20T17:06:31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累计库存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E0CAE">
            <w:pPr>
              <w:jc w:val="left"/>
              <w:rPr>
                <w:ins w:id="1561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62" w:author="易呈翔" w:date="2026-08-20T17:09:5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inStockQty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4B447">
            <w:pPr>
              <w:jc w:val="left"/>
              <w:rPr>
                <w:ins w:id="1563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64" w:author="易呈翔" w:date="2026-08-20T17:10:0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</w:t>
              </w:r>
            </w:ins>
            <w:ins w:id="1565" w:author="易呈翔" w:date="2026-08-20T17:10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8</w:t>
              </w:r>
            </w:ins>
            <w:ins w:id="1566" w:author="易呈翔" w:date="2026-08-20T17:10:0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9DA620">
            <w:pPr>
              <w:jc w:val="left"/>
              <w:rPr>
                <w:ins w:id="1567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68" w:author="易呈翔" w:date="2026-08-20T17:10:0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A5B235">
            <w:pPr>
              <w:jc w:val="left"/>
              <w:rPr>
                <w:ins w:id="1569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70" w:author="易呈翔" w:date="2026-08-20T17:10:12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累计库存</w:t>
              </w:r>
            </w:ins>
          </w:p>
        </w:tc>
      </w:tr>
      <w:tr w14:paraId="416E9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571" w:author="易呈翔" w:date="2026-08-20T17:07:2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ADB30A">
            <w:pPr>
              <w:jc w:val="left"/>
              <w:rPr>
                <w:ins w:id="1572" w:author="易呈翔" w:date="2026-08-20T17:07:2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73" w:author="易呈翔" w:date="2026-08-20T17:07:21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库区容量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AD17E3">
            <w:pPr>
              <w:jc w:val="left"/>
              <w:rPr>
                <w:ins w:id="1574" w:author="易呈翔" w:date="2026-08-20T17:07:21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75" w:author="易呈翔" w:date="2026-08-20T17:07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whAreaCap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506898">
            <w:pPr>
              <w:jc w:val="left"/>
              <w:rPr>
                <w:ins w:id="1576" w:author="易呈翔" w:date="2026-08-20T17:07:2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77" w:author="易呈翔" w:date="2026-08-20T17:07:2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</w:t>
              </w:r>
            </w:ins>
            <w:ins w:id="1578" w:author="易呈翔" w:date="2026-08-20T17:07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8</w:t>
              </w:r>
            </w:ins>
            <w:ins w:id="1579" w:author="易呈翔" w:date="2026-08-20T17:07:2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D61A4D">
            <w:pPr>
              <w:jc w:val="left"/>
              <w:rPr>
                <w:ins w:id="1580" w:author="易呈翔" w:date="2026-08-20T17:07:2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81" w:author="易呈翔" w:date="2026-08-20T17:07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D3E6E4">
            <w:pPr>
              <w:jc w:val="left"/>
              <w:rPr>
                <w:ins w:id="1582" w:author="易呈翔" w:date="2026-08-20T17:07:2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83" w:author="易呈翔" w:date="2026-08-20T17:07:21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库区容量</w:t>
              </w:r>
            </w:ins>
          </w:p>
        </w:tc>
      </w:tr>
      <w:tr w14:paraId="3E522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584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ED4DBD">
            <w:pPr>
              <w:widowControl/>
              <w:jc w:val="left"/>
              <w:textAlignment w:val="center"/>
              <w:rPr>
                <w:ins w:id="1585" w:author="易呈翔" w:date="2026-08-18T16:04:37Z"/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86" w:author="易呈翔" w:date="2026-08-20T17:06:50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/>
                </w:rPr>
                <w:t>超容数量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EFE0DD">
            <w:pPr>
              <w:widowControl/>
              <w:jc w:val="left"/>
              <w:textAlignment w:val="center"/>
              <w:rPr>
                <w:ins w:id="1587" w:author="易呈翔" w:date="2026-08-18T16:04:37Z"/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88" w:author="易呈翔" w:date="2026-08-20T17:07:4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ove</w:t>
              </w:r>
            </w:ins>
            <w:ins w:id="1589" w:author="易呈翔" w:date="2026-08-20T17:07:5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rC</w:t>
              </w:r>
            </w:ins>
            <w:ins w:id="1590" w:author="易呈翔" w:date="2026-08-20T17:07:5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ap</w:t>
              </w:r>
            </w:ins>
            <w:ins w:id="1591" w:author="易呈翔" w:date="2026-08-20T17:07:5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Q</w:t>
              </w:r>
            </w:ins>
            <w:ins w:id="1592" w:author="易呈翔" w:date="2026-08-20T17:07:5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0D2F64">
            <w:pPr>
              <w:jc w:val="both"/>
              <w:rPr>
                <w:ins w:id="1593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594" w:author="易呈翔" w:date="2026-08-20T17:07:5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</w:t>
              </w:r>
            </w:ins>
            <w:ins w:id="1595" w:author="易呈翔" w:date="2026-08-20T17:07:5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8</w:t>
              </w:r>
            </w:ins>
            <w:ins w:id="1596" w:author="易呈翔" w:date="2026-08-20T17:07:5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34F22F">
            <w:pPr>
              <w:jc w:val="both"/>
              <w:rPr>
                <w:ins w:id="1597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598" w:author="易呈翔" w:date="2026-08-20T17:07:5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7BC49A">
            <w:pPr>
              <w:jc w:val="both"/>
              <w:rPr>
                <w:ins w:id="1599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600" w:author="易呈翔" w:date="2026-08-20T17:08:02Z">
              <w:r>
                <w:rPr>
                  <w:rFonts w:hint="default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/>
                </w:rPr>
                <w:t>超容数量</w:t>
              </w:r>
            </w:ins>
          </w:p>
        </w:tc>
      </w:tr>
      <w:tr w14:paraId="77154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60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14A7CEC">
            <w:pPr>
              <w:widowControl/>
              <w:jc w:val="left"/>
              <w:textAlignment w:val="center"/>
              <w:rPr>
                <w:ins w:id="1602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03" w:author="易呈翔" w:date="2026-08-20T17:06:58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当日到货量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76EB39A">
            <w:pPr>
              <w:widowControl/>
              <w:jc w:val="left"/>
              <w:textAlignment w:val="center"/>
              <w:rPr>
                <w:ins w:id="1604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05" w:author="易呈翔" w:date="2026-08-20T17:08:4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</w:t>
              </w:r>
            </w:ins>
            <w:ins w:id="1606" w:author="易呈翔" w:date="2026-08-20T17:08:4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</w:t>
              </w:r>
            </w:ins>
            <w:ins w:id="1607" w:author="易呈翔" w:date="2026-08-20T17:08:4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y</w:t>
              </w:r>
            </w:ins>
            <w:ins w:id="1608" w:author="易呈翔" w:date="2026-08-20T17:08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</w:t>
              </w:r>
            </w:ins>
            <w:ins w:id="1609" w:author="易呈翔" w:date="2026-08-20T17:08:3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rr</w:t>
              </w:r>
            </w:ins>
            <w:ins w:id="1610" w:author="易呈翔" w:date="2026-08-20T17:08:3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ive</w:t>
              </w:r>
            </w:ins>
            <w:ins w:id="1611" w:author="易呈翔" w:date="2026-08-20T17:08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Q</w:t>
              </w:r>
            </w:ins>
            <w:ins w:id="1612" w:author="易呈翔" w:date="2026-08-20T17:08:3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BA84A2">
            <w:pPr>
              <w:jc w:val="both"/>
              <w:rPr>
                <w:ins w:id="1613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14" w:author="易呈翔" w:date="2026-08-20T17:08:5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</w:t>
              </w:r>
            </w:ins>
            <w:ins w:id="1615" w:author="易呈翔" w:date="2026-08-20T17:08:5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8</w:t>
              </w:r>
            </w:ins>
            <w:ins w:id="1616" w:author="易呈翔" w:date="2026-08-20T17:08:5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A195DC">
            <w:pPr>
              <w:jc w:val="both"/>
              <w:rPr>
                <w:ins w:id="1617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18" w:author="易呈翔" w:date="2026-08-20T17:09:0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2FE0A7B">
            <w:pPr>
              <w:jc w:val="both"/>
              <w:rPr>
                <w:ins w:id="1619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20" w:author="易呈翔" w:date="2026-08-20T17:08:57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当日到货量</w:t>
              </w:r>
            </w:ins>
          </w:p>
        </w:tc>
      </w:tr>
      <w:tr w14:paraId="0F92D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62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A3A2F9">
            <w:pPr>
              <w:widowControl/>
              <w:jc w:val="left"/>
              <w:textAlignment w:val="center"/>
              <w:rPr>
                <w:ins w:id="1622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23" w:author="易呈翔" w:date="2026-08-20T17:07:06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当日批次数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330F06">
            <w:pPr>
              <w:widowControl/>
              <w:jc w:val="left"/>
              <w:textAlignment w:val="center"/>
              <w:rPr>
                <w:ins w:id="1624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25" w:author="易呈翔" w:date="2026-08-20T17:09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da</w:t>
              </w:r>
            </w:ins>
            <w:ins w:id="1626" w:author="易呈翔" w:date="2026-08-20T17:09:1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y</w:t>
              </w:r>
            </w:ins>
            <w:ins w:id="1627" w:author="易呈翔" w:date="2026-08-20T17:0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B</w:t>
              </w:r>
            </w:ins>
            <w:ins w:id="1628" w:author="易呈翔" w:date="2026-08-20T17:09:1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</w:t>
              </w:r>
            </w:ins>
            <w:ins w:id="1629" w:author="易呈翔" w:date="2026-08-20T17:09:1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tch</w:t>
              </w:r>
            </w:ins>
            <w:ins w:id="1630" w:author="易呈翔" w:date="2026-08-20T17:09:2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Q</w:t>
              </w:r>
            </w:ins>
            <w:ins w:id="1631" w:author="易呈翔" w:date="2026-08-20T17:09:2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9AF3D9">
            <w:pPr>
              <w:jc w:val="both"/>
              <w:rPr>
                <w:ins w:id="1632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33" w:author="易呈翔" w:date="2026-08-20T17:09:3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NUMBER(</w:t>
              </w:r>
            </w:ins>
            <w:ins w:id="1634" w:author="易呈翔" w:date="2026-08-20T17:09:3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2</w:t>
              </w:r>
            </w:ins>
            <w:ins w:id="1635" w:author="易呈翔" w:date="2026-08-20T17:09:31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347090">
            <w:pPr>
              <w:jc w:val="both"/>
              <w:rPr>
                <w:ins w:id="1636" w:author="易呈翔" w:date="2026-08-18T16:04:3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37" w:author="易呈翔" w:date="2026-08-20T17:09:0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D7D291">
            <w:pPr>
              <w:jc w:val="both"/>
              <w:rPr>
                <w:ins w:id="1638" w:author="易呈翔" w:date="2026-08-18T16:04:3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39" w:author="易呈翔" w:date="2026-08-20T17:08:59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当日批次数</w:t>
              </w:r>
            </w:ins>
          </w:p>
        </w:tc>
      </w:tr>
      <w:tr w14:paraId="44BD1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640" w:author="易呈翔" w:date="2026-08-20T17:10:35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879EA3">
            <w:pPr>
              <w:widowControl/>
              <w:jc w:val="left"/>
              <w:textAlignment w:val="center"/>
              <w:rPr>
                <w:ins w:id="1641" w:author="易呈翔" w:date="2026-08-20T17:10:35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642" w:author="易呈翔" w:date="2026-08-20T17:10:4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合同分配情况</w:t>
              </w:r>
            </w:ins>
            <w:ins w:id="1643" w:author="易呈翔" w:date="2026-08-20T17:10:3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（</w:t>
              </w:r>
            </w:ins>
            <w:ins w:id="1644" w:author="易呈翔" w:date="2026-08-20T17:11:0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contractAllocation</w:t>
              </w:r>
            </w:ins>
            <w:ins w:id="1645" w:author="易呈翔" w:date="2026-08-20T17:11:0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</w:t>
              </w:r>
            </w:ins>
            <w:ins w:id="1646" w:author="易呈翔" w:date="2026-08-20T17:10:3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）</w:t>
              </w:r>
            </w:ins>
          </w:p>
        </w:tc>
      </w:tr>
      <w:tr w14:paraId="7B96D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647" w:author="易呈翔" w:date="2026-08-20T17:12:2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8F2EE0">
            <w:pPr>
              <w:widowControl/>
              <w:jc w:val="both"/>
              <w:textAlignment w:val="center"/>
              <w:rPr>
                <w:ins w:id="1648" w:author="易呈翔" w:date="2026-08-20T17:12:27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49" w:author="易呈翔" w:date="2026-08-20T17:12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物资编码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1E571F">
            <w:pPr>
              <w:widowControl/>
              <w:jc w:val="both"/>
              <w:textAlignment w:val="center"/>
              <w:rPr>
                <w:ins w:id="1650" w:author="易呈翔" w:date="2026-08-20T17:12:27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651" w:author="易呈翔" w:date="2026-08-20T17:12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materialNo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667216">
            <w:pPr>
              <w:widowControl/>
              <w:jc w:val="both"/>
              <w:textAlignment w:val="center"/>
              <w:rPr>
                <w:ins w:id="1652" w:author="易呈翔" w:date="2026-08-20T17:12:27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653" w:author="易呈翔" w:date="2026-08-20T17:12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59BA17">
            <w:pPr>
              <w:widowControl/>
              <w:jc w:val="both"/>
              <w:textAlignment w:val="center"/>
              <w:rPr>
                <w:ins w:id="1654" w:author="易呈翔" w:date="2026-08-20T17:12:2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55" w:author="易呈翔" w:date="2026-08-20T17:12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864969">
            <w:pPr>
              <w:widowControl/>
              <w:jc w:val="both"/>
              <w:textAlignment w:val="center"/>
              <w:rPr>
                <w:ins w:id="1656" w:author="易呈翔" w:date="2026-08-20T17:12:27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657" w:author="易呈翔" w:date="2026-08-20T17:12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物资编码</w:t>
              </w:r>
            </w:ins>
          </w:p>
        </w:tc>
      </w:tr>
      <w:tr w14:paraId="4342E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658" w:author="易呈翔" w:date="2026-08-20T17:12:3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9B6D7B">
            <w:pPr>
              <w:widowControl/>
              <w:jc w:val="both"/>
              <w:textAlignment w:val="center"/>
              <w:rPr>
                <w:ins w:id="1659" w:author="易呈翔" w:date="2026-08-20T17:12:34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60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推荐</w:t>
              </w:r>
            </w:ins>
            <w:ins w:id="1661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合同标识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D297EF">
            <w:pPr>
              <w:widowControl/>
              <w:jc w:val="both"/>
              <w:textAlignment w:val="center"/>
              <w:rPr>
                <w:ins w:id="1662" w:author="易呈翔" w:date="2026-08-20T17:12:3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663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contractId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2D2E2A">
            <w:pPr>
              <w:widowControl/>
              <w:jc w:val="both"/>
              <w:textAlignment w:val="center"/>
              <w:rPr>
                <w:ins w:id="1664" w:author="易呈翔" w:date="2026-08-20T17:12:34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ins w:id="1665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7BA032">
            <w:pPr>
              <w:widowControl/>
              <w:jc w:val="both"/>
              <w:textAlignment w:val="center"/>
              <w:rPr>
                <w:ins w:id="1666" w:author="易呈翔" w:date="2026-08-20T17:12:34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67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9C4FBD">
            <w:pPr>
              <w:widowControl/>
              <w:jc w:val="both"/>
              <w:textAlignment w:val="center"/>
              <w:rPr>
                <w:ins w:id="1668" w:author="易呈翔" w:date="2026-08-20T17:12:34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69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推荐</w:t>
              </w:r>
            </w:ins>
            <w:ins w:id="1670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合同标识</w:t>
              </w:r>
            </w:ins>
          </w:p>
        </w:tc>
      </w:tr>
      <w:tr w14:paraId="0B70A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671" w:author="易呈翔" w:date="2026-08-20T17:12:3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FA0DD">
            <w:pPr>
              <w:widowControl/>
              <w:jc w:val="both"/>
              <w:textAlignment w:val="center"/>
              <w:rPr>
                <w:ins w:id="1672" w:author="易呈翔" w:date="2026-08-20T17:12:34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73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推荐</w:t>
              </w:r>
            </w:ins>
            <w:ins w:id="1674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合同明细标识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A2EF3">
            <w:pPr>
              <w:widowControl/>
              <w:jc w:val="both"/>
              <w:textAlignment w:val="center"/>
              <w:rPr>
                <w:ins w:id="1675" w:author="易呈翔" w:date="2026-08-20T17:12:34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76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contractDetId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AB5646">
            <w:pPr>
              <w:widowControl/>
              <w:jc w:val="both"/>
              <w:textAlignment w:val="center"/>
              <w:rPr>
                <w:ins w:id="1677" w:author="易呈翔" w:date="2026-08-20T17:12:34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78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NUMBER(16)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A185E6">
            <w:pPr>
              <w:widowControl/>
              <w:jc w:val="both"/>
              <w:textAlignment w:val="center"/>
              <w:rPr>
                <w:ins w:id="1679" w:author="易呈翔" w:date="2026-08-20T17:12:34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80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789559">
            <w:pPr>
              <w:widowControl/>
              <w:jc w:val="both"/>
              <w:textAlignment w:val="center"/>
              <w:rPr>
                <w:ins w:id="1681" w:author="易呈翔" w:date="2026-08-20T17:12:34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82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推荐</w:t>
              </w:r>
            </w:ins>
            <w:ins w:id="1683" w:author="易呈翔" w:date="2026-08-20T17:12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合同明细标识</w:t>
              </w:r>
            </w:ins>
          </w:p>
        </w:tc>
      </w:tr>
      <w:tr w14:paraId="7D366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684" w:author="易呈翔" w:date="2026-08-20T17:12:4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0B1B4F">
            <w:pPr>
              <w:widowControl/>
              <w:jc w:val="both"/>
              <w:textAlignment w:val="center"/>
              <w:rPr>
                <w:ins w:id="1685" w:author="易呈翔" w:date="2026-08-20T17:12:42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86" w:author="易呈翔" w:date="2026-08-20T17:12:4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供应商编号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A14F37">
            <w:pPr>
              <w:widowControl/>
              <w:jc w:val="both"/>
              <w:textAlignment w:val="center"/>
              <w:rPr>
                <w:ins w:id="1687" w:author="易呈翔" w:date="2026-08-20T17:12:42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88" w:author="易呈翔" w:date="2026-08-20T17:12:4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supplierNo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7A0819">
            <w:pPr>
              <w:widowControl/>
              <w:jc w:val="both"/>
              <w:textAlignment w:val="center"/>
              <w:rPr>
                <w:ins w:id="1689" w:author="易呈翔" w:date="2026-08-20T17:12:42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90" w:author="易呈翔" w:date="2026-08-20T17:12:4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C3D838">
            <w:pPr>
              <w:widowControl/>
              <w:jc w:val="both"/>
              <w:textAlignment w:val="center"/>
              <w:rPr>
                <w:ins w:id="1691" w:author="易呈翔" w:date="2026-08-20T17:12:42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92" w:author="易呈翔" w:date="2026-08-20T17:12:4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8DB872">
            <w:pPr>
              <w:widowControl/>
              <w:jc w:val="both"/>
              <w:textAlignment w:val="center"/>
              <w:rPr>
                <w:ins w:id="1693" w:author="易呈翔" w:date="2026-08-20T17:12:42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94" w:author="易呈翔" w:date="2026-08-20T17:12:4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供应商编号</w:t>
              </w:r>
            </w:ins>
          </w:p>
        </w:tc>
      </w:tr>
      <w:tr w14:paraId="74759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695" w:author="易呈翔" w:date="2026-08-20T17:14:0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C5BC6B">
            <w:pPr>
              <w:jc w:val="left"/>
              <w:rPr>
                <w:ins w:id="1696" w:author="易呈翔" w:date="2026-08-20T17:14:0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97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供应商名称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F1CDE8">
            <w:pPr>
              <w:jc w:val="left"/>
              <w:rPr>
                <w:ins w:id="1698" w:author="易呈翔" w:date="2026-08-20T17:14:07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699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supplierN</w:t>
              </w:r>
            </w:ins>
            <w:ins w:id="1700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ame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1D3DE1">
            <w:pPr>
              <w:jc w:val="left"/>
              <w:rPr>
                <w:ins w:id="1701" w:author="易呈翔" w:date="2026-08-20T17:14:07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ins w:id="1702" w:author="易呈翔" w:date="2026-08-20T17:14:0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VARCHAR2(</w:t>
              </w:r>
            </w:ins>
            <w:ins w:id="1703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256</w:t>
              </w:r>
            </w:ins>
            <w:ins w:id="1704" w:author="易呈翔" w:date="2026-08-20T17:14:0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6694CD">
            <w:pPr>
              <w:jc w:val="left"/>
              <w:rPr>
                <w:ins w:id="1705" w:author="易呈翔" w:date="2026-08-20T17:14:0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06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B26FB86">
            <w:pPr>
              <w:jc w:val="left"/>
              <w:rPr>
                <w:ins w:id="1707" w:author="易呈翔" w:date="2026-08-20T17:14:0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08" w:author="易呈翔" w:date="2026-08-20T17:14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供应商名称</w:t>
              </w:r>
            </w:ins>
          </w:p>
        </w:tc>
      </w:tr>
      <w:tr w14:paraId="0737C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709" w:author="易呈翔" w:date="2026-08-20T17:14:26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594ABA">
            <w:pPr>
              <w:jc w:val="left"/>
              <w:rPr>
                <w:ins w:id="1710" w:author="易呈翔" w:date="2026-08-20T17:14:26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11" w:author="易呈翔" w:date="2026-08-20T17:14:2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758B54">
            <w:pPr>
              <w:jc w:val="left"/>
              <w:rPr>
                <w:ins w:id="1712" w:author="易呈翔" w:date="2026-08-20T17:14:26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13" w:author="易呈翔" w:date="2026-08-20T17:14:2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purchaseQty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009A25">
            <w:pPr>
              <w:jc w:val="left"/>
              <w:rPr>
                <w:ins w:id="1714" w:author="易呈翔" w:date="2026-08-20T17:14:26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15" w:author="易呈翔" w:date="2026-08-20T17:14:2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44E714">
            <w:pPr>
              <w:jc w:val="left"/>
              <w:rPr>
                <w:ins w:id="1716" w:author="易呈翔" w:date="2026-08-20T17:14:26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17" w:author="易呈翔" w:date="2026-08-20T17:14:2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C76A1F">
            <w:pPr>
              <w:jc w:val="left"/>
              <w:rPr>
                <w:ins w:id="1718" w:author="易呈翔" w:date="2026-08-20T17:14:26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19" w:author="易呈翔" w:date="2026-08-20T17:14:2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合同数量</w:t>
              </w:r>
            </w:ins>
          </w:p>
        </w:tc>
      </w:tr>
      <w:tr w14:paraId="7ECC7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720" w:author="易呈翔" w:date="2026-08-20T17:14:4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4EB05F">
            <w:pPr>
              <w:jc w:val="left"/>
              <w:rPr>
                <w:ins w:id="1721" w:author="易呈翔" w:date="2026-08-20T17:14:4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22" w:author="易呈翔" w:date="2026-08-20T17:14:4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已到货数量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DEA5DC">
            <w:pPr>
              <w:jc w:val="left"/>
              <w:rPr>
                <w:ins w:id="1723" w:author="易呈翔" w:date="2026-08-20T17:14:4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24" w:author="易呈翔" w:date="2026-08-20T17:14:4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arriveQty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977901">
            <w:pPr>
              <w:jc w:val="left"/>
              <w:rPr>
                <w:ins w:id="1725" w:author="易呈翔" w:date="2026-08-20T17:14:45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26" w:author="易呈翔" w:date="2026-08-20T17:14:4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D7603B">
            <w:pPr>
              <w:jc w:val="left"/>
              <w:rPr>
                <w:ins w:id="1727" w:author="易呈翔" w:date="2026-08-20T17:14:4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28" w:author="易呈翔" w:date="2026-08-20T17:14:4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D32910">
            <w:pPr>
              <w:jc w:val="left"/>
              <w:rPr>
                <w:ins w:id="1729" w:author="易呈翔" w:date="2026-08-20T17:14:45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30" w:author="易呈翔" w:date="2026-08-20T17:14:4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已到货数量</w:t>
              </w:r>
            </w:ins>
          </w:p>
        </w:tc>
      </w:tr>
      <w:tr w14:paraId="5E09F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731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F227F4">
            <w:pPr>
              <w:widowControl/>
              <w:jc w:val="left"/>
              <w:textAlignment w:val="auto"/>
              <w:rPr>
                <w:ins w:id="1732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33" w:author="易呈翔" w:date="2026-08-20T17:15:4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执行</w:t>
              </w:r>
            </w:ins>
            <w:ins w:id="1734" w:author="易呈翔" w:date="2026-08-20T17:15:4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进度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38C495">
            <w:pPr>
              <w:widowControl/>
              <w:jc w:val="left"/>
              <w:textAlignment w:val="auto"/>
              <w:rPr>
                <w:ins w:id="1735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36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executionProgress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57315C3">
            <w:pPr>
              <w:jc w:val="left"/>
              <w:rPr>
                <w:ins w:id="1737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738" w:author="易呈翔" w:date="2026-08-20T17:16:00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NUMBER(</w:t>
              </w:r>
            </w:ins>
            <w:ins w:id="1739" w:author="易呈翔" w:date="2026-08-20T17:16:0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5</w:t>
              </w:r>
            </w:ins>
            <w:ins w:id="1740" w:author="易呈翔" w:date="2026-08-20T17:16:1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,</w:t>
              </w:r>
            </w:ins>
            <w:ins w:id="1741" w:author="易呈翔" w:date="2026-08-20T17:16:0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2</w:t>
              </w:r>
            </w:ins>
            <w:ins w:id="1742" w:author="易呈翔" w:date="2026-08-20T17:16:00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501BE1">
            <w:pPr>
              <w:jc w:val="left"/>
              <w:rPr>
                <w:ins w:id="1743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744" w:author="易呈翔" w:date="2026-08-20T17:16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99676D">
            <w:pPr>
              <w:widowControl/>
              <w:jc w:val="left"/>
              <w:textAlignment w:val="auto"/>
              <w:rPr>
                <w:ins w:id="1745" w:author="易呈翔" w:date="2026-08-18T16:04:37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46" w:author="易呈翔" w:date="2026-08-20T17:16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执行进度</w:t>
              </w:r>
            </w:ins>
            <w:ins w:id="1747" w:author="易呈翔" w:date="2026-08-20T17:16:3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,</w:t>
              </w:r>
            </w:ins>
            <w:ins w:id="1748" w:author="易呈翔" w:date="2026-08-20T17:16:4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格式</w:t>
              </w:r>
            </w:ins>
            <w:ins w:id="1749" w:author="易呈翔" w:date="2026-08-20T17:16:4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：</w:t>
              </w:r>
            </w:ins>
            <w:ins w:id="1750" w:author="易呈翔" w:date="2026-08-20T17:16:3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%</w:t>
              </w:r>
            </w:ins>
          </w:p>
        </w:tc>
      </w:tr>
      <w:tr w14:paraId="3C5FA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751" w:author="易呈翔" w:date="2026-08-20T17:15:1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02CE0A">
            <w:pPr>
              <w:widowControl/>
              <w:jc w:val="left"/>
              <w:textAlignment w:val="auto"/>
              <w:rPr>
                <w:ins w:id="1752" w:author="易呈翔" w:date="2026-08-20T17:15:13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53" w:author="易呈翔" w:date="2026-08-20T17:16:2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/>
                </w:rPr>
                <w:t>合同占比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63D8A9">
            <w:pPr>
              <w:widowControl/>
              <w:jc w:val="left"/>
              <w:textAlignment w:val="auto"/>
              <w:rPr>
                <w:ins w:id="1754" w:author="易呈翔" w:date="2026-08-20T17:15:13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55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contractRatio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DCABB2">
            <w:pPr>
              <w:jc w:val="left"/>
              <w:rPr>
                <w:ins w:id="1756" w:author="易呈翔" w:date="2026-08-20T17:15:13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757" w:author="易呈翔" w:date="2026-08-20T17:20:3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NUMBER(</w:t>
              </w:r>
            </w:ins>
            <w:ins w:id="1758" w:author="易呈翔" w:date="2026-08-20T17:20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5,2</w:t>
              </w:r>
            </w:ins>
            <w:ins w:id="1759" w:author="易呈翔" w:date="2026-08-20T17:20:34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5D07DB">
            <w:pPr>
              <w:jc w:val="left"/>
              <w:rPr>
                <w:ins w:id="1760" w:author="易呈翔" w:date="2026-08-20T17:15:13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761" w:author="易呈翔" w:date="2026-08-20T17:21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E4DBD6">
            <w:pPr>
              <w:widowControl/>
              <w:jc w:val="left"/>
              <w:textAlignment w:val="auto"/>
              <w:rPr>
                <w:ins w:id="1762" w:author="易呈翔" w:date="2026-08-20T17:15:13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63" w:author="易呈翔" w:date="2026-08-20T17:16:5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/>
                </w:rPr>
                <w:t>合同占比</w:t>
              </w:r>
            </w:ins>
            <w:ins w:id="1764" w:author="易呈翔" w:date="2026-08-20T17:16:5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,格式：%</w:t>
              </w:r>
            </w:ins>
          </w:p>
        </w:tc>
      </w:tr>
      <w:tr w14:paraId="7AAD0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765" w:author="易呈翔" w:date="2026-08-20T17:17:1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7AEC4D">
            <w:pPr>
              <w:widowControl/>
              <w:jc w:val="left"/>
              <w:textAlignment w:val="auto"/>
              <w:rPr>
                <w:ins w:id="1766" w:author="易呈翔" w:date="2026-08-20T17:17:1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67" w:author="易呈翔" w:date="2026-08-20T17:17:2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/>
                </w:rPr>
                <w:t>同物资总进度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354C76">
            <w:pPr>
              <w:widowControl/>
              <w:jc w:val="left"/>
              <w:textAlignment w:val="auto"/>
              <w:rPr>
                <w:ins w:id="1768" w:author="易呈翔" w:date="2026-08-20T17:17:1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69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sameMaterialTotalProgress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D9D778">
            <w:pPr>
              <w:jc w:val="left"/>
              <w:rPr>
                <w:ins w:id="1770" w:author="易呈翔" w:date="2026-08-20T17:17:1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771" w:author="易呈翔" w:date="2026-08-20T17:20:3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NUMBER(</w:t>
              </w:r>
            </w:ins>
            <w:ins w:id="1772" w:author="易呈翔" w:date="2026-08-20T17:20:3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5,2</w:t>
              </w:r>
            </w:ins>
            <w:ins w:id="1773" w:author="易呈翔" w:date="2026-08-20T17:20:35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D012D8">
            <w:pPr>
              <w:jc w:val="left"/>
              <w:rPr>
                <w:ins w:id="1774" w:author="易呈翔" w:date="2026-08-20T17:17:1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775" w:author="易呈翔" w:date="2026-08-20T17:21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B76E8C">
            <w:pPr>
              <w:widowControl/>
              <w:jc w:val="left"/>
              <w:textAlignment w:val="auto"/>
              <w:rPr>
                <w:ins w:id="1776" w:author="易呈翔" w:date="2026-08-20T17:17:1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77" w:author="易呈翔" w:date="2026-08-20T17:18:3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同物资总进度</w:t>
              </w:r>
            </w:ins>
            <w:ins w:id="1778" w:author="易呈翔" w:date="2026-08-20T17:18:3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,格式：%</w:t>
              </w:r>
            </w:ins>
          </w:p>
        </w:tc>
      </w:tr>
      <w:tr w14:paraId="5D0B2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779" w:author="易呈翔" w:date="2026-08-20T17:17:1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969772">
            <w:pPr>
              <w:widowControl/>
              <w:jc w:val="left"/>
              <w:textAlignment w:val="auto"/>
              <w:rPr>
                <w:ins w:id="1780" w:author="易呈翔" w:date="2026-08-20T17:17:18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81" w:author="易呈翔" w:date="2026-08-20T17:17:3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/>
                </w:rPr>
                <w:t>本次分配数量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D47AD7">
            <w:pPr>
              <w:widowControl/>
              <w:jc w:val="left"/>
              <w:textAlignment w:val="auto"/>
              <w:rPr>
                <w:ins w:id="1782" w:author="易呈翔" w:date="2026-08-20T17:17:18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83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allocationQty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5C3AD8">
            <w:pPr>
              <w:jc w:val="left"/>
              <w:rPr>
                <w:ins w:id="1784" w:author="易呈翔" w:date="2026-08-20T17:17:18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785" w:author="易呈翔" w:date="2026-08-20T17:20:42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1DB06E">
            <w:pPr>
              <w:jc w:val="left"/>
              <w:rPr>
                <w:ins w:id="1786" w:author="易呈翔" w:date="2026-08-20T17:17:18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787" w:author="易呈翔" w:date="2026-08-20T17:21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CECC10">
            <w:pPr>
              <w:widowControl/>
              <w:jc w:val="left"/>
              <w:textAlignment w:val="auto"/>
              <w:rPr>
                <w:ins w:id="1788" w:author="易呈翔" w:date="2026-08-20T17:17:18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89" w:author="易呈翔" w:date="2026-08-20T17:18:3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本次分配数量</w:t>
              </w:r>
            </w:ins>
          </w:p>
        </w:tc>
      </w:tr>
      <w:tr w14:paraId="68DEB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790" w:author="易呈翔" w:date="2026-08-20T17:15:1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3628AD">
            <w:pPr>
              <w:widowControl/>
              <w:jc w:val="left"/>
              <w:textAlignment w:val="auto"/>
              <w:rPr>
                <w:ins w:id="1791" w:author="易呈翔" w:date="2026-08-20T17:15:1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92" w:author="易呈翔" w:date="2026-08-20T17:17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/>
                </w:rPr>
                <w:t>分配后进度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79EA13">
            <w:pPr>
              <w:widowControl/>
              <w:jc w:val="left"/>
              <w:textAlignment w:val="auto"/>
              <w:rPr>
                <w:ins w:id="1793" w:author="易呈翔" w:date="2026-08-20T17:15:1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94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afterAllocationProgress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169CE9">
            <w:pPr>
              <w:jc w:val="left"/>
              <w:rPr>
                <w:ins w:id="1795" w:author="易呈翔" w:date="2026-08-20T17:15:1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796" w:author="易呈翔" w:date="2026-08-20T17:20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NUMBER(</w:t>
              </w:r>
            </w:ins>
            <w:ins w:id="1797" w:author="易呈翔" w:date="2026-08-20T17:20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5,2</w:t>
              </w:r>
            </w:ins>
            <w:ins w:id="1798" w:author="易呈翔" w:date="2026-08-20T17:20:3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70600F">
            <w:pPr>
              <w:jc w:val="left"/>
              <w:rPr>
                <w:ins w:id="1799" w:author="易呈翔" w:date="2026-08-20T17:15:1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800" w:author="易呈翔" w:date="2026-08-20T17:21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583582">
            <w:pPr>
              <w:widowControl/>
              <w:jc w:val="left"/>
              <w:textAlignment w:val="auto"/>
              <w:rPr>
                <w:ins w:id="1801" w:author="易呈翔" w:date="2026-08-20T17:15:1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02" w:author="易呈翔" w:date="2026-08-20T17:18:3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分配后进度</w:t>
              </w:r>
            </w:ins>
            <w:ins w:id="1803" w:author="易呈翔" w:date="2026-08-20T17:18:4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,格式：%</w:t>
              </w:r>
            </w:ins>
          </w:p>
        </w:tc>
      </w:tr>
      <w:tr w14:paraId="40557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804" w:author="易呈翔" w:date="2026-08-20T17:17:45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945F08">
            <w:pPr>
              <w:widowControl/>
              <w:jc w:val="left"/>
              <w:textAlignment w:val="auto"/>
              <w:rPr>
                <w:ins w:id="1805" w:author="易呈翔" w:date="2026-08-20T17:17:4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06" w:author="易呈翔" w:date="2026-08-20T17:17:46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/>
                </w:rPr>
                <w:t>分配后剩余合同量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86A2E4">
            <w:pPr>
              <w:widowControl/>
              <w:jc w:val="left"/>
              <w:textAlignment w:val="auto"/>
              <w:rPr>
                <w:ins w:id="1807" w:author="易呈翔" w:date="2026-08-20T17:17:4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08" w:author="易呈翔" w:date="2026-08-20T17:20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remainingContractQty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49B6EA">
            <w:pPr>
              <w:jc w:val="left"/>
              <w:rPr>
                <w:ins w:id="1809" w:author="易呈翔" w:date="2026-08-20T17:17:4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810" w:author="易呈翔" w:date="2026-08-20T17:20:43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F37A59">
            <w:pPr>
              <w:jc w:val="left"/>
              <w:rPr>
                <w:ins w:id="1811" w:author="易呈翔" w:date="2026-08-20T17:17:4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ins w:id="1812" w:author="易呈翔" w:date="2026-08-20T17:21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EC3577">
            <w:pPr>
              <w:widowControl/>
              <w:jc w:val="left"/>
              <w:textAlignment w:val="auto"/>
              <w:rPr>
                <w:ins w:id="1813" w:author="易呈翔" w:date="2026-08-20T17:17:45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14" w:author="易呈翔" w:date="2026-08-20T17:18:3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分配后剩余合同量</w:t>
              </w:r>
            </w:ins>
          </w:p>
        </w:tc>
      </w:tr>
      <w:tr w14:paraId="4351E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815" w:author="易呈翔" w:date="2026-08-20T17:11:50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ACBF3C">
            <w:pPr>
              <w:widowControl/>
              <w:jc w:val="left"/>
              <w:textAlignment w:val="center"/>
              <w:rPr>
                <w:ins w:id="1816" w:author="易呈翔" w:date="2026-08-20T17:11:50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817" w:author="易呈翔" w:date="2026-08-20T17:12:0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合同不足告警清单</w:t>
              </w:r>
            </w:ins>
            <w:ins w:id="1818" w:author="易呈翔" w:date="2026-08-20T17:11:5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（</w:t>
              </w:r>
            </w:ins>
            <w:ins w:id="1819" w:author="易呈翔" w:date="2026-08-20T17:11:5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contractShortage</w:t>
              </w:r>
            </w:ins>
            <w:ins w:id="1820" w:author="易呈翔" w:date="2026-08-20T17:11:5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AlarmList</w:t>
              </w:r>
            </w:ins>
            <w:ins w:id="1821" w:author="易呈翔" w:date="2026-08-20T17:11:5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）</w:t>
              </w:r>
            </w:ins>
          </w:p>
        </w:tc>
      </w:tr>
      <w:tr w14:paraId="1F0CF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822" w:author="易呈翔" w:date="2026-08-20T17:23:34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378906">
            <w:pPr>
              <w:widowControl/>
              <w:jc w:val="both"/>
              <w:textAlignment w:val="center"/>
              <w:rPr>
                <w:ins w:id="1823" w:author="易呈翔" w:date="2026-08-20T17:23:34Z"/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24" w:author="易呈翔" w:date="2026-08-20T17:23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物资编码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382264">
            <w:pPr>
              <w:widowControl/>
              <w:jc w:val="both"/>
              <w:textAlignment w:val="center"/>
              <w:rPr>
                <w:ins w:id="1825" w:author="易呈翔" w:date="2026-08-20T17:23:3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826" w:author="易呈翔" w:date="2026-08-20T17:23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materialNo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0DBBE00">
            <w:pPr>
              <w:widowControl/>
              <w:jc w:val="both"/>
              <w:textAlignment w:val="center"/>
              <w:rPr>
                <w:ins w:id="1827" w:author="易呈翔" w:date="2026-08-20T17:23:3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828" w:author="易呈翔" w:date="2026-08-20T17:23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8D913D">
            <w:pPr>
              <w:widowControl/>
              <w:jc w:val="both"/>
              <w:textAlignment w:val="center"/>
              <w:rPr>
                <w:ins w:id="1829" w:author="易呈翔" w:date="2026-08-20T17:23:34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30" w:author="易呈翔" w:date="2026-08-20T17:23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FB9863">
            <w:pPr>
              <w:widowControl/>
              <w:jc w:val="both"/>
              <w:textAlignment w:val="center"/>
              <w:rPr>
                <w:ins w:id="1831" w:author="易呈翔" w:date="2026-08-20T17:23:3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832" w:author="易呈翔" w:date="2026-08-20T17:23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物资编码</w:t>
              </w:r>
            </w:ins>
          </w:p>
        </w:tc>
      </w:tr>
      <w:tr w14:paraId="1F5BC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833" w:author="易呈翔" w:date="2026-08-18T21:15:29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D54C48">
            <w:pPr>
              <w:widowControl/>
              <w:jc w:val="left"/>
              <w:textAlignment w:val="center"/>
              <w:rPr>
                <w:ins w:id="1834" w:author="易呈翔" w:date="2026-08-18T21:15:29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35" w:author="易呈翔" w:date="2026-08-20T17:24:3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净需求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CCEA86">
            <w:pPr>
              <w:widowControl/>
              <w:jc w:val="left"/>
              <w:textAlignment w:val="center"/>
              <w:rPr>
                <w:ins w:id="1836" w:author="易呈翔" w:date="2026-08-18T21:15:29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37" w:author="易呈翔" w:date="2026-08-20T17:25:5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dmd</w:t>
              </w:r>
            </w:ins>
            <w:ins w:id="1838" w:author="易呈翔" w:date="2026-08-20T17:26:0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EC7DD1A">
            <w:pPr>
              <w:jc w:val="both"/>
              <w:rPr>
                <w:ins w:id="1839" w:author="易呈翔" w:date="2026-08-18T21:15:29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40" w:author="易呈翔" w:date="2026-08-20T17:26:57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CAC743">
            <w:pPr>
              <w:jc w:val="both"/>
              <w:rPr>
                <w:ins w:id="1841" w:author="易呈翔" w:date="2026-08-18T21:15:29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42" w:author="易呈翔" w:date="2026-08-20T17:27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F9EBFE">
            <w:pPr>
              <w:widowControl/>
              <w:jc w:val="left"/>
              <w:textAlignment w:val="center"/>
              <w:rPr>
                <w:ins w:id="1843" w:author="易呈翔" w:date="2026-08-18T21:15:29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44" w:author="易呈翔" w:date="2026-08-20T17:27:1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净需求</w:t>
              </w:r>
            </w:ins>
          </w:p>
        </w:tc>
      </w:tr>
      <w:tr w14:paraId="512C5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845" w:author="易呈翔" w:date="2026-08-20T17:23:13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0B6E03">
            <w:pPr>
              <w:widowControl/>
              <w:jc w:val="left"/>
              <w:textAlignment w:val="center"/>
              <w:rPr>
                <w:ins w:id="1846" w:author="易呈翔" w:date="2026-08-20T17:23:13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47" w:author="易呈翔" w:date="2026-08-20T17:24:5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合同总量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2A9049">
            <w:pPr>
              <w:widowControl/>
              <w:jc w:val="left"/>
              <w:textAlignment w:val="center"/>
              <w:rPr>
                <w:ins w:id="1848" w:author="易呈翔" w:date="2026-08-20T17:23:13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49" w:author="易呈翔" w:date="2026-08-20T17:26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purchase</w:t>
              </w:r>
            </w:ins>
            <w:ins w:id="1850" w:author="易呈翔" w:date="2026-08-20T17:26:0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T</w:t>
              </w:r>
            </w:ins>
            <w:ins w:id="1851" w:author="易呈翔" w:date="2026-08-20T17:26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ot</w:t>
              </w:r>
            </w:ins>
            <w:ins w:id="1852" w:author="易呈翔" w:date="2026-08-20T17:26:1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al</w:t>
              </w:r>
            </w:ins>
            <w:ins w:id="1853" w:author="易呈翔" w:date="2026-08-20T17:26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Qty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5A587C">
            <w:pPr>
              <w:jc w:val="both"/>
              <w:rPr>
                <w:ins w:id="1854" w:author="易呈翔" w:date="2026-08-20T17:23:13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55" w:author="易呈翔" w:date="2026-08-20T17:26:58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7AD088">
            <w:pPr>
              <w:jc w:val="both"/>
              <w:rPr>
                <w:ins w:id="1856" w:author="易呈翔" w:date="2026-08-20T17:23:13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57" w:author="易呈翔" w:date="2026-08-20T17:27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66B478">
            <w:pPr>
              <w:widowControl/>
              <w:jc w:val="left"/>
              <w:textAlignment w:val="center"/>
              <w:rPr>
                <w:ins w:id="1858" w:author="易呈翔" w:date="2026-08-20T17:23:13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59" w:author="易呈翔" w:date="2026-08-20T17:27:1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合同总量</w:t>
              </w:r>
            </w:ins>
          </w:p>
        </w:tc>
      </w:tr>
      <w:tr w14:paraId="36652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860" w:author="易呈翔" w:date="2026-08-20T17:21:12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CBAB89">
            <w:pPr>
              <w:widowControl/>
              <w:jc w:val="left"/>
              <w:textAlignment w:val="center"/>
              <w:rPr>
                <w:ins w:id="1861" w:author="易呈翔" w:date="2026-08-20T17:21:12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62" w:author="易呈翔" w:date="2026-08-20T17:24:2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缺口数量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E7C2E1F">
            <w:pPr>
              <w:widowControl/>
              <w:jc w:val="left"/>
              <w:textAlignment w:val="center"/>
              <w:rPr>
                <w:ins w:id="1863" w:author="易呈翔" w:date="2026-08-20T17:21:12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64" w:author="易呈翔" w:date="2026-08-20T17:26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sh</w:t>
              </w:r>
            </w:ins>
            <w:ins w:id="1865" w:author="易呈翔" w:date="2026-08-20T17:26:5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ort</w:t>
              </w:r>
            </w:ins>
            <w:ins w:id="1866" w:author="易呈翔" w:date="2026-08-20T17:26:5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age</w:t>
              </w:r>
            </w:ins>
            <w:ins w:id="1867" w:author="易呈翔" w:date="2026-08-20T17:26:5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Qt</w:t>
              </w:r>
            </w:ins>
            <w:ins w:id="1868" w:author="易呈翔" w:date="2026-08-20T17:26:5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y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E243C6">
            <w:pPr>
              <w:jc w:val="both"/>
              <w:rPr>
                <w:ins w:id="1869" w:author="易呈翔" w:date="2026-08-20T17:21:12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70" w:author="易呈翔" w:date="2026-08-20T17:26:59Z">
              <w:r>
                <w:rPr>
                  <w:rFonts w:hint="eastAsia" w:ascii="宋体" w:hAnsi="宋体" w:cs="宋体" w:eastAsiaTheme="minorEastAsia"/>
                  <w:color w:val="000000"/>
                  <w:kern w:val="0"/>
                  <w:sz w:val="18"/>
                  <w:szCs w:val="18"/>
                  <w:lang w:val="en-US" w:eastAsia="zh-CN" w:bidi="ar"/>
                </w:rPr>
                <w:t>NUMBER(8)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669552">
            <w:pPr>
              <w:jc w:val="both"/>
              <w:rPr>
                <w:ins w:id="1871" w:author="易呈翔" w:date="2026-08-20T17:21:12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72" w:author="易呈翔" w:date="2026-08-20T17:27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D88256">
            <w:pPr>
              <w:widowControl/>
              <w:jc w:val="left"/>
              <w:textAlignment w:val="center"/>
              <w:rPr>
                <w:ins w:id="1873" w:author="易呈翔" w:date="2026-08-20T17:21:12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74" w:author="易呈翔" w:date="2026-08-20T17:27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缺口数量</w:t>
              </w:r>
            </w:ins>
          </w:p>
        </w:tc>
      </w:tr>
      <w:tr w14:paraId="215BE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875" w:author="易呈翔" w:date="2026-08-20T17:25:21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79C7B">
            <w:pPr>
              <w:jc w:val="left"/>
              <w:rPr>
                <w:ins w:id="1876" w:author="易呈翔" w:date="2026-08-20T17:25:2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77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告警日期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36792">
            <w:pPr>
              <w:jc w:val="left"/>
              <w:rPr>
                <w:ins w:id="1878" w:author="易呈翔" w:date="2026-08-20T17:25:2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79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alarmDate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9A9ACC">
            <w:pPr>
              <w:jc w:val="left"/>
              <w:rPr>
                <w:ins w:id="1880" w:author="易呈翔" w:date="2026-08-20T17:25:2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81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23EC1D">
            <w:pPr>
              <w:jc w:val="left"/>
              <w:rPr>
                <w:ins w:id="1882" w:author="易呈翔" w:date="2026-08-20T17:25:21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83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00C278">
            <w:pPr>
              <w:jc w:val="left"/>
              <w:rPr>
                <w:ins w:id="1884" w:author="易呈翔" w:date="2026-08-20T17:25:21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85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告警日期</w:t>
              </w:r>
            </w:ins>
            <w:ins w:id="1886" w:author="易呈翔" w:date="2026-08-20T17:25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，格式：yyyy-MM-dd HH:mm:ss </w:t>
              </w:r>
            </w:ins>
          </w:p>
        </w:tc>
      </w:tr>
      <w:tr w14:paraId="657BF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887" w:author="易呈翔" w:date="2026-08-18T16:04:37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D1C2086">
            <w:pPr>
              <w:widowControl/>
              <w:jc w:val="left"/>
              <w:rPr>
                <w:ins w:id="1888" w:author="易呈翔" w:date="2026-08-18T16:04:37Z"/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ins w:id="1889" w:author="易呈翔" w:date="2026-08-18T16:04:37Z">
              <w:r>
                <w:rPr>
                  <w:rFonts w:hint="eastAsia" w:ascii="宋体" w:hAnsi="宋体" w:cs="宋体"/>
                  <w:bCs/>
                  <w:color w:val="000000"/>
                  <w:kern w:val="0"/>
                  <w:sz w:val="18"/>
                  <w:szCs w:val="18"/>
                </w:rPr>
                <w:t>示例</w:t>
              </w:r>
            </w:ins>
          </w:p>
        </w:tc>
      </w:tr>
      <w:tr w14:paraId="25E65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1890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32A3B3">
            <w:pPr>
              <w:widowControl/>
              <w:jc w:val="left"/>
              <w:rPr>
                <w:ins w:id="1891" w:author="易呈翔" w:date="2026-08-18T16:04:37Z"/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ins w:id="1892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发送json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770D64">
            <w:pPr>
              <w:widowControl/>
              <w:jc w:val="left"/>
              <w:rPr>
                <w:ins w:id="189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89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{</w:t>
              </w:r>
            </w:ins>
          </w:p>
          <w:p w14:paraId="2939BF08">
            <w:pPr>
              <w:widowControl/>
              <w:jc w:val="left"/>
              <w:rPr>
                <w:ins w:id="189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89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"dmdPlanDetList": [</w:t>
              </w:r>
            </w:ins>
          </w:p>
          <w:p w14:paraId="227C2597">
            <w:pPr>
              <w:widowControl/>
              <w:jc w:val="left"/>
              <w:rPr>
                <w:ins w:id="189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89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{</w:t>
              </w:r>
            </w:ins>
          </w:p>
          <w:p w14:paraId="2E226833">
            <w:pPr>
              <w:widowControl/>
              <w:jc w:val="left"/>
              <w:rPr>
                <w:ins w:id="189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0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"dmdPlanDetId": "需求计划明细标识",</w:t>
              </w:r>
            </w:ins>
          </w:p>
          <w:p w14:paraId="269C736D">
            <w:pPr>
              <w:widowControl/>
              <w:jc w:val="left"/>
              <w:rPr>
                <w:ins w:id="190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0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"dmdPlanNo": "需求计划编号",</w:t>
              </w:r>
            </w:ins>
          </w:p>
          <w:p w14:paraId="7214FE94">
            <w:pPr>
              <w:widowControl/>
              <w:jc w:val="left"/>
              <w:rPr>
                <w:ins w:id="190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0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"planType": "计划类型",</w:t>
              </w:r>
            </w:ins>
          </w:p>
          <w:p w14:paraId="3158652E">
            <w:pPr>
              <w:widowControl/>
              <w:jc w:val="left"/>
              <w:rPr>
                <w:ins w:id="190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0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"planYear": "计划年份",</w:t>
              </w:r>
            </w:ins>
          </w:p>
          <w:p w14:paraId="19F0D05D">
            <w:pPr>
              <w:widowControl/>
              <w:jc w:val="left"/>
              <w:rPr>
                <w:ins w:id="190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0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"planMonth": "计划月份",</w:t>
              </w:r>
            </w:ins>
          </w:p>
          <w:p w14:paraId="0A08A0EA">
            <w:pPr>
              <w:widowControl/>
              <w:jc w:val="left"/>
              <w:rPr>
                <w:ins w:id="190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1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"appOrg": "申请单位",</w:t>
              </w:r>
            </w:ins>
          </w:p>
          <w:p w14:paraId="725665D2">
            <w:pPr>
              <w:widowControl/>
              <w:jc w:val="left"/>
              <w:rPr>
                <w:ins w:id="191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1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"equipCateg": "设备类别",</w:t>
              </w:r>
            </w:ins>
          </w:p>
          <w:p w14:paraId="397B8A3F">
            <w:pPr>
              <w:widowControl/>
              <w:jc w:val="left"/>
              <w:rPr>
                <w:ins w:id="191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1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"equipCls": "设备分类",</w:t>
              </w:r>
            </w:ins>
          </w:p>
          <w:p w14:paraId="515A3460">
            <w:pPr>
              <w:widowControl/>
              <w:jc w:val="left"/>
              <w:rPr>
                <w:ins w:id="191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1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"equipCode": "设备类型码",</w:t>
              </w:r>
            </w:ins>
          </w:p>
          <w:p w14:paraId="6EBE3E42">
            <w:pPr>
              <w:widowControl/>
              <w:jc w:val="left"/>
              <w:rPr>
                <w:ins w:id="191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1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"equipDesc": "设备描述",</w:t>
              </w:r>
            </w:ins>
          </w:p>
          <w:p w14:paraId="03E94002">
            <w:pPr>
              <w:widowControl/>
              <w:jc w:val="left"/>
              <w:rPr>
                <w:ins w:id="191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2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"pEquipCode": "设备类型码大码",</w:t>
              </w:r>
            </w:ins>
          </w:p>
          <w:p w14:paraId="5DE19CCA">
            <w:pPr>
              <w:widowControl/>
              <w:jc w:val="left"/>
              <w:rPr>
                <w:ins w:id="192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2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"sumQty": "汇总平衡后数量",</w:t>
              </w:r>
            </w:ins>
          </w:p>
          <w:p w14:paraId="2F89A235">
            <w:pPr>
              <w:widowControl/>
              <w:jc w:val="left"/>
              <w:rPr>
                <w:ins w:id="192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2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"materialNoList": "物资编码关联集合"</w:t>
              </w:r>
            </w:ins>
          </w:p>
          <w:p w14:paraId="4676061C">
            <w:pPr>
              <w:widowControl/>
              <w:jc w:val="left"/>
              <w:rPr>
                <w:ins w:id="192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2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}</w:t>
              </w:r>
            </w:ins>
          </w:p>
          <w:p w14:paraId="40B40F22">
            <w:pPr>
              <w:widowControl/>
              <w:jc w:val="left"/>
              <w:rPr>
                <w:ins w:id="192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2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],</w:t>
              </w:r>
            </w:ins>
          </w:p>
          <w:p w14:paraId="42966974">
            <w:pPr>
              <w:widowControl/>
              <w:jc w:val="left"/>
              <w:rPr>
                <w:ins w:id="192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3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"materialNoList": [</w:t>
              </w:r>
            </w:ins>
          </w:p>
          <w:p w14:paraId="3D20DCB8">
            <w:pPr>
              <w:widowControl/>
              <w:jc w:val="left"/>
              <w:rPr>
                <w:ins w:id="193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3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{</w:t>
              </w:r>
            </w:ins>
          </w:p>
          <w:p w14:paraId="65711E3B">
            <w:pPr>
              <w:widowControl/>
              <w:jc w:val="left"/>
              <w:rPr>
                <w:ins w:id="193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3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"materialNo": "物资编码",</w:t>
              </w:r>
            </w:ins>
          </w:p>
          <w:p w14:paraId="3F710ED6">
            <w:pPr>
              <w:widowControl/>
              <w:jc w:val="left"/>
              <w:rPr>
                <w:ins w:id="193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3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"materialDesc": "物资编码描述"</w:t>
              </w:r>
            </w:ins>
          </w:p>
          <w:p w14:paraId="5F36AA5C">
            <w:pPr>
              <w:widowControl/>
              <w:jc w:val="left"/>
              <w:rPr>
                <w:ins w:id="193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3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}</w:t>
              </w:r>
            </w:ins>
          </w:p>
          <w:p w14:paraId="2207207B">
            <w:pPr>
              <w:widowControl/>
              <w:jc w:val="left"/>
              <w:rPr>
                <w:ins w:id="193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4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],</w:t>
              </w:r>
            </w:ins>
          </w:p>
          <w:p w14:paraId="4E021CD2">
            <w:pPr>
              <w:widowControl/>
              <w:jc w:val="left"/>
              <w:rPr>
                <w:ins w:id="194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4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"qualifiedStockList": [</w:t>
              </w:r>
            </w:ins>
          </w:p>
          <w:p w14:paraId="2CE3EFA7">
            <w:pPr>
              <w:widowControl/>
              <w:jc w:val="left"/>
              <w:rPr>
                <w:ins w:id="194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4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{</w:t>
              </w:r>
            </w:ins>
          </w:p>
          <w:p w14:paraId="68C67556">
            <w:pPr>
              <w:widowControl/>
              <w:jc w:val="left"/>
              <w:rPr>
                <w:ins w:id="194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4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"equipCode": "设备类型码",</w:t>
              </w:r>
            </w:ins>
          </w:p>
          <w:p w14:paraId="62AB91F0">
            <w:pPr>
              <w:widowControl/>
              <w:jc w:val="left"/>
              <w:rPr>
                <w:ins w:id="194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4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"pEquipCode": "设备类型码大码",</w:t>
              </w:r>
            </w:ins>
          </w:p>
          <w:p w14:paraId="7BE6313B">
            <w:pPr>
              <w:widowControl/>
              <w:jc w:val="left"/>
              <w:rPr>
                <w:ins w:id="194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5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"lowerLimitQty": "安全库存数量",</w:t>
              </w:r>
            </w:ins>
          </w:p>
          <w:p w14:paraId="0441593C">
            <w:pPr>
              <w:widowControl/>
              <w:jc w:val="left"/>
              <w:rPr>
                <w:ins w:id="195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5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"qualifiedQty": "合格在库设备数量",</w:t>
              </w:r>
            </w:ins>
          </w:p>
          <w:p w14:paraId="724F8354">
            <w:pPr>
              <w:widowControl/>
              <w:jc w:val="left"/>
              <w:rPr>
                <w:ins w:id="195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5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"distLockQty": "合格在库锁表"</w:t>
              </w:r>
            </w:ins>
          </w:p>
          <w:p w14:paraId="1070A3FE">
            <w:pPr>
              <w:widowControl/>
              <w:jc w:val="left"/>
              <w:rPr>
                <w:ins w:id="195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5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}</w:t>
              </w:r>
            </w:ins>
          </w:p>
          <w:p w14:paraId="229E45F7">
            <w:pPr>
              <w:widowControl/>
              <w:jc w:val="left"/>
              <w:rPr>
                <w:ins w:id="195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5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],</w:t>
              </w:r>
            </w:ins>
          </w:p>
          <w:p w14:paraId="57D0646F">
            <w:pPr>
              <w:widowControl/>
              <w:jc w:val="left"/>
              <w:rPr>
                <w:ins w:id="195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6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"unqualifiedStockList": [</w:t>
              </w:r>
            </w:ins>
          </w:p>
          <w:p w14:paraId="6F83746A">
            <w:pPr>
              <w:widowControl/>
              <w:jc w:val="left"/>
              <w:rPr>
                <w:ins w:id="196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6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{</w:t>
              </w:r>
            </w:ins>
          </w:p>
          <w:p w14:paraId="4C3B1566">
            <w:pPr>
              <w:widowControl/>
              <w:jc w:val="left"/>
              <w:rPr>
                <w:ins w:id="196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6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"equipCode": "设备类型码",</w:t>
              </w:r>
            </w:ins>
          </w:p>
          <w:p w14:paraId="36A2748E">
            <w:pPr>
              <w:widowControl/>
              <w:jc w:val="left"/>
              <w:rPr>
                <w:ins w:id="196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6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"arriveBatchNo": "到货批次号",</w:t>
              </w:r>
            </w:ins>
          </w:p>
          <w:p w14:paraId="45DB95A4">
            <w:pPr>
              <w:widowControl/>
              <w:jc w:val="left"/>
              <w:rPr>
                <w:ins w:id="196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6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"unqualifiedQty": "非合格在库库存"</w:t>
              </w:r>
            </w:ins>
          </w:p>
          <w:p w14:paraId="643A6F02">
            <w:pPr>
              <w:widowControl/>
              <w:jc w:val="left"/>
              <w:rPr>
                <w:ins w:id="196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7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}</w:t>
              </w:r>
            </w:ins>
          </w:p>
          <w:p w14:paraId="6226CCFC">
            <w:pPr>
              <w:widowControl/>
              <w:jc w:val="left"/>
              <w:rPr>
                <w:ins w:id="197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7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],</w:t>
              </w:r>
            </w:ins>
          </w:p>
          <w:p w14:paraId="5C67AE8F">
            <w:pPr>
              <w:widowControl/>
              <w:jc w:val="left"/>
              <w:rPr>
                <w:ins w:id="197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7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"orderContractDetList": [</w:t>
              </w:r>
            </w:ins>
          </w:p>
          <w:p w14:paraId="69398E27">
            <w:pPr>
              <w:widowControl/>
              <w:jc w:val="left"/>
              <w:rPr>
                <w:ins w:id="197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7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{</w:t>
              </w:r>
            </w:ins>
          </w:p>
          <w:p w14:paraId="5EB66B48">
            <w:pPr>
              <w:widowControl/>
              <w:jc w:val="left"/>
              <w:rPr>
                <w:ins w:id="197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7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"contractDetId": "合同明细标识",</w:t>
              </w:r>
            </w:ins>
          </w:p>
          <w:p w14:paraId="63ACBD1D">
            <w:pPr>
              <w:widowControl/>
              <w:jc w:val="left"/>
              <w:rPr>
                <w:ins w:id="197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8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"contractId": "合同标识",</w:t>
              </w:r>
            </w:ins>
          </w:p>
          <w:p w14:paraId="16F00BEE">
            <w:pPr>
              <w:widowControl/>
              <w:jc w:val="left"/>
              <w:rPr>
                <w:ins w:id="198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8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"equipCateg": "设备类别",</w:t>
              </w:r>
            </w:ins>
          </w:p>
          <w:p w14:paraId="1F2562BD">
            <w:pPr>
              <w:widowControl/>
              <w:jc w:val="left"/>
              <w:rPr>
                <w:ins w:id="198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8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"equipCls": "设备分类",</w:t>
              </w:r>
            </w:ins>
          </w:p>
          <w:p w14:paraId="51E07516">
            <w:pPr>
              <w:widowControl/>
              <w:jc w:val="left"/>
              <w:rPr>
                <w:ins w:id="198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8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"materialNo": "物资编码",</w:t>
              </w:r>
            </w:ins>
          </w:p>
          <w:p w14:paraId="3E558D85">
            <w:pPr>
              <w:widowControl/>
              <w:jc w:val="left"/>
              <w:rPr>
                <w:ins w:id="198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8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"purchaseQty": "合同数量",</w:t>
              </w:r>
            </w:ins>
          </w:p>
          <w:p w14:paraId="3673B371">
            <w:pPr>
              <w:widowControl/>
              <w:jc w:val="left"/>
              <w:rPr>
                <w:ins w:id="198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9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"arriveQty": "已到货数量",</w:t>
              </w:r>
            </w:ins>
          </w:p>
          <w:p w14:paraId="70D1D918">
            <w:pPr>
              <w:widowControl/>
              <w:jc w:val="left"/>
              <w:rPr>
                <w:ins w:id="199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9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"supplierNo": "供应商编号",</w:t>
              </w:r>
            </w:ins>
          </w:p>
          <w:p w14:paraId="648F4893">
            <w:pPr>
              <w:widowControl/>
              <w:jc w:val="left"/>
              <w:rPr>
                <w:ins w:id="199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9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"supplierName": "供应商名称"</w:t>
              </w:r>
            </w:ins>
          </w:p>
          <w:p w14:paraId="2657D834">
            <w:pPr>
              <w:widowControl/>
              <w:jc w:val="left"/>
              <w:rPr>
                <w:ins w:id="199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9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}</w:t>
              </w:r>
            </w:ins>
          </w:p>
          <w:p w14:paraId="39C63671">
            <w:pPr>
              <w:widowControl/>
              <w:jc w:val="left"/>
              <w:rPr>
                <w:ins w:id="199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199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],</w:t>
              </w:r>
            </w:ins>
          </w:p>
          <w:p w14:paraId="51712FC8">
            <w:pPr>
              <w:widowControl/>
              <w:jc w:val="left"/>
              <w:rPr>
                <w:ins w:id="199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0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"supplyNoticeDetList": [</w:t>
              </w:r>
            </w:ins>
          </w:p>
          <w:p w14:paraId="62FE8F44">
            <w:pPr>
              <w:widowControl/>
              <w:jc w:val="left"/>
              <w:rPr>
                <w:ins w:id="200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0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{</w:t>
              </w:r>
            </w:ins>
          </w:p>
          <w:p w14:paraId="0323A968">
            <w:pPr>
              <w:widowControl/>
              <w:jc w:val="left"/>
              <w:rPr>
                <w:ins w:id="200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0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"supplyNoticeDetId": "供货通知明细标识",</w:t>
              </w:r>
            </w:ins>
          </w:p>
          <w:p w14:paraId="05C1239B">
            <w:pPr>
              <w:widowControl/>
              <w:jc w:val="left"/>
              <w:rPr>
                <w:ins w:id="200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0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"supplyNoticeId": "供货通知标识",</w:t>
              </w:r>
            </w:ins>
          </w:p>
          <w:p w14:paraId="6A0C07B3">
            <w:pPr>
              <w:widowControl/>
              <w:jc w:val="left"/>
              <w:rPr>
                <w:ins w:id="200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0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"supplierNo": "供应商编号",</w:t>
              </w:r>
            </w:ins>
          </w:p>
          <w:p w14:paraId="2BCA12E6">
            <w:pPr>
              <w:widowControl/>
              <w:jc w:val="left"/>
              <w:rPr>
                <w:ins w:id="200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1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"contractDetId": "合同明细标识",</w:t>
              </w:r>
            </w:ins>
          </w:p>
          <w:p w14:paraId="12B0AA03">
            <w:pPr>
              <w:widowControl/>
              <w:jc w:val="left"/>
              <w:rPr>
                <w:ins w:id="201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1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"materialNo": "物资编码",</w:t>
              </w:r>
            </w:ins>
          </w:p>
          <w:p w14:paraId="3FF9F5AF">
            <w:pPr>
              <w:widowControl/>
              <w:jc w:val="left"/>
              <w:rPr>
                <w:ins w:id="201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1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"equipCode": "设备类型码",</w:t>
              </w:r>
            </w:ins>
          </w:p>
          <w:p w14:paraId="70B41B7B">
            <w:pPr>
              <w:widowControl/>
              <w:jc w:val="left"/>
              <w:rPr>
                <w:ins w:id="201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1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"supplyQty": "供货数量",</w:t>
              </w:r>
            </w:ins>
          </w:p>
          <w:p w14:paraId="31589A25">
            <w:pPr>
              <w:widowControl/>
              <w:jc w:val="left"/>
              <w:rPr>
                <w:ins w:id="201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1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"inWhQty": "已入待检仓数量",</w:t>
              </w:r>
            </w:ins>
          </w:p>
          <w:p w14:paraId="7776D607">
            <w:pPr>
              <w:widowControl/>
              <w:jc w:val="left"/>
              <w:rPr>
                <w:ins w:id="201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2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"reqArriveDate": "要求到货日期"</w:t>
              </w:r>
            </w:ins>
          </w:p>
          <w:p w14:paraId="2399C172">
            <w:pPr>
              <w:widowControl/>
              <w:jc w:val="left"/>
              <w:rPr>
                <w:ins w:id="202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2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}</w:t>
              </w:r>
            </w:ins>
          </w:p>
          <w:p w14:paraId="68262290">
            <w:pPr>
              <w:widowControl/>
              <w:jc w:val="left"/>
              <w:rPr>
                <w:ins w:id="202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2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],</w:t>
              </w:r>
            </w:ins>
          </w:p>
          <w:p w14:paraId="0ED1ABE4">
            <w:pPr>
              <w:widowControl/>
              <w:jc w:val="left"/>
              <w:rPr>
                <w:ins w:id="202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2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"supplierConfigList": [</w:t>
              </w:r>
            </w:ins>
          </w:p>
          <w:p w14:paraId="284D0310">
            <w:pPr>
              <w:widowControl/>
              <w:jc w:val="left"/>
              <w:rPr>
                <w:ins w:id="202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2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{</w:t>
              </w:r>
            </w:ins>
          </w:p>
          <w:p w14:paraId="57946C02">
            <w:pPr>
              <w:widowControl/>
              <w:jc w:val="left"/>
              <w:rPr>
                <w:ins w:id="202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3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"supplierNo": "供应商编号",</w:t>
              </w:r>
            </w:ins>
          </w:p>
          <w:p w14:paraId="71815273">
            <w:pPr>
              <w:widowControl/>
              <w:jc w:val="left"/>
              <w:rPr>
                <w:ins w:id="203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3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"stockCycle": "备货周期",</w:t>
              </w:r>
            </w:ins>
          </w:p>
          <w:p w14:paraId="65F89B11">
            <w:pPr>
              <w:widowControl/>
              <w:jc w:val="left"/>
              <w:rPr>
                <w:ins w:id="203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3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"transitTime": "物流在途时间",</w:t>
              </w:r>
            </w:ins>
          </w:p>
          <w:p w14:paraId="1B3890A3">
            <w:pPr>
              <w:widowControl/>
              <w:jc w:val="left"/>
              <w:rPr>
                <w:ins w:id="203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3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"overallScore": "综合评分",</w:t>
              </w:r>
            </w:ins>
          </w:p>
          <w:p w14:paraId="20EBBADD">
            <w:pPr>
              <w:widowControl/>
              <w:jc w:val="left"/>
              <w:rPr>
                <w:ins w:id="203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3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"weekMaxCount": "每周最大到货次数",</w:t>
              </w:r>
            </w:ins>
          </w:p>
          <w:p w14:paraId="3DA05BA2">
            <w:pPr>
              <w:widowControl/>
              <w:jc w:val="left"/>
              <w:rPr>
                <w:ins w:id="203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4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"monthMaxCount": "每月最大到货次数"</w:t>
              </w:r>
            </w:ins>
          </w:p>
          <w:p w14:paraId="1A141BBD">
            <w:pPr>
              <w:widowControl/>
              <w:jc w:val="left"/>
              <w:rPr>
                <w:ins w:id="204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4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}</w:t>
              </w:r>
            </w:ins>
          </w:p>
          <w:p w14:paraId="0FBEEA69">
            <w:pPr>
              <w:widowControl/>
              <w:jc w:val="left"/>
              <w:rPr>
                <w:ins w:id="204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4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],</w:t>
              </w:r>
            </w:ins>
          </w:p>
          <w:p w14:paraId="43C934C6">
            <w:pPr>
              <w:widowControl/>
              <w:jc w:val="left"/>
              <w:rPr>
                <w:ins w:id="204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4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"whAreaConfigList": [</w:t>
              </w:r>
            </w:ins>
          </w:p>
          <w:p w14:paraId="45453DCF">
            <w:pPr>
              <w:widowControl/>
              <w:jc w:val="left"/>
              <w:rPr>
                <w:ins w:id="204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4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{</w:t>
              </w:r>
            </w:ins>
          </w:p>
          <w:p w14:paraId="085E65FF">
            <w:pPr>
              <w:widowControl/>
              <w:jc w:val="left"/>
              <w:rPr>
                <w:ins w:id="204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5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"whAreaId": "库区标识",</w:t>
              </w:r>
            </w:ins>
          </w:p>
          <w:p w14:paraId="0BE24698">
            <w:pPr>
              <w:widowControl/>
              <w:jc w:val="left"/>
              <w:rPr>
                <w:ins w:id="205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5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"whAreaName": "库区名称",</w:t>
              </w:r>
            </w:ins>
          </w:p>
          <w:p w14:paraId="1DE07EDD">
            <w:pPr>
              <w:widowControl/>
              <w:jc w:val="left"/>
              <w:rPr>
                <w:ins w:id="205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5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"whAreaType": "库区类型",</w:t>
              </w:r>
            </w:ins>
          </w:p>
          <w:p w14:paraId="7299803E">
            <w:pPr>
              <w:widowControl/>
              <w:jc w:val="left"/>
              <w:rPr>
                <w:ins w:id="205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5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"whAreaCap": "库区容量"</w:t>
              </w:r>
            </w:ins>
          </w:p>
          <w:p w14:paraId="1764B914">
            <w:pPr>
              <w:widowControl/>
              <w:jc w:val="left"/>
              <w:rPr>
                <w:ins w:id="205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5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}</w:t>
              </w:r>
            </w:ins>
          </w:p>
          <w:p w14:paraId="4F766C04">
            <w:pPr>
              <w:widowControl/>
              <w:jc w:val="left"/>
              <w:rPr>
                <w:ins w:id="205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6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],</w:t>
              </w:r>
            </w:ins>
          </w:p>
          <w:p w14:paraId="3CAAA7D2">
            <w:pPr>
              <w:widowControl/>
              <w:jc w:val="left"/>
              <w:rPr>
                <w:ins w:id="206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6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"currentStockList": [</w:t>
              </w:r>
            </w:ins>
          </w:p>
          <w:p w14:paraId="2BC09897">
            <w:pPr>
              <w:widowControl/>
              <w:jc w:val="left"/>
              <w:rPr>
                <w:ins w:id="206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6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{</w:t>
              </w:r>
            </w:ins>
          </w:p>
          <w:p w14:paraId="2252843D">
            <w:pPr>
              <w:widowControl/>
              <w:jc w:val="left"/>
              <w:rPr>
                <w:ins w:id="206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6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"inStockQty": "当前库存",</w:t>
              </w:r>
            </w:ins>
          </w:p>
          <w:p w14:paraId="6E5C070A">
            <w:pPr>
              <w:widowControl/>
              <w:jc w:val="left"/>
              <w:rPr>
                <w:ins w:id="206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6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"arriveBatchQty": "每日最大接收批次数"</w:t>
              </w:r>
            </w:ins>
          </w:p>
          <w:p w14:paraId="3FBF44AD">
            <w:pPr>
              <w:widowControl/>
              <w:jc w:val="left"/>
              <w:rPr>
                <w:ins w:id="206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7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}</w:t>
              </w:r>
            </w:ins>
          </w:p>
          <w:p w14:paraId="6474BEB0">
            <w:pPr>
              <w:widowControl/>
              <w:jc w:val="left"/>
              <w:rPr>
                <w:ins w:id="207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7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],</w:t>
              </w:r>
            </w:ins>
          </w:p>
          <w:p w14:paraId="0B75658C">
            <w:pPr>
              <w:widowControl/>
              <w:jc w:val="left"/>
              <w:rPr>
                <w:ins w:id="207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7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"scheduleTimeList": [</w:t>
              </w:r>
            </w:ins>
          </w:p>
          <w:p w14:paraId="21B7A8AC">
            <w:pPr>
              <w:widowControl/>
              <w:jc w:val="left"/>
              <w:rPr>
                <w:ins w:id="207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7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{</w:t>
              </w:r>
            </w:ins>
          </w:p>
          <w:p w14:paraId="29379EB2">
            <w:pPr>
              <w:widowControl/>
              <w:jc w:val="left"/>
              <w:rPr>
                <w:ins w:id="2077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7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"workDay": "工作日期",</w:t>
              </w:r>
            </w:ins>
          </w:p>
          <w:p w14:paraId="463E6EE9">
            <w:pPr>
              <w:widowControl/>
              <w:jc w:val="left"/>
              <w:rPr>
                <w:ins w:id="2079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80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"startTime": "开始时间",</w:t>
              </w:r>
            </w:ins>
          </w:p>
          <w:p w14:paraId="07E9A445">
            <w:pPr>
              <w:widowControl/>
              <w:jc w:val="left"/>
              <w:rPr>
                <w:ins w:id="2081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82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  "endTime": "结束时间"</w:t>
              </w:r>
            </w:ins>
          </w:p>
          <w:p w14:paraId="4FCA5ED3">
            <w:pPr>
              <w:widowControl/>
              <w:jc w:val="left"/>
              <w:rPr>
                <w:ins w:id="2083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84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  }</w:t>
              </w:r>
            </w:ins>
          </w:p>
          <w:p w14:paraId="2A24F7A3">
            <w:pPr>
              <w:widowControl/>
              <w:jc w:val="left"/>
              <w:rPr>
                <w:ins w:id="2085" w:author="易呈翔" w:date="2026-08-20T17:46:04Z"/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ins w:id="2086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 xml:space="preserve">  ]</w:t>
              </w:r>
            </w:ins>
          </w:p>
          <w:p w14:paraId="2FE21ADE">
            <w:pPr>
              <w:widowControl/>
              <w:jc w:val="left"/>
              <w:rPr>
                <w:ins w:id="2087" w:author="易呈翔" w:date="2026-08-18T16:04:37Z"/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ins w:id="2088" w:author="易呈翔" w:date="2026-08-20T17:46:0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}</w:t>
              </w:r>
            </w:ins>
          </w:p>
        </w:tc>
      </w:tr>
      <w:tr w14:paraId="639BF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2089" w:author="易呈翔" w:date="2026-08-18T16:04:3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EE8EF8">
            <w:pPr>
              <w:widowControl/>
              <w:jc w:val="left"/>
              <w:rPr>
                <w:ins w:id="2090" w:author="易呈翔" w:date="2026-08-18T16:04:37Z"/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ins w:id="2091" w:author="易呈翔" w:date="2026-08-18T16:04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</w:rPr>
                <w:t>返回json</w:t>
              </w:r>
            </w:ins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9641492">
            <w:pPr>
              <w:widowControl/>
              <w:jc w:val="left"/>
              <w:rPr>
                <w:ins w:id="2092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09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>{</w:t>
              </w:r>
            </w:ins>
          </w:p>
          <w:p w14:paraId="443ABCB9">
            <w:pPr>
              <w:widowControl/>
              <w:jc w:val="left"/>
              <w:rPr>
                <w:ins w:id="2094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09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"resultFlag": "结果标识",</w:t>
              </w:r>
            </w:ins>
          </w:p>
          <w:p w14:paraId="234A10CA">
            <w:pPr>
              <w:widowControl/>
              <w:jc w:val="left"/>
              <w:rPr>
                <w:ins w:id="2096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09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"errorInfo": "错误信息",</w:t>
              </w:r>
            </w:ins>
          </w:p>
          <w:p w14:paraId="4C6BA8A4">
            <w:pPr>
              <w:widowControl/>
              <w:jc w:val="left"/>
              <w:rPr>
                <w:ins w:id="2098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09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"arrivePlanSchedule": [</w:t>
              </w:r>
            </w:ins>
          </w:p>
          <w:p w14:paraId="6F726736">
            <w:pPr>
              <w:widowControl/>
              <w:jc w:val="left"/>
              <w:rPr>
                <w:ins w:id="2100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0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{</w:t>
              </w:r>
            </w:ins>
          </w:p>
          <w:p w14:paraId="4EDCE8EB">
            <w:pPr>
              <w:widowControl/>
              <w:jc w:val="left"/>
              <w:rPr>
                <w:ins w:id="2102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0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"arrivePlanDate": "到货日期",</w:t>
              </w:r>
            </w:ins>
          </w:p>
          <w:p w14:paraId="06104464">
            <w:pPr>
              <w:widowControl/>
              <w:jc w:val="left"/>
              <w:rPr>
                <w:ins w:id="2104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0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"planYm": "所属月",</w:t>
              </w:r>
            </w:ins>
          </w:p>
          <w:p w14:paraId="4CAB25CE">
            <w:pPr>
              <w:widowControl/>
              <w:jc w:val="left"/>
              <w:rPr>
                <w:ins w:id="2106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0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"planWeek": "所属周",</w:t>
              </w:r>
            </w:ins>
          </w:p>
          <w:p w14:paraId="15616726">
            <w:pPr>
              <w:widowControl/>
              <w:jc w:val="left"/>
              <w:rPr>
                <w:ins w:id="2108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0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"equipCateg": "设备类别",</w:t>
              </w:r>
            </w:ins>
          </w:p>
          <w:p w14:paraId="5C68F4CB">
            <w:pPr>
              <w:widowControl/>
              <w:jc w:val="left"/>
              <w:rPr>
                <w:ins w:id="2110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1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"equipCls": "设备分类",</w:t>
              </w:r>
            </w:ins>
          </w:p>
          <w:p w14:paraId="3B4816F9">
            <w:pPr>
              <w:widowControl/>
              <w:jc w:val="left"/>
              <w:rPr>
                <w:ins w:id="2112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1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"materialNo": "物资编码",</w:t>
              </w:r>
            </w:ins>
          </w:p>
          <w:p w14:paraId="37732CCF">
            <w:pPr>
              <w:widowControl/>
              <w:jc w:val="left"/>
              <w:rPr>
                <w:ins w:id="2114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1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"equipCode": "设备类型码",</w:t>
              </w:r>
            </w:ins>
          </w:p>
          <w:p w14:paraId="367A9CC9">
            <w:pPr>
              <w:widowControl/>
              <w:jc w:val="left"/>
              <w:rPr>
                <w:ins w:id="2116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1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"equipDesc": "设备类型码描述",</w:t>
              </w:r>
            </w:ins>
          </w:p>
          <w:p w14:paraId="4AC70AE2">
            <w:pPr>
              <w:widowControl/>
              <w:jc w:val="left"/>
              <w:rPr>
                <w:ins w:id="2118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1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"supplierNo": "供应商编号",</w:t>
              </w:r>
            </w:ins>
          </w:p>
          <w:p w14:paraId="58D90533">
            <w:pPr>
              <w:widowControl/>
              <w:jc w:val="left"/>
              <w:rPr>
                <w:ins w:id="2120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2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"contractId": "推荐合同标识",</w:t>
              </w:r>
            </w:ins>
          </w:p>
          <w:p w14:paraId="129F87D3">
            <w:pPr>
              <w:widowControl/>
              <w:jc w:val="left"/>
              <w:rPr>
                <w:ins w:id="2122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2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"contractDetId": "推荐合同明细标识",</w:t>
              </w:r>
            </w:ins>
          </w:p>
          <w:p w14:paraId="20B98C3E">
            <w:pPr>
              <w:widowControl/>
              <w:jc w:val="left"/>
              <w:rPr>
                <w:ins w:id="2124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2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"planQty": "计划到货数量",</w:t>
              </w:r>
            </w:ins>
          </w:p>
          <w:p w14:paraId="2FFB3DC5">
            <w:pPr>
              <w:widowControl/>
              <w:jc w:val="left"/>
              <w:rPr>
                <w:ins w:id="2126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2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"stockCycle": "备货周期",</w:t>
              </w:r>
            </w:ins>
          </w:p>
          <w:p w14:paraId="6A20A7AC">
            <w:pPr>
              <w:widowControl/>
              <w:jc w:val="left"/>
              <w:rPr>
                <w:ins w:id="2128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2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"transitTime": "物流在途时间"</w:t>
              </w:r>
            </w:ins>
          </w:p>
          <w:p w14:paraId="0B3C8587">
            <w:pPr>
              <w:widowControl/>
              <w:jc w:val="left"/>
              <w:rPr>
                <w:ins w:id="2130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3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}</w:t>
              </w:r>
            </w:ins>
          </w:p>
          <w:p w14:paraId="1A0F034E">
            <w:pPr>
              <w:widowControl/>
              <w:jc w:val="left"/>
              <w:rPr>
                <w:ins w:id="2132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3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],</w:t>
              </w:r>
            </w:ins>
          </w:p>
          <w:p w14:paraId="499155A2">
            <w:pPr>
              <w:widowControl/>
              <w:jc w:val="left"/>
              <w:rPr>
                <w:ins w:id="2134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3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"capAlarmList": [</w:t>
              </w:r>
            </w:ins>
          </w:p>
          <w:p w14:paraId="5F6EF233">
            <w:pPr>
              <w:widowControl/>
              <w:jc w:val="left"/>
              <w:rPr>
                <w:ins w:id="2136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3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{</w:t>
              </w:r>
            </w:ins>
          </w:p>
          <w:p w14:paraId="0C35255D">
            <w:pPr>
              <w:widowControl/>
              <w:jc w:val="left"/>
              <w:rPr>
                <w:ins w:id="2138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3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"whAreaId": "库区标识",</w:t>
              </w:r>
            </w:ins>
          </w:p>
          <w:p w14:paraId="3B43467B">
            <w:pPr>
              <w:widowControl/>
              <w:jc w:val="left"/>
              <w:rPr>
                <w:ins w:id="2140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4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"whAreaName": "库区名称",</w:t>
              </w:r>
            </w:ins>
          </w:p>
          <w:p w14:paraId="79F81290">
            <w:pPr>
              <w:widowControl/>
              <w:jc w:val="left"/>
              <w:rPr>
                <w:ins w:id="2142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4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"alarmDate": "告警日期",</w:t>
              </w:r>
            </w:ins>
          </w:p>
          <w:p w14:paraId="035D3661">
            <w:pPr>
              <w:widowControl/>
              <w:jc w:val="left"/>
              <w:rPr>
                <w:ins w:id="2144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4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"inStockQty": "累计库存",</w:t>
              </w:r>
            </w:ins>
          </w:p>
          <w:p w14:paraId="3A74C6E0">
            <w:pPr>
              <w:widowControl/>
              <w:jc w:val="left"/>
              <w:rPr>
                <w:ins w:id="2146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4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"whAreaCap": "库区容量",</w:t>
              </w:r>
            </w:ins>
          </w:p>
          <w:p w14:paraId="330A9CC9">
            <w:pPr>
              <w:widowControl/>
              <w:jc w:val="left"/>
              <w:rPr>
                <w:ins w:id="2148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4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"overCapQty": "超容数量",</w:t>
              </w:r>
            </w:ins>
          </w:p>
          <w:p w14:paraId="5E4C2C71">
            <w:pPr>
              <w:widowControl/>
              <w:jc w:val="left"/>
              <w:rPr>
                <w:ins w:id="2150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5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"dayArriveQty": "当日到货量",</w:t>
              </w:r>
            </w:ins>
          </w:p>
          <w:p w14:paraId="4D5DE899">
            <w:pPr>
              <w:widowControl/>
              <w:jc w:val="left"/>
              <w:rPr>
                <w:ins w:id="2152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5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"dayBatchQty": "当日批次数"</w:t>
              </w:r>
            </w:ins>
          </w:p>
          <w:p w14:paraId="73A3789C">
            <w:pPr>
              <w:widowControl/>
              <w:jc w:val="left"/>
              <w:rPr>
                <w:ins w:id="2154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5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}</w:t>
              </w:r>
            </w:ins>
          </w:p>
          <w:p w14:paraId="37658FD8">
            <w:pPr>
              <w:widowControl/>
              <w:jc w:val="left"/>
              <w:rPr>
                <w:ins w:id="2156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5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],</w:t>
              </w:r>
            </w:ins>
          </w:p>
          <w:p w14:paraId="595EB3C0">
            <w:pPr>
              <w:widowControl/>
              <w:jc w:val="left"/>
              <w:rPr>
                <w:ins w:id="2158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5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"contractAllocationList": [</w:t>
              </w:r>
            </w:ins>
          </w:p>
          <w:p w14:paraId="7B76DA4A">
            <w:pPr>
              <w:widowControl/>
              <w:jc w:val="left"/>
              <w:rPr>
                <w:ins w:id="2160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6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{</w:t>
              </w:r>
            </w:ins>
          </w:p>
          <w:p w14:paraId="6E3642C5">
            <w:pPr>
              <w:widowControl/>
              <w:jc w:val="left"/>
              <w:rPr>
                <w:ins w:id="2162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6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"materialNo": "物资编码",</w:t>
              </w:r>
            </w:ins>
          </w:p>
          <w:p w14:paraId="05529C28">
            <w:pPr>
              <w:widowControl/>
              <w:jc w:val="left"/>
              <w:rPr>
                <w:ins w:id="2164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6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"contractId": "推荐合同标识",</w:t>
              </w:r>
            </w:ins>
          </w:p>
          <w:p w14:paraId="66E0F925">
            <w:pPr>
              <w:widowControl/>
              <w:jc w:val="left"/>
              <w:rPr>
                <w:ins w:id="2166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6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"contractDetId": "推荐合同明细标识",</w:t>
              </w:r>
            </w:ins>
          </w:p>
          <w:p w14:paraId="752086C8">
            <w:pPr>
              <w:widowControl/>
              <w:jc w:val="left"/>
              <w:rPr>
                <w:ins w:id="2168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6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"supplierNo": "供应商编号",</w:t>
              </w:r>
            </w:ins>
          </w:p>
          <w:p w14:paraId="7AB7191E">
            <w:pPr>
              <w:widowControl/>
              <w:jc w:val="left"/>
              <w:rPr>
                <w:ins w:id="2170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7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"supplierName": "供应商名称",</w:t>
              </w:r>
            </w:ins>
          </w:p>
          <w:p w14:paraId="3D782DCB">
            <w:pPr>
              <w:widowControl/>
              <w:jc w:val="left"/>
              <w:rPr>
                <w:ins w:id="2172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7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"purchaseQty": "合同数量",</w:t>
              </w:r>
            </w:ins>
          </w:p>
          <w:p w14:paraId="02D8F93B">
            <w:pPr>
              <w:widowControl/>
              <w:jc w:val="left"/>
              <w:rPr>
                <w:ins w:id="2174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7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"arriveQty": "已到货数量",</w:t>
              </w:r>
            </w:ins>
          </w:p>
          <w:p w14:paraId="30A28A9D">
            <w:pPr>
              <w:widowControl/>
              <w:jc w:val="left"/>
              <w:rPr>
                <w:ins w:id="2176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7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"executionProgres": "执行进度",</w:t>
              </w:r>
            </w:ins>
          </w:p>
          <w:p w14:paraId="71566CD0">
            <w:pPr>
              <w:widowControl/>
              <w:jc w:val="left"/>
              <w:rPr>
                <w:ins w:id="2178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7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"contractRatio": "合同占比",</w:t>
              </w:r>
            </w:ins>
          </w:p>
          <w:p w14:paraId="163666B7">
            <w:pPr>
              <w:widowControl/>
              <w:jc w:val="left"/>
              <w:rPr>
                <w:ins w:id="2180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8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"sameMaterialTota": "同物资总进度",</w:t>
              </w:r>
            </w:ins>
          </w:p>
          <w:p w14:paraId="059DCC16">
            <w:pPr>
              <w:widowControl/>
              <w:jc w:val="left"/>
              <w:rPr>
                <w:ins w:id="2182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8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"allocationQty": "本次分配数量",</w:t>
              </w:r>
            </w:ins>
          </w:p>
          <w:p w14:paraId="5D8FE7D6">
            <w:pPr>
              <w:widowControl/>
              <w:jc w:val="left"/>
              <w:rPr>
                <w:ins w:id="2184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8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"afterAllocationP": "分配后进度",</w:t>
              </w:r>
            </w:ins>
          </w:p>
          <w:p w14:paraId="1235FD40">
            <w:pPr>
              <w:widowControl/>
              <w:jc w:val="left"/>
              <w:rPr>
                <w:ins w:id="2186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8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"remainingContract": "分配后剩余合同量"</w:t>
              </w:r>
            </w:ins>
          </w:p>
          <w:p w14:paraId="3F9A4566">
            <w:pPr>
              <w:widowControl/>
              <w:jc w:val="left"/>
              <w:rPr>
                <w:ins w:id="2188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8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}</w:t>
              </w:r>
            </w:ins>
          </w:p>
          <w:p w14:paraId="6FBE9DAC">
            <w:pPr>
              <w:widowControl/>
              <w:jc w:val="left"/>
              <w:rPr>
                <w:ins w:id="2190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9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],</w:t>
              </w:r>
            </w:ins>
          </w:p>
          <w:p w14:paraId="2C390B1F">
            <w:pPr>
              <w:widowControl/>
              <w:jc w:val="left"/>
              <w:rPr>
                <w:ins w:id="2192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9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"contractShortageAlarmList": [</w:t>
              </w:r>
            </w:ins>
          </w:p>
          <w:p w14:paraId="5FB0BBDA">
            <w:pPr>
              <w:widowControl/>
              <w:jc w:val="left"/>
              <w:rPr>
                <w:ins w:id="2194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9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{</w:t>
              </w:r>
            </w:ins>
          </w:p>
          <w:p w14:paraId="103D1B1C">
            <w:pPr>
              <w:widowControl/>
              <w:jc w:val="left"/>
              <w:rPr>
                <w:ins w:id="2196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9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"materialNo": "物资编码",</w:t>
              </w:r>
            </w:ins>
          </w:p>
          <w:p w14:paraId="4EFDB098">
            <w:pPr>
              <w:widowControl/>
              <w:jc w:val="left"/>
              <w:rPr>
                <w:ins w:id="2198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19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"dmdQty": "净需求",</w:t>
              </w:r>
            </w:ins>
          </w:p>
          <w:p w14:paraId="7F8D8A50">
            <w:pPr>
              <w:widowControl/>
              <w:jc w:val="left"/>
              <w:rPr>
                <w:ins w:id="2200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20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"purchaseTotalQty": "合同总量",</w:t>
              </w:r>
            </w:ins>
          </w:p>
          <w:p w14:paraId="3EBE37BA">
            <w:pPr>
              <w:widowControl/>
              <w:jc w:val="left"/>
              <w:rPr>
                <w:ins w:id="2202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203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"shortageQty": "缺口数量",</w:t>
              </w:r>
            </w:ins>
          </w:p>
          <w:p w14:paraId="5715B2E8">
            <w:pPr>
              <w:widowControl/>
              <w:jc w:val="left"/>
              <w:rPr>
                <w:ins w:id="2204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205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  "alarmDate": "告警日期"</w:t>
              </w:r>
            </w:ins>
          </w:p>
          <w:p w14:paraId="1529B43D">
            <w:pPr>
              <w:widowControl/>
              <w:jc w:val="left"/>
              <w:rPr>
                <w:ins w:id="2206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207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  }</w:t>
              </w:r>
            </w:ins>
          </w:p>
          <w:p w14:paraId="145223E0">
            <w:pPr>
              <w:widowControl/>
              <w:jc w:val="left"/>
              <w:rPr>
                <w:ins w:id="2208" w:author="易呈翔" w:date="2026-08-20T17:49:19Z"/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ins w:id="2209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 xml:space="preserve">  ]</w:t>
              </w:r>
            </w:ins>
          </w:p>
          <w:p w14:paraId="58CDA67E">
            <w:pPr>
              <w:widowControl/>
              <w:jc w:val="left"/>
              <w:rPr>
                <w:ins w:id="2210" w:author="易呈翔" w:date="2026-08-18T16:04:37Z"/>
                <w:rFonts w:ascii="宋体" w:hAnsi="宋体" w:cs="宋体"/>
                <w:color w:val="000000"/>
              </w:rPr>
            </w:pPr>
            <w:ins w:id="2211" w:author="易呈翔" w:date="2026-08-20T17:49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shd w:val="clear" w:color="auto" w:fill="FFFFFE"/>
                  <w:lang w:val="en-US" w:eastAsia="zh-CN"/>
                </w:rPr>
                <w:t>}</w:t>
              </w:r>
            </w:ins>
          </w:p>
        </w:tc>
      </w:tr>
    </w:tbl>
    <w:p w14:paraId="2B5752B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视图</w:t>
      </w:r>
    </w:p>
    <w:p w14:paraId="7B1D7E40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所检设备表类型(VW_DETECT_EQUIP_TYPE)</w:t>
      </w:r>
    </w:p>
    <w:tbl>
      <w:tblPr>
        <w:tblStyle w:val="7"/>
        <w:tblW w:w="830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590"/>
        <w:gridCol w:w="2950"/>
      </w:tblGrid>
      <w:tr w14:paraId="7DE07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25A46E5C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编码/代码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5D0EA3A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7C5B043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1225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27E3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01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7AC8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单相电能表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1B244F">
            <w:pPr>
              <w:widowControl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491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6851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02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0FDF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三相直接表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A99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直接接入的三相电能表</w:t>
            </w:r>
          </w:p>
        </w:tc>
      </w:tr>
      <w:tr w14:paraId="5B6EB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16A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03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42E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三相互感表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7DC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经互感器接入的三相电能表</w:t>
            </w:r>
          </w:p>
        </w:tc>
      </w:tr>
      <w:tr w14:paraId="6B7DA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DC796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04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B2F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10kV电压互感器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9E20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3D4A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38E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05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5D1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20kV电压互感器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7E9E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7492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CE6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06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1F89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028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C9BE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59B0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07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A2E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20kV电流互感器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8EB5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5E6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B7DF2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08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41E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普通型低压电流互感器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9A0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TA变比小于等于2000A的低压电流互感器</w:t>
            </w:r>
          </w:p>
        </w:tc>
      </w:tr>
      <w:tr w14:paraId="02A77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5DD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09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19A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大变比型低压电流互感器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EE87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TA变比大于2000A的低压电流互感器</w:t>
            </w:r>
          </w:p>
        </w:tc>
      </w:tr>
      <w:tr w14:paraId="65953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D3B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08F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DBI型低压电流互感器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1C5A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是否抗直流为是的低压电流互感器</w:t>
            </w:r>
          </w:p>
        </w:tc>
      </w:tr>
      <w:tr w14:paraId="02723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063C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11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7F16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经互感器接入集中器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954C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9B4D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11789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12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2162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经互感器接入负荷管理终端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F64B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1A9F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AD3B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13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6D0D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经互感器接入配变监测计量终端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76EF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9FA7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1B926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14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DD9E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经互感器接入智能量测终端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CAAA0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1FD6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B58C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15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B47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直接接入集中器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F114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7967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C03E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16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2EEA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直接接入负荷管理终端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9354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455F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86F1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17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95C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直接接入配变监测计量终端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5A1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5A9F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ED3C2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18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5424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直接接入智能量测终端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64E7D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57AEBF7E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检定仓类型(VW_DEVICE_TYPE)</w:t>
      </w:r>
    </w:p>
    <w:tbl>
      <w:tblPr>
        <w:tblStyle w:val="7"/>
        <w:tblW w:w="832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610"/>
        <w:gridCol w:w="2950"/>
      </w:tblGrid>
      <w:tr w14:paraId="0E73C690"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18C0E60B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编码/代码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7916EAE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A4C818B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2ED5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0AC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01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33B8D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单相电能表检定仓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28F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2AF2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778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02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E55B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单三相兼容检定仓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7FA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825F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0357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03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DFA5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终端检定仓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C08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C222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EE7F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04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153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三相电能表检定仓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48FBF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9E6F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0267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05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B32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三相表兼容终端检定仓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ECF1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EC6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AA3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06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A93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10kv/20kv电压兼容仓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C7B88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E52B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980DE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07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A98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10kv/20kv电流兼容仓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25E0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26F1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0A7C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08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4114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普通型低压电流互感器/大变比型低压电流互感器兼容仓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99F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600B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D8E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09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26D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普通型低压电流互感器/DBI型低压电流互感器兼容仓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CFE3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066B809E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是否标志(VW_YES_NO_FLAG)</w:t>
      </w:r>
    </w:p>
    <w:tbl>
      <w:tblPr>
        <w:tblStyle w:val="7"/>
        <w:tblW w:w="836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640"/>
        <w:gridCol w:w="2960"/>
      </w:tblGrid>
      <w:tr w14:paraId="0472D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34620DD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编码/代码</w:t>
            </w:r>
          </w:p>
        </w:tc>
        <w:tc>
          <w:tcPr>
            <w:tcW w:w="3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E34D2F1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960E8D2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26D9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D1D0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3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2EB3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否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704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DA57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7D697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</w:t>
            </w:r>
          </w:p>
        </w:tc>
        <w:tc>
          <w:tcPr>
            <w:tcW w:w="3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BBA8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2B03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58CBBB90">
      <w:pPr>
        <w:rPr>
          <w:rFonts w:hint="default"/>
          <w:lang w:val="en-US" w:eastAsia="zh-CN"/>
        </w:rPr>
      </w:pPr>
    </w:p>
    <w:p w14:paraId="267F20CE">
      <w:pPr>
        <w:pStyle w:val="3"/>
        <w:numPr>
          <w:ilvl w:val="0"/>
          <w:numId w:val="4"/>
        </w:numPr>
        <w:bidi w:val="0"/>
        <w:rPr>
          <w:ins w:id="2212" w:author="易呈翔" w:date="2026-08-06T15:12:03Z"/>
          <w:rFonts w:hint="eastAsia"/>
          <w:lang w:val="en-US" w:eastAsia="zh-CN"/>
        </w:rPr>
      </w:pPr>
      <w:ins w:id="2213" w:author="易呈翔" w:date="2026-08-06T15:12:09Z">
        <w:r>
          <w:rPr>
            <w:rFonts w:hint="eastAsia"/>
            <w:lang w:val="en-US" w:eastAsia="zh-CN"/>
          </w:rPr>
          <w:t>设备</w:t>
        </w:r>
      </w:ins>
      <w:ins w:id="2214" w:author="易呈翔" w:date="2026-08-06T15:12:10Z">
        <w:r>
          <w:rPr>
            <w:rFonts w:hint="eastAsia"/>
            <w:lang w:val="en-US" w:eastAsia="zh-CN"/>
          </w:rPr>
          <w:t>分类</w:t>
        </w:r>
      </w:ins>
      <w:ins w:id="2215" w:author="易呈翔" w:date="2026-08-06T15:12:03Z">
        <w:r>
          <w:rPr>
            <w:rFonts w:hint="eastAsia"/>
            <w:lang w:val="en-US" w:eastAsia="zh-CN"/>
          </w:rPr>
          <w:t>(</w:t>
        </w:r>
      </w:ins>
      <w:ins w:id="2216" w:author="易呈翔" w:date="2026-08-06T15:15:09Z">
        <w:r>
          <w:rPr>
            <w:rFonts w:hint="eastAsia"/>
            <w:lang w:val="en-US" w:eastAsia="zh-CN"/>
          </w:rPr>
          <w:t>VW_EQUIP_CLS</w:t>
        </w:r>
      </w:ins>
      <w:ins w:id="2217" w:author="易呈翔" w:date="2026-08-06T15:12:03Z">
        <w:r>
          <w:rPr>
            <w:rFonts w:hint="eastAsia"/>
            <w:lang w:val="en-US" w:eastAsia="zh-CN"/>
          </w:rPr>
          <w:t>)</w:t>
        </w:r>
      </w:ins>
    </w:p>
    <w:tbl>
      <w:tblPr>
        <w:tblStyle w:val="7"/>
        <w:tblW w:w="834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620"/>
        <w:gridCol w:w="2960"/>
      </w:tblGrid>
      <w:tr w14:paraId="59F5E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18" w:author="易呈翔" w:date="2026-08-06T15:12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E33F414">
            <w:pPr>
              <w:widowControl/>
              <w:jc w:val="left"/>
              <w:rPr>
                <w:ins w:id="2219" w:author="易呈翔" w:date="2026-08-06T15:12:03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220" w:author="易呈翔" w:date="2026-08-06T15:12:03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19469BC9">
            <w:pPr>
              <w:widowControl/>
              <w:jc w:val="left"/>
              <w:rPr>
                <w:ins w:id="2221" w:author="易呈翔" w:date="2026-08-06T15:12:03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222" w:author="易呈翔" w:date="2026-08-06T15:12:03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65ACF44">
            <w:pPr>
              <w:widowControl/>
              <w:jc w:val="left"/>
              <w:rPr>
                <w:ins w:id="2223" w:author="易呈翔" w:date="2026-08-06T15:12:03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224" w:author="易呈翔" w:date="2026-08-06T15:12:03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284FC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25" w:author="易呈翔" w:date="2026-08-06T15:12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1E4ACB">
            <w:pPr>
              <w:snapToGrid w:val="0"/>
              <w:spacing w:before="0" w:after="0" w:line="240" w:lineRule="auto"/>
              <w:jc w:val="center"/>
              <w:rPr>
                <w:ins w:id="2226" w:author="易呈翔" w:date="2026-08-06T15:12:03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01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B66D8C">
            <w:pPr>
              <w:snapToGrid w:val="0"/>
              <w:spacing w:before="0" w:after="0" w:line="240" w:lineRule="auto"/>
              <w:jc w:val="center"/>
              <w:rPr>
                <w:ins w:id="2227" w:author="易呈翔" w:date="2026-08-06T15:12:03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单相电能表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BFC934">
            <w:pPr>
              <w:snapToGrid w:val="0"/>
              <w:ind w:left="0" w:leftChars="0" w:right="0" w:rightChars="0" w:firstLine="0" w:firstLineChars="0"/>
              <w:jc w:val="center"/>
              <w:rPr>
                <w:ins w:id="2228" w:author="易呈翔" w:date="2026-08-06T15:12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084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29" w:author="易呈翔" w:date="2026-08-06T15:12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C622D8">
            <w:pPr>
              <w:snapToGrid w:val="0"/>
              <w:spacing w:before="0" w:after="0" w:line="240" w:lineRule="auto"/>
              <w:jc w:val="center"/>
              <w:rPr>
                <w:ins w:id="2230" w:author="易呈翔" w:date="2026-08-06T15:12:03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02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C72D98">
            <w:pPr>
              <w:snapToGrid w:val="0"/>
              <w:spacing w:before="0" w:after="0" w:line="240" w:lineRule="auto"/>
              <w:jc w:val="center"/>
              <w:rPr>
                <w:ins w:id="2231" w:author="易呈翔" w:date="2026-08-06T15:12:03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三相电能表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5741F2">
            <w:pPr>
              <w:snapToGrid w:val="0"/>
              <w:ind w:left="0" w:leftChars="0" w:right="0" w:rightChars="0" w:firstLine="0" w:firstLineChars="0"/>
              <w:jc w:val="center"/>
              <w:rPr>
                <w:ins w:id="2232" w:author="易呈翔" w:date="2026-08-06T15:12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C0A4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33" w:author="易呈翔" w:date="2026-08-06T15:13:31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3EA0AD">
            <w:pPr>
              <w:snapToGrid w:val="0"/>
              <w:spacing w:before="0" w:after="0" w:line="240" w:lineRule="auto"/>
              <w:jc w:val="center"/>
              <w:rPr>
                <w:ins w:id="2234" w:author="易呈翔" w:date="2026-08-06T15:13:3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03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1F8E98">
            <w:pPr>
              <w:snapToGrid w:val="0"/>
              <w:spacing w:before="0" w:after="0" w:line="240" w:lineRule="auto"/>
              <w:jc w:val="center"/>
              <w:rPr>
                <w:ins w:id="2235" w:author="易呈翔" w:date="2026-08-06T15:13:3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负荷管理终端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8FEE74">
            <w:pPr>
              <w:snapToGrid w:val="0"/>
              <w:ind w:left="0" w:leftChars="0" w:right="0" w:rightChars="0" w:firstLine="0" w:firstLineChars="0"/>
              <w:jc w:val="center"/>
              <w:rPr>
                <w:ins w:id="2236" w:author="易呈翔" w:date="2026-08-06T15:13:3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8D3F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37" w:author="易呈翔" w:date="2026-08-06T15:13:32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5E0BBC">
            <w:pPr>
              <w:snapToGrid w:val="0"/>
              <w:spacing w:before="0" w:after="0" w:line="240" w:lineRule="auto"/>
              <w:jc w:val="center"/>
              <w:rPr>
                <w:ins w:id="2238" w:author="易呈翔" w:date="2026-08-06T15:13:3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04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77C499">
            <w:pPr>
              <w:snapToGrid w:val="0"/>
              <w:spacing w:before="0" w:after="0" w:line="240" w:lineRule="auto"/>
              <w:jc w:val="center"/>
              <w:rPr>
                <w:ins w:id="2239" w:author="易呈翔" w:date="2026-08-06T15:13:3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集中器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E333F">
            <w:pPr>
              <w:snapToGrid w:val="0"/>
              <w:ind w:left="0" w:leftChars="0" w:right="0" w:rightChars="0" w:firstLine="0" w:firstLineChars="0"/>
              <w:jc w:val="center"/>
              <w:rPr>
                <w:ins w:id="2240" w:author="易呈翔" w:date="2026-08-06T15:13:3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24D88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41" w:author="易呈翔" w:date="2026-08-06T15:13:3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0E0CE9">
            <w:pPr>
              <w:snapToGrid w:val="0"/>
              <w:spacing w:before="0" w:after="0" w:line="240" w:lineRule="auto"/>
              <w:jc w:val="center"/>
              <w:rPr>
                <w:ins w:id="2242" w:author="易呈翔" w:date="2026-08-06T15:13:3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05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292E11">
            <w:pPr>
              <w:snapToGrid w:val="0"/>
              <w:spacing w:before="0" w:after="0" w:line="240" w:lineRule="auto"/>
              <w:jc w:val="center"/>
              <w:rPr>
                <w:ins w:id="2243" w:author="易呈翔" w:date="2026-08-06T15:13:3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配变监测计量终端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81383">
            <w:pPr>
              <w:snapToGrid w:val="0"/>
              <w:ind w:left="0" w:leftChars="0" w:right="0" w:rightChars="0" w:firstLine="0" w:firstLineChars="0"/>
              <w:jc w:val="center"/>
              <w:rPr>
                <w:ins w:id="2244" w:author="易呈翔" w:date="2026-08-06T15:13:3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ADC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45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D50947">
            <w:pPr>
              <w:snapToGrid w:val="0"/>
              <w:spacing w:before="0" w:after="0" w:line="240" w:lineRule="auto"/>
              <w:jc w:val="center"/>
              <w:rPr>
                <w:ins w:id="2246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06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A5953E3">
            <w:pPr>
              <w:snapToGrid w:val="0"/>
              <w:spacing w:before="0" w:after="0" w:line="240" w:lineRule="auto"/>
              <w:jc w:val="center"/>
              <w:rPr>
                <w:ins w:id="2247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10kV电流互感器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28172">
            <w:pPr>
              <w:snapToGrid w:val="0"/>
              <w:ind w:left="0" w:leftChars="0" w:right="0" w:rightChars="0" w:firstLine="0" w:firstLineChars="0"/>
              <w:jc w:val="center"/>
              <w:rPr>
                <w:ins w:id="2248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67A6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49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AF506B">
            <w:pPr>
              <w:snapToGrid w:val="0"/>
              <w:spacing w:before="0" w:after="0" w:line="240" w:lineRule="auto"/>
              <w:jc w:val="center"/>
              <w:rPr>
                <w:ins w:id="2250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07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5438B26">
            <w:pPr>
              <w:snapToGrid w:val="0"/>
              <w:spacing w:before="0" w:after="0" w:line="240" w:lineRule="auto"/>
              <w:jc w:val="center"/>
              <w:rPr>
                <w:ins w:id="2251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10kV电压互感器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A8B17">
            <w:pPr>
              <w:snapToGrid w:val="0"/>
              <w:ind w:left="0" w:leftChars="0" w:right="0" w:rightChars="0" w:firstLine="0" w:firstLineChars="0"/>
              <w:jc w:val="center"/>
              <w:rPr>
                <w:ins w:id="2252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B160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53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1A81E7">
            <w:pPr>
              <w:snapToGrid w:val="0"/>
              <w:spacing w:before="0" w:after="0" w:line="240" w:lineRule="auto"/>
              <w:jc w:val="center"/>
              <w:rPr>
                <w:ins w:id="2254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08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F55FA7">
            <w:pPr>
              <w:snapToGrid w:val="0"/>
              <w:spacing w:before="0" w:after="0" w:line="240" w:lineRule="auto"/>
              <w:jc w:val="center"/>
              <w:rPr>
                <w:ins w:id="2255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低压电流互感器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EA59C4">
            <w:pPr>
              <w:snapToGrid w:val="0"/>
              <w:ind w:left="0" w:leftChars="0" w:right="0" w:rightChars="0" w:firstLine="0" w:firstLineChars="0"/>
              <w:jc w:val="center"/>
              <w:rPr>
                <w:ins w:id="2256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1D39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57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8AF188">
            <w:pPr>
              <w:snapToGrid w:val="0"/>
              <w:spacing w:before="0" w:after="0" w:line="240" w:lineRule="auto"/>
              <w:jc w:val="center"/>
              <w:rPr>
                <w:ins w:id="2258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09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B75E5F">
            <w:pPr>
              <w:snapToGrid w:val="0"/>
              <w:spacing w:before="0" w:after="0" w:line="240" w:lineRule="auto"/>
              <w:jc w:val="center"/>
              <w:rPr>
                <w:ins w:id="2259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组合互感器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8074F">
            <w:pPr>
              <w:snapToGrid w:val="0"/>
              <w:ind w:left="0" w:leftChars="0" w:right="0" w:rightChars="0" w:firstLine="0" w:firstLineChars="0"/>
              <w:jc w:val="center"/>
              <w:rPr>
                <w:ins w:id="2260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444A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61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3DC12E">
            <w:pPr>
              <w:snapToGrid w:val="0"/>
              <w:spacing w:before="0" w:after="0" w:line="240" w:lineRule="auto"/>
              <w:jc w:val="center"/>
              <w:rPr>
                <w:ins w:id="2262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10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939F66">
            <w:pPr>
              <w:snapToGrid w:val="0"/>
              <w:spacing w:before="0" w:after="0" w:line="240" w:lineRule="auto"/>
              <w:jc w:val="center"/>
              <w:rPr>
                <w:ins w:id="226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厂站终端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783AF">
            <w:pPr>
              <w:snapToGrid w:val="0"/>
              <w:ind w:left="0" w:leftChars="0" w:right="0" w:rightChars="0" w:firstLine="0" w:firstLineChars="0"/>
              <w:jc w:val="center"/>
              <w:rPr>
                <w:ins w:id="2264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48BF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65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58CD4A">
            <w:pPr>
              <w:snapToGrid w:val="0"/>
              <w:spacing w:before="0" w:after="0" w:line="240" w:lineRule="auto"/>
              <w:jc w:val="center"/>
              <w:rPr>
                <w:ins w:id="2266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11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A7BF0D">
            <w:pPr>
              <w:snapToGrid w:val="0"/>
              <w:spacing w:before="0" w:after="0" w:line="240" w:lineRule="auto"/>
              <w:jc w:val="center"/>
              <w:rPr>
                <w:ins w:id="2267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通信模块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AE7306">
            <w:pPr>
              <w:snapToGrid w:val="0"/>
              <w:ind w:left="0" w:leftChars="0" w:right="0" w:rightChars="0" w:firstLine="0" w:firstLineChars="0"/>
              <w:jc w:val="center"/>
              <w:rPr>
                <w:ins w:id="2268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6E8F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69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C066C9">
            <w:pPr>
              <w:snapToGrid w:val="0"/>
              <w:spacing w:before="0" w:after="0" w:line="240" w:lineRule="auto"/>
              <w:jc w:val="center"/>
              <w:rPr>
                <w:ins w:id="2270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19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C38494">
            <w:pPr>
              <w:snapToGrid w:val="0"/>
              <w:spacing w:before="0" w:after="0" w:line="240" w:lineRule="auto"/>
              <w:jc w:val="center"/>
              <w:rPr>
                <w:ins w:id="2271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智能量测终端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1872E">
            <w:pPr>
              <w:snapToGrid w:val="0"/>
              <w:ind w:left="0" w:leftChars="0" w:right="0" w:rightChars="0" w:firstLine="0" w:firstLineChars="0"/>
              <w:jc w:val="center"/>
              <w:rPr>
                <w:ins w:id="2272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1C25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73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D0E4AD">
            <w:pPr>
              <w:snapToGrid w:val="0"/>
              <w:spacing w:before="0" w:after="0" w:line="240" w:lineRule="auto"/>
              <w:jc w:val="center"/>
              <w:rPr>
                <w:ins w:id="2274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20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4A5A76">
            <w:pPr>
              <w:snapToGrid w:val="0"/>
              <w:spacing w:before="0" w:after="0" w:line="240" w:lineRule="auto"/>
              <w:jc w:val="center"/>
              <w:rPr>
                <w:ins w:id="2275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20kV电流互感器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77888">
            <w:pPr>
              <w:snapToGrid w:val="0"/>
              <w:ind w:left="0" w:leftChars="0" w:right="0" w:rightChars="0" w:firstLine="0" w:firstLineChars="0"/>
              <w:jc w:val="center"/>
              <w:rPr>
                <w:ins w:id="2276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86FA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77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511C5E">
            <w:pPr>
              <w:snapToGrid w:val="0"/>
              <w:spacing w:before="0" w:after="0" w:line="240" w:lineRule="auto"/>
              <w:jc w:val="center"/>
              <w:rPr>
                <w:ins w:id="2278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21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E8ED29">
            <w:pPr>
              <w:snapToGrid w:val="0"/>
              <w:spacing w:before="0" w:after="0" w:line="240" w:lineRule="auto"/>
              <w:jc w:val="center"/>
              <w:rPr>
                <w:ins w:id="2279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20kV电压互感器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89D02">
            <w:pPr>
              <w:snapToGrid w:val="0"/>
              <w:ind w:left="0" w:leftChars="0" w:right="0" w:rightChars="0" w:firstLine="0" w:firstLineChars="0"/>
              <w:jc w:val="center"/>
              <w:rPr>
                <w:ins w:id="2280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6A65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81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9813E6">
            <w:pPr>
              <w:snapToGrid w:val="0"/>
              <w:spacing w:before="0" w:after="0" w:line="240" w:lineRule="auto"/>
              <w:jc w:val="center"/>
              <w:rPr>
                <w:ins w:id="2282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23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DB5B28">
            <w:pPr>
              <w:snapToGrid w:val="0"/>
              <w:spacing w:before="0" w:after="0" w:line="240" w:lineRule="auto"/>
              <w:jc w:val="center"/>
              <w:rPr>
                <w:ins w:id="228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周转箱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DE1516">
            <w:pPr>
              <w:snapToGrid w:val="0"/>
              <w:ind w:left="0" w:leftChars="0" w:right="0" w:rightChars="0" w:firstLine="0" w:firstLineChars="0"/>
              <w:jc w:val="center"/>
              <w:rPr>
                <w:ins w:id="2284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984C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85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FC97F7">
            <w:pPr>
              <w:snapToGrid w:val="0"/>
              <w:spacing w:before="0" w:after="0" w:line="240" w:lineRule="auto"/>
              <w:jc w:val="center"/>
              <w:rPr>
                <w:ins w:id="2286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24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BC4B2D">
            <w:pPr>
              <w:snapToGrid w:val="0"/>
              <w:spacing w:before="0" w:after="0" w:line="240" w:lineRule="auto"/>
              <w:jc w:val="center"/>
              <w:rPr>
                <w:ins w:id="2287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栈板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E27CA">
            <w:pPr>
              <w:snapToGrid w:val="0"/>
              <w:ind w:left="0" w:leftChars="0" w:right="0" w:rightChars="0" w:firstLine="0" w:firstLineChars="0"/>
              <w:jc w:val="center"/>
              <w:rPr>
                <w:ins w:id="2288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21F6C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89" w:author="易呈翔" w:date="2026-08-06T15:19:41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A1F55C">
            <w:pPr>
              <w:snapToGrid w:val="0"/>
              <w:spacing w:before="0" w:after="0" w:line="240" w:lineRule="auto"/>
              <w:jc w:val="center"/>
              <w:rPr>
                <w:ins w:id="2290" w:author="易呈翔" w:date="2026-08-06T15:19:41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31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E999D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2291" w:author="易呈翔" w:date="2026-08-06T15:19:41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单相计量表箱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A0B8A1">
            <w:pPr>
              <w:snapToGrid w:val="0"/>
              <w:ind w:left="0" w:leftChars="0" w:right="0" w:rightChars="0" w:firstLine="0" w:firstLineChars="0"/>
              <w:jc w:val="center"/>
              <w:rPr>
                <w:ins w:id="2292" w:author="易呈翔" w:date="2026-08-06T15:19:4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5125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93" w:author="易呈翔" w:date="2026-08-06T15:19:42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91BC2F">
            <w:pPr>
              <w:snapToGrid w:val="0"/>
              <w:spacing w:before="0" w:after="0" w:line="240" w:lineRule="auto"/>
              <w:jc w:val="center"/>
              <w:rPr>
                <w:ins w:id="2294" w:author="易呈翔" w:date="2026-08-06T15:19:42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32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2075B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2295" w:author="易呈翔" w:date="2026-08-06T15:19:42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10kV低压计量表箱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1641B9">
            <w:pPr>
              <w:snapToGrid w:val="0"/>
              <w:ind w:left="0" w:leftChars="0" w:right="0" w:rightChars="0" w:firstLine="0" w:firstLineChars="0"/>
              <w:jc w:val="center"/>
              <w:rPr>
                <w:ins w:id="2296" w:author="易呈翔" w:date="2026-08-06T15:19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CA46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97" w:author="易呈翔" w:date="2026-08-06T15:20:07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49E2B3">
            <w:pPr>
              <w:snapToGrid w:val="0"/>
              <w:spacing w:before="0" w:after="0" w:line="240" w:lineRule="auto"/>
              <w:jc w:val="center"/>
              <w:rPr>
                <w:ins w:id="2298" w:author="易呈翔" w:date="2026-08-06T15:20:07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33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E2845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2299" w:author="易呈翔" w:date="2026-08-06T15:20:07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三相计量表箱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246E1">
            <w:pPr>
              <w:snapToGrid w:val="0"/>
              <w:ind w:left="0" w:leftChars="0" w:right="0" w:rightChars="0" w:firstLine="0" w:firstLineChars="0"/>
              <w:jc w:val="center"/>
              <w:rPr>
                <w:ins w:id="2300" w:author="易呈翔" w:date="2026-08-06T15:20:07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D70C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01" w:author="易呈翔" w:date="2026-08-06T15:20:07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7A2B32">
            <w:pPr>
              <w:snapToGrid w:val="0"/>
              <w:spacing w:before="0" w:after="0" w:line="240" w:lineRule="auto"/>
              <w:jc w:val="center"/>
              <w:rPr>
                <w:ins w:id="2302" w:author="易呈翔" w:date="2026-08-06T15:20:07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34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F38FD5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2303" w:author="易呈翔" w:date="2026-08-06T15:20:07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10kV高压计量表箱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29193">
            <w:pPr>
              <w:snapToGrid w:val="0"/>
              <w:ind w:left="0" w:leftChars="0" w:right="0" w:rightChars="0" w:firstLine="0" w:firstLineChars="0"/>
              <w:jc w:val="center"/>
              <w:rPr>
                <w:ins w:id="2304" w:author="易呈翔" w:date="2026-08-06T15:20:07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083C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05" w:author="易呈翔" w:date="2026-08-06T15:19:4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4C1DD8">
            <w:pPr>
              <w:snapToGrid w:val="0"/>
              <w:spacing w:before="0" w:after="0" w:line="240" w:lineRule="auto"/>
              <w:jc w:val="center"/>
              <w:rPr>
                <w:ins w:id="2306" w:author="易呈翔" w:date="2026-08-06T15:19:44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35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108C5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2307" w:author="易呈翔" w:date="2026-08-06T15:19:44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单相费控计量表箱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68AC4D">
            <w:pPr>
              <w:snapToGrid w:val="0"/>
              <w:ind w:left="0" w:leftChars="0" w:right="0" w:rightChars="0" w:firstLine="0" w:firstLineChars="0"/>
              <w:jc w:val="center"/>
              <w:rPr>
                <w:ins w:id="2308" w:author="易呈翔" w:date="2026-08-06T15:19:4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FBB8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09" w:author="易呈翔" w:date="2026-08-06T15:19:46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A15F2C">
            <w:pPr>
              <w:snapToGrid w:val="0"/>
              <w:spacing w:before="0" w:after="0" w:line="240" w:lineRule="auto"/>
              <w:jc w:val="center"/>
              <w:rPr>
                <w:ins w:id="2310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36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2E34F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2311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三相费控计量表箱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8FBF5A">
            <w:pPr>
              <w:snapToGrid w:val="0"/>
              <w:ind w:left="0" w:leftChars="0" w:right="0" w:rightChars="0" w:firstLine="0" w:firstLineChars="0"/>
              <w:jc w:val="center"/>
              <w:rPr>
                <w:ins w:id="2312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5BA8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D6EB02">
            <w:pPr>
              <w:snapToGrid w:val="0"/>
              <w:spacing w:before="0" w:after="0" w:line="240" w:lineRule="auto"/>
              <w:jc w:val="center"/>
              <w:rPr>
                <w:ins w:id="2313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37</w:t>
            </w:r>
          </w:p>
        </w:tc>
        <w:tc>
          <w:tcPr>
            <w:tcW w:w="3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44D20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2314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集中器箱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D7233">
            <w:pPr>
              <w:snapToGrid w:val="0"/>
              <w:ind w:left="0" w:leftChars="0" w:right="0" w:rightChars="0" w:firstLine="0" w:firstLineChars="0"/>
              <w:jc w:val="center"/>
              <w:rPr>
                <w:ins w:id="2315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CD69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D1EAA5">
            <w:pPr>
              <w:snapToGrid w:val="0"/>
              <w:spacing w:before="0" w:after="0" w:line="240" w:lineRule="auto"/>
              <w:jc w:val="center"/>
              <w:rPr>
                <w:ins w:id="2316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41</w:t>
            </w:r>
          </w:p>
        </w:tc>
        <w:tc>
          <w:tcPr>
            <w:tcW w:w="3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D5708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2317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运行封印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7BD69A">
            <w:pPr>
              <w:snapToGrid w:val="0"/>
              <w:ind w:left="0" w:leftChars="0" w:right="0" w:rightChars="0" w:firstLine="0" w:firstLineChars="0"/>
              <w:jc w:val="center"/>
              <w:rPr>
                <w:ins w:id="2318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C794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6B2D66">
            <w:pPr>
              <w:snapToGrid w:val="0"/>
              <w:spacing w:before="0" w:after="0" w:line="240" w:lineRule="auto"/>
              <w:jc w:val="center"/>
              <w:rPr>
                <w:ins w:id="2319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42</w:t>
            </w:r>
          </w:p>
        </w:tc>
        <w:tc>
          <w:tcPr>
            <w:tcW w:w="3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5742E1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2320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端子盖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E196A">
            <w:pPr>
              <w:snapToGrid w:val="0"/>
              <w:ind w:left="0" w:leftChars="0" w:right="0" w:rightChars="0" w:firstLine="0" w:firstLineChars="0"/>
              <w:jc w:val="center"/>
              <w:rPr>
                <w:ins w:id="2321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6DCFA27C">
      <w:pPr>
        <w:pStyle w:val="3"/>
        <w:numPr>
          <w:ilvl w:val="0"/>
          <w:numId w:val="4"/>
        </w:numPr>
        <w:bidi w:val="0"/>
        <w:rPr>
          <w:ins w:id="2322" w:author="易呈翔" w:date="2026-08-06T15:14:52Z"/>
          <w:rFonts w:hint="eastAsia"/>
          <w:lang w:val="en-US" w:eastAsia="zh-CN"/>
        </w:rPr>
      </w:pPr>
      <w:ins w:id="2323" w:author="易呈翔" w:date="2026-08-06T15:14:52Z">
        <w:r>
          <w:rPr>
            <w:rFonts w:hint="eastAsia"/>
            <w:lang w:val="en-US" w:eastAsia="zh-CN"/>
          </w:rPr>
          <w:t>设备</w:t>
        </w:r>
      </w:ins>
      <w:ins w:id="2324" w:author="易呈翔" w:date="2026-08-06T15:15:00Z">
        <w:r>
          <w:rPr>
            <w:rFonts w:hint="eastAsia"/>
            <w:lang w:val="en-US" w:eastAsia="zh-CN"/>
          </w:rPr>
          <w:t>类别</w:t>
        </w:r>
      </w:ins>
      <w:ins w:id="2325" w:author="易呈翔" w:date="2026-08-06T15:14:52Z">
        <w:r>
          <w:rPr>
            <w:rFonts w:hint="eastAsia"/>
            <w:lang w:val="en-US" w:eastAsia="zh-CN"/>
          </w:rPr>
          <w:t>(</w:t>
        </w:r>
      </w:ins>
      <w:ins w:id="2326" w:author="易呈翔" w:date="2026-08-06T15:17:45Z">
        <w:r>
          <w:rPr>
            <w:rFonts w:hint="eastAsia"/>
            <w:lang w:val="en-US" w:eastAsia="zh-CN"/>
          </w:rPr>
          <w:t>VW_EQUIP_CATEG</w:t>
        </w:r>
      </w:ins>
      <w:ins w:id="2327" w:author="易呈翔" w:date="2026-08-06T15:14:52Z">
        <w:r>
          <w:rPr>
            <w:rFonts w:hint="eastAsia"/>
            <w:lang w:val="en-US" w:eastAsia="zh-CN"/>
          </w:rPr>
          <w:t>)</w:t>
        </w:r>
      </w:ins>
    </w:p>
    <w:tbl>
      <w:tblPr>
        <w:tblStyle w:val="7"/>
        <w:tblW w:w="831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630"/>
        <w:gridCol w:w="2920"/>
      </w:tblGrid>
      <w:tr w14:paraId="4C059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28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DA8EEB1">
            <w:pPr>
              <w:widowControl/>
              <w:jc w:val="left"/>
              <w:rPr>
                <w:ins w:id="2329" w:author="易呈翔" w:date="2026-08-06T15:17:5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330" w:author="易呈翔" w:date="2026-08-06T15:17:5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2262CA8">
            <w:pPr>
              <w:widowControl/>
              <w:jc w:val="left"/>
              <w:rPr>
                <w:ins w:id="2331" w:author="易呈翔" w:date="2026-08-06T15:17:5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332" w:author="易呈翔" w:date="2026-08-06T15:17:5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F742DA3">
            <w:pPr>
              <w:widowControl/>
              <w:jc w:val="left"/>
              <w:rPr>
                <w:ins w:id="2333" w:author="易呈翔" w:date="2026-08-06T15:17:5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334" w:author="易呈翔" w:date="2026-08-06T15:17:5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46EE1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35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40B9E4">
            <w:pPr>
              <w:snapToGrid w:val="0"/>
              <w:jc w:val="center"/>
              <w:rPr>
                <w:ins w:id="2336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01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944438">
            <w:pPr>
              <w:snapToGrid w:val="0"/>
              <w:jc w:val="center"/>
              <w:rPr>
                <w:ins w:id="2337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电能表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6986A">
            <w:pPr>
              <w:snapToGrid w:val="0"/>
              <w:ind w:left="0" w:leftChars="0" w:right="0" w:rightChars="0" w:firstLine="0" w:firstLineChars="0"/>
              <w:jc w:val="center"/>
              <w:rPr>
                <w:ins w:id="2338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EC0B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39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3C6AA8">
            <w:pPr>
              <w:snapToGrid w:val="0"/>
              <w:jc w:val="center"/>
              <w:rPr>
                <w:ins w:id="2340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02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15ECDB">
            <w:pPr>
              <w:snapToGrid w:val="0"/>
              <w:jc w:val="center"/>
              <w:rPr>
                <w:ins w:id="2341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互感器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FD1DB">
            <w:pPr>
              <w:snapToGrid w:val="0"/>
              <w:ind w:left="0" w:leftChars="0" w:right="0" w:rightChars="0" w:firstLine="0" w:firstLineChars="0"/>
              <w:jc w:val="center"/>
              <w:rPr>
                <w:ins w:id="2342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7D61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43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112558">
            <w:pPr>
              <w:snapToGrid w:val="0"/>
              <w:jc w:val="center"/>
              <w:rPr>
                <w:ins w:id="2344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09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E971AA">
            <w:pPr>
              <w:snapToGrid w:val="0"/>
              <w:jc w:val="center"/>
              <w:rPr>
                <w:ins w:id="2345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计量自动化终端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DEDEF">
            <w:pPr>
              <w:snapToGrid w:val="0"/>
              <w:ind w:left="0" w:leftChars="0" w:right="0" w:rightChars="0" w:firstLine="0" w:firstLineChars="0"/>
              <w:jc w:val="center"/>
              <w:rPr>
                <w:ins w:id="2346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46B0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47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5E8907">
            <w:pPr>
              <w:snapToGrid w:val="0"/>
              <w:jc w:val="center"/>
              <w:rPr>
                <w:ins w:id="2348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15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807DEA">
            <w:pPr>
              <w:snapToGrid w:val="0"/>
              <w:jc w:val="center"/>
              <w:rPr>
                <w:ins w:id="2349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通信模块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EA83B0">
            <w:pPr>
              <w:snapToGrid w:val="0"/>
              <w:ind w:left="0" w:leftChars="0" w:right="0" w:rightChars="0" w:firstLine="0" w:firstLineChars="0"/>
              <w:jc w:val="center"/>
              <w:rPr>
                <w:ins w:id="2350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1BD2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51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515059">
            <w:pPr>
              <w:snapToGrid w:val="0"/>
              <w:jc w:val="center"/>
              <w:rPr>
                <w:ins w:id="2352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17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6A7CBD">
            <w:pPr>
              <w:snapToGrid w:val="0"/>
              <w:jc w:val="center"/>
              <w:rPr>
                <w:ins w:id="2353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封印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A4CF27">
            <w:pPr>
              <w:snapToGrid w:val="0"/>
              <w:ind w:left="0" w:leftChars="0" w:right="0" w:rightChars="0" w:firstLine="0" w:firstLineChars="0"/>
              <w:jc w:val="center"/>
              <w:rPr>
                <w:ins w:id="2354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224B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55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5A0597">
            <w:pPr>
              <w:snapToGrid w:val="0"/>
              <w:jc w:val="center"/>
              <w:rPr>
                <w:ins w:id="2356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18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DC764A">
            <w:pPr>
              <w:snapToGrid w:val="0"/>
              <w:jc w:val="center"/>
              <w:rPr>
                <w:ins w:id="2357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开关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8976A">
            <w:pPr>
              <w:snapToGrid w:val="0"/>
              <w:ind w:left="0" w:leftChars="0" w:right="0" w:rightChars="0" w:firstLine="0" w:firstLineChars="0"/>
              <w:jc w:val="center"/>
              <w:rPr>
                <w:ins w:id="2358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F327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59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436141">
            <w:pPr>
              <w:snapToGrid w:val="0"/>
              <w:jc w:val="center"/>
              <w:rPr>
                <w:ins w:id="2360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19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5D130F">
            <w:pPr>
              <w:snapToGrid w:val="0"/>
              <w:jc w:val="center"/>
              <w:rPr>
                <w:ins w:id="2361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周转箱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5B89F2">
            <w:pPr>
              <w:snapToGrid w:val="0"/>
              <w:ind w:left="0" w:leftChars="0" w:right="0" w:rightChars="0" w:firstLine="0" w:firstLineChars="0"/>
              <w:jc w:val="center"/>
              <w:rPr>
                <w:ins w:id="2362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1F07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63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4F4044">
            <w:pPr>
              <w:snapToGrid w:val="0"/>
              <w:jc w:val="center"/>
              <w:rPr>
                <w:ins w:id="2364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21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17C749">
            <w:pPr>
              <w:snapToGrid w:val="0"/>
              <w:jc w:val="center"/>
              <w:rPr>
                <w:ins w:id="2365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配件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65C11">
            <w:pPr>
              <w:snapToGrid w:val="0"/>
              <w:ind w:left="0" w:leftChars="0" w:right="0" w:rightChars="0" w:firstLine="0" w:firstLineChars="0"/>
              <w:jc w:val="center"/>
              <w:rPr>
                <w:ins w:id="2366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9264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67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F8000E">
            <w:pPr>
              <w:snapToGrid w:val="0"/>
              <w:jc w:val="center"/>
              <w:rPr>
                <w:ins w:id="2368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78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FF514B">
            <w:pPr>
              <w:snapToGrid w:val="0"/>
              <w:jc w:val="center"/>
              <w:rPr>
                <w:ins w:id="2369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栈板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494E06">
            <w:pPr>
              <w:snapToGrid w:val="0"/>
              <w:ind w:left="0" w:leftChars="0" w:right="0" w:rightChars="0" w:firstLine="0" w:firstLineChars="0"/>
              <w:jc w:val="center"/>
              <w:rPr>
                <w:ins w:id="2370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B2CF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71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062571">
            <w:pPr>
              <w:snapToGrid w:val="0"/>
              <w:jc w:val="center"/>
              <w:rPr>
                <w:ins w:id="2372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148652">
            <w:pPr>
              <w:snapToGrid w:val="0"/>
              <w:jc w:val="center"/>
              <w:rPr>
                <w:ins w:id="2373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计量表箱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BE992">
            <w:pPr>
              <w:snapToGrid w:val="0"/>
              <w:ind w:left="0" w:leftChars="0" w:right="0" w:rightChars="0" w:firstLine="0" w:firstLineChars="0"/>
              <w:jc w:val="center"/>
              <w:rPr>
                <w:ins w:id="2374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789DD41A">
      <w:pPr>
        <w:pStyle w:val="3"/>
        <w:numPr>
          <w:ilvl w:val="0"/>
          <w:numId w:val="4"/>
        </w:numPr>
        <w:bidi w:val="0"/>
        <w:rPr>
          <w:ins w:id="2375" w:author="易呈翔" w:date="2026-08-06T15:38:51Z"/>
          <w:rFonts w:hint="eastAsia"/>
          <w:lang w:val="en-US" w:eastAsia="zh-CN"/>
        </w:rPr>
      </w:pPr>
      <w:ins w:id="2376" w:author="易呈翔" w:date="2026-08-06T15:49:08Z">
        <w:r>
          <w:rPr>
            <w:rFonts w:hint="eastAsia"/>
            <w:lang w:val="en-US" w:eastAsia="zh-CN"/>
          </w:rPr>
          <w:t>检定类别</w:t>
        </w:r>
      </w:ins>
      <w:ins w:id="2377" w:author="易呈翔" w:date="2026-08-06T15:38:51Z">
        <w:r>
          <w:rPr>
            <w:rFonts w:hint="eastAsia"/>
            <w:lang w:val="en-US" w:eastAsia="zh-CN"/>
          </w:rPr>
          <w:t>(</w:t>
        </w:r>
      </w:ins>
      <w:ins w:id="2378" w:author="易呈翔" w:date="2026-08-06T15:40:11Z">
        <w:r>
          <w:rPr>
            <w:rFonts w:hint="eastAsia"/>
            <w:lang w:val="en-US" w:eastAsia="zh-CN"/>
          </w:rPr>
          <w:t>VW_DETECT_TYPE</w:t>
        </w:r>
      </w:ins>
      <w:ins w:id="2379" w:author="易呈翔" w:date="2026-08-06T15:38:51Z">
        <w:r>
          <w:rPr>
            <w:rFonts w:hint="eastAsia"/>
            <w:lang w:val="en-US" w:eastAsia="zh-CN"/>
          </w:rPr>
          <w:t>)</w:t>
        </w:r>
      </w:ins>
    </w:p>
    <w:tbl>
      <w:tblPr>
        <w:tblStyle w:val="7"/>
        <w:tblW w:w="832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3650"/>
        <w:gridCol w:w="2930"/>
      </w:tblGrid>
      <w:tr w14:paraId="22455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80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86EEE4C">
            <w:pPr>
              <w:widowControl/>
              <w:jc w:val="left"/>
              <w:rPr>
                <w:ins w:id="2381" w:author="易呈翔" w:date="2026-08-06T15:38:51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382" w:author="易呈翔" w:date="2026-08-06T15:38:51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17F6754">
            <w:pPr>
              <w:widowControl/>
              <w:jc w:val="left"/>
              <w:rPr>
                <w:ins w:id="2383" w:author="易呈翔" w:date="2026-08-06T15:38:51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384" w:author="易呈翔" w:date="2026-08-06T15:38:51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7361B68">
            <w:pPr>
              <w:widowControl/>
              <w:jc w:val="left"/>
              <w:rPr>
                <w:ins w:id="2385" w:author="易呈翔" w:date="2026-08-06T15:38:51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386" w:author="易呈翔" w:date="2026-08-06T15:38:51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49DD5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ins w:id="2387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826449">
            <w:pPr>
              <w:snapToGrid w:val="0"/>
              <w:jc w:val="center"/>
              <w:rPr>
                <w:ins w:id="2388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613432">
            <w:pPr>
              <w:snapToGrid w:val="0"/>
              <w:jc w:val="center"/>
              <w:rPr>
                <w:ins w:id="2389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全性能试验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921BA">
            <w:pPr>
              <w:snapToGrid w:val="0"/>
              <w:ind w:left="0" w:leftChars="0" w:right="0" w:rightChars="0" w:firstLine="0" w:firstLineChars="0"/>
              <w:jc w:val="center"/>
              <w:rPr>
                <w:ins w:id="2390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76C6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91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74AF84">
            <w:pPr>
              <w:snapToGrid w:val="0"/>
              <w:jc w:val="center"/>
              <w:rPr>
                <w:ins w:id="2392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4F23B2">
            <w:pPr>
              <w:snapToGrid w:val="0"/>
              <w:jc w:val="center"/>
              <w:rPr>
                <w:ins w:id="2393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到货后抽样检测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D5C739">
            <w:pPr>
              <w:snapToGrid w:val="0"/>
              <w:ind w:left="0" w:leftChars="0" w:right="0" w:rightChars="0" w:firstLine="0" w:firstLineChars="0"/>
              <w:jc w:val="center"/>
              <w:rPr>
                <w:ins w:id="2394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7B34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95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0E1461">
            <w:pPr>
              <w:snapToGrid w:val="0"/>
              <w:jc w:val="center"/>
              <w:rPr>
                <w:ins w:id="2396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03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9C52A0">
            <w:pPr>
              <w:snapToGrid w:val="0"/>
              <w:jc w:val="center"/>
              <w:rPr>
                <w:ins w:id="2397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首次检定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F67AA">
            <w:pPr>
              <w:snapToGrid w:val="0"/>
              <w:ind w:left="0" w:leftChars="0" w:right="0" w:rightChars="0" w:firstLine="0" w:firstLineChars="0"/>
              <w:jc w:val="center"/>
              <w:rPr>
                <w:ins w:id="2398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203B3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99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C4CC9C">
            <w:pPr>
              <w:snapToGrid w:val="0"/>
              <w:jc w:val="center"/>
              <w:rPr>
                <w:ins w:id="2400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04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30705B">
            <w:pPr>
              <w:snapToGrid w:val="0"/>
              <w:jc w:val="center"/>
              <w:rPr>
                <w:ins w:id="2401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不合格设备复检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C7511">
            <w:pPr>
              <w:snapToGrid w:val="0"/>
              <w:ind w:left="0" w:leftChars="0" w:right="0" w:rightChars="0" w:firstLine="0" w:firstLineChars="0"/>
              <w:jc w:val="center"/>
              <w:rPr>
                <w:ins w:id="2402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67AA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03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DD0A8A">
            <w:pPr>
              <w:snapToGrid w:val="0"/>
              <w:jc w:val="center"/>
              <w:rPr>
                <w:ins w:id="2404" w:author="易呈翔" w:date="2026-08-06T15:38:51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05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7BF503">
            <w:pPr>
              <w:snapToGrid w:val="0"/>
              <w:jc w:val="center"/>
              <w:rPr>
                <w:ins w:id="2405" w:author="易呈翔" w:date="2026-08-06T15:38:51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流水线适应性检查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66E38F">
            <w:pPr>
              <w:snapToGrid w:val="0"/>
              <w:ind w:left="0" w:leftChars="0" w:right="0" w:rightChars="0" w:firstLine="0" w:firstLineChars="0"/>
              <w:jc w:val="center"/>
              <w:rPr>
                <w:ins w:id="2406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E5F9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07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EA6B33">
            <w:pPr>
              <w:snapToGrid w:val="0"/>
              <w:jc w:val="center"/>
              <w:rPr>
                <w:ins w:id="2408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07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158C6E">
            <w:pPr>
              <w:snapToGrid w:val="0"/>
              <w:jc w:val="center"/>
              <w:rPr>
                <w:ins w:id="2409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库存复检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9C3E0">
            <w:pPr>
              <w:snapToGrid w:val="0"/>
              <w:ind w:left="0" w:leftChars="0" w:right="0" w:rightChars="0" w:firstLine="0" w:firstLineChars="0"/>
              <w:jc w:val="center"/>
              <w:rPr>
                <w:ins w:id="2410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055D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11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50D9F3">
            <w:pPr>
              <w:snapToGrid w:val="0"/>
              <w:jc w:val="center"/>
              <w:rPr>
                <w:ins w:id="2412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11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BF0AD2">
            <w:pPr>
              <w:snapToGrid w:val="0"/>
              <w:jc w:val="center"/>
              <w:rPr>
                <w:ins w:id="2413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临时检定/检测-委托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6A55E">
            <w:pPr>
              <w:snapToGrid w:val="0"/>
              <w:ind w:left="0" w:leftChars="0" w:right="0" w:rightChars="0" w:firstLine="0" w:firstLineChars="0"/>
              <w:jc w:val="center"/>
              <w:rPr>
                <w:ins w:id="2414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8AAA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15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DB5FA8">
            <w:pPr>
              <w:snapToGrid w:val="0"/>
              <w:jc w:val="center"/>
              <w:rPr>
                <w:ins w:id="2416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12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7FF0A9">
            <w:pPr>
              <w:snapToGrid w:val="0"/>
              <w:jc w:val="center"/>
              <w:rPr>
                <w:ins w:id="2417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临时检定/检测-厂返退还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3819E">
            <w:pPr>
              <w:snapToGrid w:val="0"/>
              <w:ind w:left="0" w:leftChars="0" w:right="0" w:rightChars="0" w:firstLine="0" w:firstLineChars="0"/>
              <w:jc w:val="center"/>
              <w:rPr>
                <w:ins w:id="2418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8D0B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19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F5B22D">
            <w:pPr>
              <w:snapToGrid w:val="0"/>
              <w:jc w:val="center"/>
              <w:rPr>
                <w:ins w:id="2420" w:author="易呈翔" w:date="2026-08-06T15:40:42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13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E5EEAF">
            <w:pPr>
              <w:snapToGrid w:val="0"/>
              <w:jc w:val="center"/>
              <w:rPr>
                <w:ins w:id="2421" w:author="易呈翔" w:date="2026-08-06T15:40:42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计量标准设备检定/校准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8D324E">
            <w:pPr>
              <w:snapToGrid w:val="0"/>
              <w:ind w:left="0" w:leftChars="0" w:right="0" w:rightChars="0" w:firstLine="0" w:firstLineChars="0"/>
              <w:jc w:val="center"/>
              <w:rPr>
                <w:ins w:id="2422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02D2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23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F9179A">
            <w:pPr>
              <w:snapToGrid w:val="0"/>
              <w:jc w:val="center"/>
              <w:rPr>
                <w:ins w:id="2424" w:author="易呈翔" w:date="2026-08-06T15:40:42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14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7712A9">
            <w:pPr>
              <w:snapToGrid w:val="0"/>
              <w:jc w:val="center"/>
              <w:rPr>
                <w:ins w:id="2425" w:author="易呈翔" w:date="2026-08-06T15:40:42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运行抽检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CC4A17">
            <w:pPr>
              <w:snapToGrid w:val="0"/>
              <w:ind w:left="0" w:leftChars="0" w:right="0" w:rightChars="0" w:firstLine="0" w:firstLineChars="0"/>
              <w:jc w:val="center"/>
              <w:rPr>
                <w:ins w:id="2426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F146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27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F28936">
            <w:pPr>
              <w:snapToGrid w:val="0"/>
              <w:jc w:val="center"/>
              <w:rPr>
                <w:ins w:id="2428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20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8B5335">
            <w:pPr>
              <w:snapToGrid w:val="0"/>
              <w:jc w:val="center"/>
              <w:rPr>
                <w:ins w:id="2429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到货后全性能试验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DD03A6">
            <w:pPr>
              <w:snapToGrid w:val="0"/>
              <w:ind w:left="0" w:leftChars="0" w:right="0" w:rightChars="0" w:firstLine="0" w:firstLineChars="0"/>
              <w:jc w:val="center"/>
              <w:rPr>
                <w:ins w:id="2430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5022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31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828926">
            <w:pPr>
              <w:snapToGrid w:val="0"/>
              <w:jc w:val="center"/>
              <w:rPr>
                <w:ins w:id="2432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21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F1463A">
            <w:pPr>
              <w:snapToGrid w:val="0"/>
              <w:jc w:val="center"/>
              <w:rPr>
                <w:ins w:id="2433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样品比对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123C1D">
            <w:pPr>
              <w:snapToGrid w:val="0"/>
              <w:ind w:left="0" w:leftChars="0" w:right="0" w:rightChars="0" w:firstLine="0" w:firstLineChars="0"/>
              <w:jc w:val="center"/>
              <w:rPr>
                <w:ins w:id="2434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D233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35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1F9775">
            <w:pPr>
              <w:snapToGrid w:val="0"/>
              <w:jc w:val="center"/>
              <w:rPr>
                <w:ins w:id="2436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22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7641E0">
            <w:pPr>
              <w:snapToGrid w:val="0"/>
              <w:jc w:val="center"/>
              <w:rPr>
                <w:ins w:id="2437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解密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D491D">
            <w:pPr>
              <w:snapToGrid w:val="0"/>
              <w:ind w:left="0" w:leftChars="0" w:right="0" w:rightChars="0" w:firstLine="0" w:firstLineChars="0"/>
              <w:jc w:val="center"/>
              <w:rPr>
                <w:ins w:id="2438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F083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39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CC8746">
            <w:pPr>
              <w:snapToGrid w:val="0"/>
              <w:jc w:val="center"/>
              <w:rPr>
                <w:ins w:id="2440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50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B43926">
            <w:pPr>
              <w:snapToGrid w:val="0"/>
              <w:jc w:val="center"/>
              <w:rPr>
                <w:ins w:id="2441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期间核查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D2A64">
            <w:pPr>
              <w:snapToGrid w:val="0"/>
              <w:ind w:left="0" w:leftChars="0" w:right="0" w:rightChars="0" w:firstLine="0" w:firstLineChars="0"/>
              <w:jc w:val="center"/>
              <w:rPr>
                <w:ins w:id="2442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9460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43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99BA64">
            <w:pPr>
              <w:snapToGrid w:val="0"/>
              <w:jc w:val="center"/>
              <w:rPr>
                <w:ins w:id="2444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A50969">
            <w:pPr>
              <w:snapToGrid w:val="0"/>
              <w:jc w:val="center"/>
              <w:rPr>
                <w:ins w:id="2445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重复性试验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6A4D4E">
            <w:pPr>
              <w:snapToGrid w:val="0"/>
              <w:ind w:left="0" w:leftChars="0" w:right="0" w:rightChars="0" w:firstLine="0" w:firstLineChars="0"/>
              <w:jc w:val="center"/>
              <w:rPr>
                <w:ins w:id="2446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C2E2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47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8BF1DE">
            <w:pPr>
              <w:snapToGrid w:val="0"/>
              <w:jc w:val="center"/>
              <w:rPr>
                <w:ins w:id="2448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A154AC">
            <w:pPr>
              <w:snapToGrid w:val="0"/>
              <w:jc w:val="center"/>
              <w:rPr>
                <w:ins w:id="2449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稳定性考核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C4C7A">
            <w:pPr>
              <w:snapToGrid w:val="0"/>
              <w:ind w:left="0" w:leftChars="0" w:right="0" w:rightChars="0" w:firstLine="0" w:firstLineChars="0"/>
              <w:jc w:val="center"/>
              <w:rPr>
                <w:ins w:id="2450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1CD4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51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BCBCDB">
            <w:pPr>
              <w:snapToGrid w:val="0"/>
              <w:jc w:val="center"/>
              <w:rPr>
                <w:ins w:id="2452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53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FE3D58">
            <w:pPr>
              <w:snapToGrid w:val="0"/>
              <w:jc w:val="center"/>
              <w:rPr>
                <w:ins w:id="2453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量值溯源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29F73">
            <w:pPr>
              <w:snapToGrid w:val="0"/>
              <w:ind w:left="0" w:leftChars="0" w:right="0" w:rightChars="0" w:firstLine="0" w:firstLineChars="0"/>
              <w:jc w:val="center"/>
              <w:rPr>
                <w:ins w:id="2454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C8A3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55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7793D7">
            <w:pPr>
              <w:snapToGrid w:val="0"/>
              <w:jc w:val="center"/>
              <w:rPr>
                <w:ins w:id="2456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54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728A9C">
            <w:pPr>
              <w:snapToGrid w:val="0"/>
              <w:jc w:val="center"/>
              <w:rPr>
                <w:ins w:id="2457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测试设备监测/校准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90B73">
            <w:pPr>
              <w:snapToGrid w:val="0"/>
              <w:ind w:left="0" w:leftChars="0" w:right="0" w:rightChars="0" w:firstLine="0" w:firstLineChars="0"/>
              <w:jc w:val="center"/>
              <w:rPr>
                <w:ins w:id="2458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77E9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59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CBC24E">
            <w:pPr>
              <w:snapToGrid w:val="0"/>
              <w:jc w:val="center"/>
              <w:rPr>
                <w:ins w:id="2460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55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383259">
            <w:pPr>
              <w:snapToGrid w:val="0"/>
              <w:jc w:val="center"/>
              <w:rPr>
                <w:ins w:id="2461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分拣鉴定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5E2F9">
            <w:pPr>
              <w:snapToGrid w:val="0"/>
              <w:ind w:left="0" w:leftChars="0" w:right="0" w:rightChars="0" w:firstLine="0" w:firstLineChars="0"/>
              <w:jc w:val="center"/>
              <w:rPr>
                <w:ins w:id="2462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73955BF3">
      <w:pPr>
        <w:pStyle w:val="3"/>
        <w:numPr>
          <w:ilvl w:val="0"/>
          <w:numId w:val="4"/>
        </w:numPr>
        <w:bidi w:val="0"/>
        <w:rPr>
          <w:ins w:id="2463" w:author="易呈翔" w:date="2026-08-06T15:45:18Z"/>
          <w:rFonts w:hint="eastAsia"/>
          <w:lang w:val="en-US" w:eastAsia="zh-CN"/>
        </w:rPr>
      </w:pPr>
      <w:ins w:id="2464" w:author="易呈翔" w:date="2026-08-06T15:45:27Z">
        <w:r>
          <w:rPr>
            <w:rFonts w:hint="eastAsia"/>
            <w:lang w:val="en-US" w:eastAsia="zh-CN"/>
          </w:rPr>
          <w:t>计划</w:t>
        </w:r>
      </w:ins>
      <w:ins w:id="2465" w:author="易呈翔" w:date="2026-08-06T15:45:29Z">
        <w:r>
          <w:rPr>
            <w:rFonts w:hint="eastAsia"/>
            <w:lang w:val="en-US" w:eastAsia="zh-CN"/>
          </w:rPr>
          <w:t>类型</w:t>
        </w:r>
      </w:ins>
      <w:ins w:id="2466" w:author="易呈翔" w:date="2026-08-06T15:45:18Z">
        <w:r>
          <w:rPr>
            <w:rFonts w:hint="eastAsia"/>
            <w:lang w:val="en-US" w:eastAsia="zh-CN"/>
          </w:rPr>
          <w:t>(VW_</w:t>
        </w:r>
      </w:ins>
      <w:ins w:id="2467" w:author="易呈翔" w:date="2026-08-06T15:51:41Z">
        <w:r>
          <w:rPr>
            <w:rFonts w:hint="eastAsia"/>
            <w:lang w:val="en-US" w:eastAsia="zh-CN"/>
          </w:rPr>
          <w:t>DMD</w:t>
        </w:r>
      </w:ins>
      <w:ins w:id="2468" w:author="易呈翔" w:date="2026-08-06T15:47:20Z">
        <w:r>
          <w:rPr>
            <w:rFonts w:hint="eastAsia"/>
            <w:lang w:val="en-US" w:eastAsia="zh-CN"/>
          </w:rPr>
          <w:t>_P</w:t>
        </w:r>
      </w:ins>
      <w:ins w:id="2469" w:author="易呈翔" w:date="2026-08-06T15:47:21Z">
        <w:r>
          <w:rPr>
            <w:rFonts w:hint="eastAsia"/>
            <w:lang w:val="en-US" w:eastAsia="zh-CN"/>
          </w:rPr>
          <w:t>L</w:t>
        </w:r>
      </w:ins>
      <w:ins w:id="2470" w:author="易呈翔" w:date="2026-08-06T15:47:22Z">
        <w:r>
          <w:rPr>
            <w:rFonts w:hint="eastAsia"/>
            <w:lang w:val="en-US" w:eastAsia="zh-CN"/>
          </w:rPr>
          <w:t>AN</w:t>
        </w:r>
      </w:ins>
      <w:ins w:id="2471" w:author="易呈翔" w:date="2026-08-06T15:45:18Z">
        <w:r>
          <w:rPr>
            <w:rFonts w:hint="eastAsia"/>
            <w:lang w:val="en-US" w:eastAsia="zh-CN"/>
          </w:rPr>
          <w:t>_TYPE)</w:t>
        </w:r>
      </w:ins>
    </w:p>
    <w:tbl>
      <w:tblPr>
        <w:tblStyle w:val="7"/>
        <w:tblW w:w="832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3650"/>
        <w:gridCol w:w="2930"/>
      </w:tblGrid>
      <w:tr w14:paraId="258B9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72" w:author="易呈翔" w:date="2026-08-06T15:45:18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AEAF1EF">
            <w:pPr>
              <w:widowControl/>
              <w:jc w:val="left"/>
              <w:rPr>
                <w:ins w:id="2473" w:author="易呈翔" w:date="2026-08-06T15:45:18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474" w:author="易呈翔" w:date="2026-08-06T15:45:18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2AE5713">
            <w:pPr>
              <w:widowControl/>
              <w:jc w:val="left"/>
              <w:rPr>
                <w:ins w:id="2475" w:author="易呈翔" w:date="2026-08-06T15:45:18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476" w:author="易呈翔" w:date="2026-08-06T15:45:18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C426BAC">
            <w:pPr>
              <w:widowControl/>
              <w:jc w:val="left"/>
              <w:rPr>
                <w:ins w:id="2477" w:author="易呈翔" w:date="2026-08-06T15:45:18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478" w:author="易呈翔" w:date="2026-08-06T15:45:18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58BAB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ins w:id="2479" w:author="易呈翔" w:date="2026-08-06T15:45:18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1D494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2480" w:author="易呈翔" w:date="2026-08-06T15:45:18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01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A94E4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2481" w:author="易呈翔" w:date="2026-08-06T15:45:18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月计划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0A3603">
            <w:pPr>
              <w:snapToGrid w:val="0"/>
              <w:ind w:left="0" w:leftChars="0" w:right="0" w:rightChars="0" w:firstLine="0" w:firstLineChars="0"/>
              <w:jc w:val="center"/>
              <w:rPr>
                <w:ins w:id="2482" w:author="易呈翔" w:date="2026-08-06T15:45:18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D65D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83" w:author="易呈翔" w:date="2026-08-06T15:45:18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DEA5F2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2484" w:author="易呈翔" w:date="2026-08-06T15:45:18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1DE7E5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2485" w:author="易呈翔" w:date="2026-08-06T15:45:18Z"/>
                <w:rFonts w:hint="default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ins w:id="2486" w:author="易呈翔" w:date="2026-08-06T15:51:2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紧急</w:t>
              </w:r>
            </w:ins>
            <w:ins w:id="2487" w:author="易呈翔" w:date="2026-08-06T15:51:2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计划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7C83D6">
            <w:pPr>
              <w:snapToGrid w:val="0"/>
              <w:ind w:left="0" w:leftChars="0" w:right="0" w:rightChars="0" w:firstLine="0" w:firstLineChars="0"/>
              <w:jc w:val="center"/>
              <w:rPr>
                <w:ins w:id="2488" w:author="易呈翔" w:date="2026-08-06T15:45:18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783F7BA3">
      <w:pPr>
        <w:rPr>
          <w:rFonts w:hint="default"/>
          <w:lang w:val="en-US" w:eastAsia="zh-CN"/>
        </w:rPr>
      </w:pPr>
    </w:p>
    <w:p w14:paraId="2D1A8DB5">
      <w:pPr>
        <w:pStyle w:val="3"/>
        <w:numPr>
          <w:ilvl w:val="0"/>
          <w:numId w:val="4"/>
        </w:numPr>
        <w:bidi w:val="0"/>
        <w:rPr>
          <w:ins w:id="2489" w:author="易呈翔" w:date="2026-08-20T16:56:07Z"/>
          <w:rFonts w:hint="eastAsia"/>
          <w:lang w:val="en-US" w:eastAsia="zh-CN"/>
        </w:rPr>
      </w:pPr>
      <w:ins w:id="2490" w:author="易呈翔" w:date="2026-08-20T16:56:11Z">
        <w:r>
          <w:rPr>
            <w:rFonts w:hint="eastAsia"/>
            <w:lang w:val="en-US" w:eastAsia="zh-CN"/>
          </w:rPr>
          <w:t>库区</w:t>
        </w:r>
      </w:ins>
      <w:ins w:id="2491" w:author="易呈翔" w:date="2026-08-20T16:56:07Z">
        <w:r>
          <w:rPr>
            <w:rFonts w:hint="eastAsia"/>
            <w:lang w:val="en-US" w:eastAsia="zh-CN"/>
          </w:rPr>
          <w:t>类型(VW_</w:t>
        </w:r>
      </w:ins>
      <w:ins w:id="2492" w:author="易呈翔" w:date="2026-08-20T16:57:04Z">
        <w:r>
          <w:rPr>
            <w:rFonts w:hint="eastAsia"/>
            <w:lang w:val="en-US" w:eastAsia="zh-CN"/>
          </w:rPr>
          <w:t>W</w:t>
        </w:r>
      </w:ins>
      <w:ins w:id="2493" w:author="易呈翔" w:date="2026-08-20T16:57:05Z">
        <w:r>
          <w:rPr>
            <w:rFonts w:hint="eastAsia"/>
            <w:lang w:val="en-US" w:eastAsia="zh-CN"/>
          </w:rPr>
          <w:t>H</w:t>
        </w:r>
      </w:ins>
      <w:ins w:id="2494" w:author="易呈翔" w:date="2026-08-20T16:57:06Z">
        <w:r>
          <w:rPr>
            <w:rFonts w:hint="eastAsia"/>
            <w:lang w:val="en-US" w:eastAsia="zh-CN"/>
          </w:rPr>
          <w:t>_A</w:t>
        </w:r>
      </w:ins>
      <w:ins w:id="2495" w:author="易呈翔" w:date="2026-08-20T16:57:07Z">
        <w:r>
          <w:rPr>
            <w:rFonts w:hint="eastAsia"/>
            <w:lang w:val="en-US" w:eastAsia="zh-CN"/>
          </w:rPr>
          <w:t>REA</w:t>
        </w:r>
      </w:ins>
      <w:ins w:id="2496" w:author="易呈翔" w:date="2026-08-20T16:57:08Z">
        <w:r>
          <w:rPr>
            <w:rFonts w:hint="eastAsia"/>
            <w:lang w:val="en-US" w:eastAsia="zh-CN"/>
          </w:rPr>
          <w:t>_T</w:t>
        </w:r>
      </w:ins>
      <w:ins w:id="2497" w:author="易呈翔" w:date="2026-08-20T16:57:09Z">
        <w:r>
          <w:rPr>
            <w:rFonts w:hint="eastAsia"/>
            <w:lang w:val="en-US" w:eastAsia="zh-CN"/>
          </w:rPr>
          <w:t>YPE</w:t>
        </w:r>
      </w:ins>
      <w:ins w:id="2498" w:author="易呈翔" w:date="2026-08-20T16:56:07Z">
        <w:r>
          <w:rPr>
            <w:rFonts w:hint="eastAsia"/>
            <w:lang w:val="en-US" w:eastAsia="zh-CN"/>
          </w:rPr>
          <w:t>)</w:t>
        </w:r>
      </w:ins>
    </w:p>
    <w:tbl>
      <w:tblPr>
        <w:tblStyle w:val="7"/>
        <w:tblW w:w="832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3650"/>
        <w:gridCol w:w="2930"/>
      </w:tblGrid>
      <w:tr w14:paraId="36D71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99" w:author="易呈翔" w:date="2026-08-20T16:57:14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E38B919">
            <w:pPr>
              <w:widowControl/>
              <w:jc w:val="left"/>
              <w:rPr>
                <w:ins w:id="2500" w:author="易呈翔" w:date="2026-08-20T16:57:1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501" w:author="易呈翔" w:date="2026-08-20T16:57:1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611664B">
            <w:pPr>
              <w:widowControl/>
              <w:jc w:val="left"/>
              <w:rPr>
                <w:ins w:id="2502" w:author="易呈翔" w:date="2026-08-20T16:57:1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503" w:author="易呈翔" w:date="2026-08-20T16:57:1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48F02AB">
            <w:pPr>
              <w:widowControl/>
              <w:jc w:val="left"/>
              <w:rPr>
                <w:ins w:id="2504" w:author="易呈翔" w:date="2026-08-20T16:57:1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505" w:author="易呈翔" w:date="2026-08-20T16:57:1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48B89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ins w:id="2506" w:author="易呈翔" w:date="2026-08-20T16:57:14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1DE4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2507" w:author="易呈翔" w:date="2026-08-20T16:57:1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ins w:id="2508" w:author="易呈翔" w:date="2026-08-20T16:57:14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01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8627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2509" w:author="易呈翔" w:date="2026-08-20T16:57:1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ins w:id="2510" w:author="易呈翔" w:date="2026-08-20T16:57:58Z">
              <w:r>
                <w:rPr>
                  <w:rFonts w:hint="eastAsia" w:ascii="宋体" w:hAnsi="宋体" w:eastAsia="宋体" w:cs="宋体"/>
                  <w:b w:val="0"/>
                  <w:b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待检仓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85584F">
            <w:pPr>
              <w:widowControl/>
              <w:snapToGrid w:val="0"/>
              <w:ind w:left="0" w:leftChars="0" w:right="0" w:rightChars="0" w:firstLine="0" w:firstLineChars="0"/>
              <w:jc w:val="center"/>
              <w:rPr>
                <w:ins w:id="2511" w:author="易呈翔" w:date="2026-08-20T16:57:1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ins w:id="2512" w:author="易呈翔" w:date="2026-08-20T16:58:59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计量</w:t>
              </w:r>
            </w:ins>
            <w:ins w:id="2513" w:author="易呈翔" w:date="2026-08-20T16:59:00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管理所</w:t>
              </w:r>
            </w:ins>
            <w:ins w:id="2514" w:author="易呈翔" w:date="2026-08-20T16:59:0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库房</w:t>
              </w:r>
            </w:ins>
            <w:ins w:id="2515" w:author="易呈翔" w:date="2026-08-20T16:59:08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人工</w:t>
              </w:r>
            </w:ins>
            <w:ins w:id="2516" w:author="易呈翔" w:date="2026-08-20T16:59:09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库区</w:t>
              </w:r>
            </w:ins>
            <w:ins w:id="2517" w:author="易呈翔" w:date="2026-08-20T16:59:34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的</w:t>
              </w:r>
            </w:ins>
            <w:ins w:id="2518" w:author="易呈翔" w:date="2026-08-20T16:59:1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逻辑</w:t>
              </w:r>
            </w:ins>
            <w:ins w:id="2519" w:author="易呈翔" w:date="2026-08-20T16:59:3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库区</w:t>
              </w:r>
            </w:ins>
          </w:p>
        </w:tc>
      </w:tr>
      <w:tr w14:paraId="5AF7D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520" w:author="易呈翔" w:date="2026-08-20T16:57:14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1F8D1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2521" w:author="易呈翔" w:date="2026-08-20T16:57:1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ins w:id="2522" w:author="易呈翔" w:date="2026-08-20T16:57:14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02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C3342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2523" w:author="易呈翔" w:date="2026-08-20T16:57:14Z"/>
                <w:rFonts w:hint="default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ins w:id="2524" w:author="易呈翔" w:date="2026-08-20T16:58:0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立库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6AC13">
            <w:pPr>
              <w:snapToGrid w:val="0"/>
              <w:ind w:left="0" w:leftChars="0" w:right="0" w:rightChars="0" w:firstLine="0" w:firstLineChars="0"/>
              <w:jc w:val="center"/>
              <w:rPr>
                <w:ins w:id="2525" w:author="易呈翔" w:date="2026-08-20T16:57:14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ins w:id="2526" w:author="易呈翔" w:date="2026-08-20T16:58:4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计量</w:t>
              </w:r>
            </w:ins>
            <w:ins w:id="2527" w:author="易呈翔" w:date="2026-08-20T16:58:49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管理</w:t>
              </w:r>
            </w:ins>
            <w:ins w:id="2528" w:author="易呈翔" w:date="2026-08-20T16:58:50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所</w:t>
              </w:r>
            </w:ins>
            <w:ins w:id="2529" w:author="易呈翔" w:date="2026-08-20T16:58:55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库房</w:t>
              </w:r>
            </w:ins>
            <w:ins w:id="2530" w:author="易呈翔" w:date="2026-08-20T16:58:5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立库</w:t>
              </w:r>
            </w:ins>
            <w:ins w:id="2531" w:author="易呈翔" w:date="2026-08-20T16:58:5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库区</w:t>
              </w:r>
            </w:ins>
          </w:p>
        </w:tc>
      </w:tr>
      <w:tr w14:paraId="6479B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532" w:author="易呈翔" w:date="2026-08-20T16:58:04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676D5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2533" w:author="易呈翔" w:date="2026-08-20T16:58:04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ins w:id="2534" w:author="易呈翔" w:date="2026-08-20T16:58:0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03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8F2D8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2535" w:author="易呈翔" w:date="2026-08-20T16:58:04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ins w:id="2536" w:author="易呈翔" w:date="2026-08-20T16:58:10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成品</w:t>
              </w:r>
            </w:ins>
            <w:ins w:id="2537" w:author="易呈翔" w:date="2026-08-20T16:58:1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仓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04720">
            <w:pPr>
              <w:snapToGrid w:val="0"/>
              <w:ind w:left="0" w:leftChars="0" w:right="0" w:rightChars="0" w:firstLine="0" w:firstLineChars="0"/>
              <w:jc w:val="center"/>
              <w:rPr>
                <w:ins w:id="2538" w:author="易呈翔" w:date="2026-08-20T16:58:04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ins w:id="2539" w:author="易呈翔" w:date="2026-08-20T17:00:5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计量</w:t>
              </w:r>
            </w:ins>
            <w:ins w:id="2540" w:author="易呈翔" w:date="2026-08-20T17:00:57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管理</w:t>
              </w:r>
            </w:ins>
            <w:ins w:id="2541" w:author="易呈翔" w:date="2026-08-20T17:00:58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所</w:t>
              </w:r>
            </w:ins>
            <w:ins w:id="2542" w:author="易呈翔" w:date="2026-08-20T17:01:0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一级</w:t>
              </w:r>
            </w:ins>
            <w:ins w:id="2543" w:author="易呈翔" w:date="2026-08-20T17:01:03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急救包</w:t>
              </w:r>
            </w:ins>
            <w:ins w:id="2544" w:author="易呈翔" w:date="2026-08-20T17:00:35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自动</w:t>
              </w:r>
            </w:ins>
            <w:ins w:id="2545" w:author="易呈翔" w:date="2026-08-20T17:00:38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化</w:t>
              </w:r>
            </w:ins>
            <w:ins w:id="2546" w:author="易呈翔" w:date="2026-08-20T17:00:39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-SA"/>
                </w:rPr>
                <w:t>库区</w:t>
              </w:r>
            </w:ins>
          </w:p>
        </w:tc>
      </w:tr>
    </w:tbl>
    <w:p w14:paraId="5B080FF3"/>
    <w:p w14:paraId="06939E36"/>
    <w:p w14:paraId="2DAEBF36"/>
    <w:p w14:paraId="4E825701"/>
    <w:p w14:paraId="122F3EB3"/>
    <w:p w14:paraId="4A5E1138"/>
    <w:p w14:paraId="7AFF7E51"/>
    <w:p w14:paraId="6A1BB3D7"/>
    <w:p w14:paraId="0C5601A8"/>
    <w:p w14:paraId="7EF0EC9A"/>
    <w:p w14:paraId="3FAF26E3"/>
    <w:p w14:paraId="2B129BBC"/>
    <w:p w14:paraId="38CFF9D3"/>
    <w:p w14:paraId="449A21FB"/>
    <w:p w14:paraId="210C1600"/>
    <w:p w14:paraId="1B6C2EA6"/>
    <w:p w14:paraId="5409DD63"/>
    <w:p w14:paraId="3DFBD649"/>
    <w:p w14:paraId="11BFD60A"/>
    <w:p w14:paraId="3C2B894A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C6B76F"/>
    <w:multiLevelType w:val="singleLevel"/>
    <w:tmpl w:val="D3C6B76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949114B"/>
    <w:multiLevelType w:val="singleLevel"/>
    <w:tmpl w:val="1949114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C9D1DAF"/>
    <w:multiLevelType w:val="singleLevel"/>
    <w:tmpl w:val="2C9D1DAF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FA865FF"/>
    <w:multiLevelType w:val="singleLevel"/>
    <w:tmpl w:val="5FA865F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易呈翔">
    <w15:presenceInfo w15:providerId="WPS Office" w15:userId="11436879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76A00"/>
    <w:rsid w:val="01000214"/>
    <w:rsid w:val="016B7DD3"/>
    <w:rsid w:val="01830099"/>
    <w:rsid w:val="02C95980"/>
    <w:rsid w:val="03060F81"/>
    <w:rsid w:val="05297BC4"/>
    <w:rsid w:val="0646258B"/>
    <w:rsid w:val="075174DC"/>
    <w:rsid w:val="07CA4AF5"/>
    <w:rsid w:val="081A01B6"/>
    <w:rsid w:val="0874211C"/>
    <w:rsid w:val="09E9058A"/>
    <w:rsid w:val="0A336C17"/>
    <w:rsid w:val="0A382368"/>
    <w:rsid w:val="0AEC3C46"/>
    <w:rsid w:val="0B4B76F6"/>
    <w:rsid w:val="0BDD71A0"/>
    <w:rsid w:val="0C257D35"/>
    <w:rsid w:val="0C343277"/>
    <w:rsid w:val="0CF64E0E"/>
    <w:rsid w:val="0EB033A3"/>
    <w:rsid w:val="101F11F3"/>
    <w:rsid w:val="11F55185"/>
    <w:rsid w:val="123371E8"/>
    <w:rsid w:val="132D2C84"/>
    <w:rsid w:val="13ED0BA8"/>
    <w:rsid w:val="151E5653"/>
    <w:rsid w:val="17064FC2"/>
    <w:rsid w:val="177F76C0"/>
    <w:rsid w:val="17821264"/>
    <w:rsid w:val="17C84600"/>
    <w:rsid w:val="185660F9"/>
    <w:rsid w:val="19F94F44"/>
    <w:rsid w:val="1A386E1E"/>
    <w:rsid w:val="1B4228E8"/>
    <w:rsid w:val="1C654998"/>
    <w:rsid w:val="1D5822E5"/>
    <w:rsid w:val="1D7E48E8"/>
    <w:rsid w:val="1DBF2740"/>
    <w:rsid w:val="1F302553"/>
    <w:rsid w:val="1FF22625"/>
    <w:rsid w:val="21827845"/>
    <w:rsid w:val="21C40374"/>
    <w:rsid w:val="21CA767A"/>
    <w:rsid w:val="21CB71C6"/>
    <w:rsid w:val="22965C6C"/>
    <w:rsid w:val="22F51BD1"/>
    <w:rsid w:val="231A5562"/>
    <w:rsid w:val="242A6ADC"/>
    <w:rsid w:val="245331CC"/>
    <w:rsid w:val="25E62821"/>
    <w:rsid w:val="25EB0AEC"/>
    <w:rsid w:val="26A84EE5"/>
    <w:rsid w:val="27F46852"/>
    <w:rsid w:val="28A73A4B"/>
    <w:rsid w:val="297D14BE"/>
    <w:rsid w:val="2A2523FA"/>
    <w:rsid w:val="2A755335"/>
    <w:rsid w:val="2A7E4E57"/>
    <w:rsid w:val="2AE13EFE"/>
    <w:rsid w:val="2B5621F6"/>
    <w:rsid w:val="2D10478C"/>
    <w:rsid w:val="2E616BA4"/>
    <w:rsid w:val="2F5707D5"/>
    <w:rsid w:val="2F927F93"/>
    <w:rsid w:val="319057D5"/>
    <w:rsid w:val="32407191"/>
    <w:rsid w:val="326D0948"/>
    <w:rsid w:val="329C5435"/>
    <w:rsid w:val="3337525C"/>
    <w:rsid w:val="34112B1D"/>
    <w:rsid w:val="35591E4D"/>
    <w:rsid w:val="358A766C"/>
    <w:rsid w:val="362751E0"/>
    <w:rsid w:val="364D75B0"/>
    <w:rsid w:val="37107EA6"/>
    <w:rsid w:val="385B0E4C"/>
    <w:rsid w:val="3983042E"/>
    <w:rsid w:val="39940919"/>
    <w:rsid w:val="39DE5DEF"/>
    <w:rsid w:val="3B9B111B"/>
    <w:rsid w:val="3C2F178A"/>
    <w:rsid w:val="3C940DD1"/>
    <w:rsid w:val="3CA4378E"/>
    <w:rsid w:val="3E36391C"/>
    <w:rsid w:val="3ECF60F0"/>
    <w:rsid w:val="41A03D74"/>
    <w:rsid w:val="41F83A29"/>
    <w:rsid w:val="427938E6"/>
    <w:rsid w:val="437A1F4F"/>
    <w:rsid w:val="44993683"/>
    <w:rsid w:val="44A850BE"/>
    <w:rsid w:val="44AA1E67"/>
    <w:rsid w:val="44FF0DB1"/>
    <w:rsid w:val="458F2D4D"/>
    <w:rsid w:val="47B24801"/>
    <w:rsid w:val="47BC3738"/>
    <w:rsid w:val="4944568D"/>
    <w:rsid w:val="49BA73A0"/>
    <w:rsid w:val="49CA66D3"/>
    <w:rsid w:val="4A1D0657"/>
    <w:rsid w:val="4A3A4D7E"/>
    <w:rsid w:val="4C46558E"/>
    <w:rsid w:val="4CC77F9A"/>
    <w:rsid w:val="4F710AFD"/>
    <w:rsid w:val="4FCF4E7E"/>
    <w:rsid w:val="4FEE1EAF"/>
    <w:rsid w:val="501D2551"/>
    <w:rsid w:val="535D3B69"/>
    <w:rsid w:val="53C041CF"/>
    <w:rsid w:val="56B43E4C"/>
    <w:rsid w:val="57D1768F"/>
    <w:rsid w:val="58132B0F"/>
    <w:rsid w:val="58756235"/>
    <w:rsid w:val="59DB55BF"/>
    <w:rsid w:val="5AD61E6A"/>
    <w:rsid w:val="5AEB4CAC"/>
    <w:rsid w:val="5AF90080"/>
    <w:rsid w:val="5C79404F"/>
    <w:rsid w:val="5E782489"/>
    <w:rsid w:val="5F025E86"/>
    <w:rsid w:val="60411370"/>
    <w:rsid w:val="60536017"/>
    <w:rsid w:val="60AF11AF"/>
    <w:rsid w:val="621E4EA3"/>
    <w:rsid w:val="62650996"/>
    <w:rsid w:val="656E46DD"/>
    <w:rsid w:val="66501D7D"/>
    <w:rsid w:val="665F025A"/>
    <w:rsid w:val="67D43165"/>
    <w:rsid w:val="67F24264"/>
    <w:rsid w:val="69941325"/>
    <w:rsid w:val="6A7B635B"/>
    <w:rsid w:val="6C454B81"/>
    <w:rsid w:val="6DAF2321"/>
    <w:rsid w:val="6EE13152"/>
    <w:rsid w:val="6F56422F"/>
    <w:rsid w:val="6F5953DE"/>
    <w:rsid w:val="6F5C79C9"/>
    <w:rsid w:val="70216A4F"/>
    <w:rsid w:val="70F730C5"/>
    <w:rsid w:val="711E4574"/>
    <w:rsid w:val="72125CEB"/>
    <w:rsid w:val="72545FF3"/>
    <w:rsid w:val="72CC0706"/>
    <w:rsid w:val="73372F12"/>
    <w:rsid w:val="738A5698"/>
    <w:rsid w:val="745D4F62"/>
    <w:rsid w:val="747F3F54"/>
    <w:rsid w:val="749F4A62"/>
    <w:rsid w:val="752C0E9F"/>
    <w:rsid w:val="776F3827"/>
    <w:rsid w:val="78B41492"/>
    <w:rsid w:val="796A77DF"/>
    <w:rsid w:val="7A302433"/>
    <w:rsid w:val="7A5F1CDC"/>
    <w:rsid w:val="7B9B240E"/>
    <w:rsid w:val="7BFA1CF7"/>
    <w:rsid w:val="7CB048B1"/>
    <w:rsid w:val="7DB5642F"/>
    <w:rsid w:val="7E5F5E41"/>
    <w:rsid w:val="7E990AF0"/>
    <w:rsid w:val="7F10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1"/>
    <w:qFormat/>
    <w:uiPriority w:val="0"/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1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2">
    <w:name w:val="目录及更改履历"/>
    <w:basedOn w:val="1"/>
    <w:qFormat/>
    <w:uiPriority w:val="0"/>
    <w:pPr>
      <w:spacing w:before="156" w:after="156" w:line="360" w:lineRule="auto"/>
      <w:jc w:val="center"/>
    </w:pPr>
    <w:rPr>
      <w:rFonts w:ascii="黑体" w:hAnsi="Arial" w:eastAsia="黑体"/>
      <w:szCs w:val="20"/>
    </w:rPr>
  </w:style>
  <w:style w:type="paragraph" w:customStyle="1" w:styleId="13">
    <w:name w:val="表格文本居中 +加重"/>
    <w:basedOn w:val="1"/>
    <w:qFormat/>
    <w:uiPriority w:val="0"/>
    <w:pPr>
      <w:jc w:val="center"/>
    </w:pPr>
    <w:rPr>
      <w:rFonts w:eastAsia="宋体"/>
      <w:b/>
      <w:kern w:val="0"/>
      <w:sz w:val="20"/>
      <w:szCs w:val="24"/>
    </w:rPr>
  </w:style>
  <w:style w:type="table" w:customStyle="1" w:styleId="14">
    <w:name w:val="数模"/>
    <w:basedOn w:val="7"/>
    <w:qFormat/>
    <w:uiPriority w:val="99"/>
    <w:pPr>
      <w:jc w:val="both"/>
    </w:pPr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</w:tcPr>
    <w:tblStylePr w:type="firstRow">
      <w:pPr>
        <w:jc w:val="both"/>
      </w:pPr>
      <w:rPr>
        <w:rFonts w:eastAsia="宋体"/>
        <w:b w:val="0"/>
        <w:sz w:val="21"/>
      </w:rPr>
      <w:tcPr>
        <w:shd w:val="clear" w:color="auto" w:fill="D8D8D8" w:themeFill="background1" w:themeFillShade="D9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2400</Words>
  <Characters>5292</Characters>
  <Lines>0</Lines>
  <Paragraphs>0</Paragraphs>
  <TotalTime>0</TotalTime>
  <ScaleCrop>false</ScaleCrop>
  <LinksUpToDate>false</LinksUpToDate>
  <CharactersWithSpaces>5841</CharactersWithSpaces>
  <Application>WPS Office_12.8.2.18913_F1E327BC-269C-435d-A152-05C5408002CA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2026-06-16T10:52:00Z</dcterms:created>
  <dc:creator>YI</dc:creator>
  <cp:lastModifiedBy>易呈翔</cp:lastModifiedBy>
  <dcterms:modified xsi:type="dcterms:W3CDTF">2026-08-20T09:50:48Z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KSOTemplateDocerSaveRecord">
    <vt:lpwstr>eyJoZGlkIjoiOWRkZDRkNmQwN2I4MDIyZjFmMmM2Y2ExZjRmNDgwMjgiLCJ1c2VySWQiOiI4NzIyOTQxODEifQ==</vt:lpwstr>
  </property>
  <property fmtid="{D5CDD505-2E9C-101B-9397-08002B2CF9AE}" pid="4" name="ICV">
    <vt:lpwstr>A30B0E8DA5B64902AF76AF482CDD9CC4_13</vt:lpwstr>
  </property>
</Properties>
</file>