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04439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t>深圳供电局计量生产调度平台</w:t>
      </w:r>
      <w:r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智能排程</w:t>
      </w:r>
      <w:r>
        <w:rPr>
          <w:rFonts w:hint="eastAsia"/>
          <w:b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t>与</w:t>
      </w:r>
      <w:r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算法</w:t>
      </w:r>
      <w:r>
        <w:rPr>
          <w:rFonts w:hint="eastAsia"/>
          <w:b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t>服务</w:t>
      </w:r>
      <w:r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交互</w:t>
      </w:r>
      <w:r>
        <w:rPr>
          <w:rFonts w:hint="eastAsia"/>
          <w:b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t>接口</w:t>
      </w:r>
    </w:p>
    <w:p w14:paraId="7C6D1A81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0844FC16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739193C5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1F269F05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5F708641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4622A741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3AD5C5E6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1B17C3C4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18339C3F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04E6CCDC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53B36FEC">
      <w:pPr>
        <w:spacing w:before="240" w:after="120"/>
        <w:jc w:val="center"/>
        <w:rPr>
          <w:rFonts w:hint="default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  <w:t>V0.0.</w:t>
      </w:r>
      <w:ins w:id="0" w:author="易呈翔" w:date="2026-08-26T09:57:53Z">
        <w:r>
          <w:rPr>
            <w:rFonts w:hint="eastAsia"/>
            <w:b/>
            <w:color w:val="000000" w:themeColor="text1"/>
            <w:sz w:val="44"/>
            <w:szCs w:val="44"/>
            <w:highlight w:val="none"/>
            <w:lang w:val="en-US" w:eastAsia="zh-CN"/>
            <w14:textFill>
              <w14:solidFill>
                <w14:schemeClr w14:val="tx1"/>
              </w14:solidFill>
            </w14:textFill>
          </w:rPr>
          <w:t>6</w:t>
        </w:r>
      </w:ins>
      <w:del w:id="1" w:author="易呈翔" w:date="2026-08-05T10:35:33Z">
        <w:r>
          <w:rPr>
            <w:rFonts w:hint="eastAsia"/>
            <w:b/>
            <w:color w:val="000000" w:themeColor="text1"/>
            <w:sz w:val="44"/>
            <w:szCs w:val="44"/>
            <w:highlight w:val="none"/>
            <w:lang w:val="en-US" w:eastAsia="zh-CN"/>
            <w14:textFill>
              <w14:solidFill>
                <w14:schemeClr w14:val="tx1"/>
              </w14:solidFill>
            </w14:textFill>
          </w:rPr>
          <w:delText>1</w:delText>
        </w:r>
      </w:del>
    </w:p>
    <w:p w14:paraId="0412B1C4">
      <w:pPr>
        <w:rPr>
          <w:rFonts w:hint="default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  <w:br w:type="page"/>
      </w:r>
    </w:p>
    <w:p w14:paraId="4F527D9B">
      <w:pPr>
        <w:pStyle w:val="12"/>
        <w:spacing w:before="0" w:after="0"/>
        <w:outlineLvl w:val="1"/>
        <w:rPr>
          <w:rFonts w:ascii="宋体" w:hAnsi="宋体" w:eastAsia="宋体"/>
          <w:b/>
          <w:color w:val="000000" w:themeColor="text1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color w:val="000000" w:themeColor="text1"/>
          <w:szCs w:val="28"/>
          <w:highlight w:val="none"/>
          <w14:textFill>
            <w14:solidFill>
              <w14:schemeClr w14:val="tx1"/>
            </w14:solidFill>
          </w14:textFill>
        </w:rPr>
        <w:t>更改履历</w:t>
      </w:r>
    </w:p>
    <w:tbl>
      <w:tblPr>
        <w:tblStyle w:val="7"/>
        <w:tblW w:w="79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0"/>
        <w:gridCol w:w="654"/>
        <w:gridCol w:w="1395"/>
        <w:gridCol w:w="929"/>
        <w:gridCol w:w="2520"/>
        <w:gridCol w:w="750"/>
        <w:gridCol w:w="744"/>
      </w:tblGrid>
      <w:tr w14:paraId="5460E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65" w:hRule="atLeast"/>
          <w:jc w:val="center"/>
        </w:trPr>
        <w:tc>
          <w:tcPr>
            <w:tcW w:w="920" w:type="dxa"/>
            <w:vAlign w:val="center"/>
          </w:tcPr>
          <w:p w14:paraId="29DE159F">
            <w:pPr>
              <w:pStyle w:val="13"/>
              <w:rPr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版本号</w:t>
            </w:r>
          </w:p>
        </w:tc>
        <w:tc>
          <w:tcPr>
            <w:tcW w:w="654" w:type="dxa"/>
            <w:vAlign w:val="center"/>
          </w:tcPr>
          <w:p w14:paraId="55378113">
            <w:pPr>
              <w:pStyle w:val="13"/>
              <w:rPr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修改编号</w:t>
            </w:r>
          </w:p>
        </w:tc>
        <w:tc>
          <w:tcPr>
            <w:tcW w:w="1395" w:type="dxa"/>
            <w:vAlign w:val="center"/>
          </w:tcPr>
          <w:p w14:paraId="61268350">
            <w:pPr>
              <w:pStyle w:val="13"/>
              <w:rPr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更改时间</w:t>
            </w:r>
          </w:p>
        </w:tc>
        <w:tc>
          <w:tcPr>
            <w:tcW w:w="929" w:type="dxa"/>
            <w:vAlign w:val="center"/>
          </w:tcPr>
          <w:p w14:paraId="25EDAE05">
            <w:pPr>
              <w:pStyle w:val="13"/>
              <w:rPr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更改的</w:t>
            </w:r>
          </w:p>
          <w:p w14:paraId="22456362">
            <w:pPr>
              <w:pStyle w:val="13"/>
              <w:rPr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图表和章节号</w:t>
            </w:r>
          </w:p>
        </w:tc>
        <w:tc>
          <w:tcPr>
            <w:tcW w:w="2520" w:type="dxa"/>
            <w:vAlign w:val="center"/>
          </w:tcPr>
          <w:p w14:paraId="453F5E8B">
            <w:pPr>
              <w:pStyle w:val="13"/>
              <w:rPr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更改简要描述</w:t>
            </w:r>
          </w:p>
        </w:tc>
        <w:tc>
          <w:tcPr>
            <w:tcW w:w="750" w:type="dxa"/>
            <w:vAlign w:val="center"/>
          </w:tcPr>
          <w:p w14:paraId="6734C9A9">
            <w:pPr>
              <w:pStyle w:val="13"/>
              <w:rPr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更改人</w:t>
            </w:r>
          </w:p>
        </w:tc>
        <w:tc>
          <w:tcPr>
            <w:tcW w:w="744" w:type="dxa"/>
            <w:vAlign w:val="center"/>
          </w:tcPr>
          <w:p w14:paraId="13E34C74">
            <w:pPr>
              <w:pStyle w:val="13"/>
              <w:rPr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批准人</w:t>
            </w:r>
          </w:p>
        </w:tc>
      </w:tr>
      <w:tr w14:paraId="70DC3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920" w:type="dxa"/>
            <w:vAlign w:val="center"/>
          </w:tcPr>
          <w:p w14:paraId="4DA7A3A8">
            <w:pPr>
              <w:jc w:val="center"/>
              <w:rPr>
                <w:rFonts w:hint="default" w:ascii="仿宋" w:hAnsi="仿宋" w:eastAsiaTheme="minorEastAsia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V</w:t>
            </w: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.0</w:t>
            </w: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.1</w:t>
            </w:r>
          </w:p>
        </w:tc>
        <w:tc>
          <w:tcPr>
            <w:tcW w:w="654" w:type="dxa"/>
            <w:vAlign w:val="center"/>
          </w:tcPr>
          <w:p w14:paraId="46CFD164">
            <w:pPr>
              <w:jc w:val="center"/>
              <w:rPr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395" w:type="dxa"/>
            <w:vAlign w:val="center"/>
          </w:tcPr>
          <w:p w14:paraId="7AA8D57F">
            <w:pPr>
              <w:rPr>
                <w:rFonts w:hint="default" w:ascii="仿宋" w:hAnsi="仿宋" w:eastAsiaTheme="minorEastAsia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20</w:t>
            </w: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  <w:r>
              <w:rPr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23</w:t>
            </w:r>
          </w:p>
        </w:tc>
        <w:tc>
          <w:tcPr>
            <w:tcW w:w="929" w:type="dxa"/>
            <w:vAlign w:val="center"/>
          </w:tcPr>
          <w:p w14:paraId="3DD521A3">
            <w:pPr>
              <w:rPr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  <w:tc>
          <w:tcPr>
            <w:tcW w:w="2520" w:type="dxa"/>
            <w:vAlign w:val="center"/>
          </w:tcPr>
          <w:p w14:paraId="30171CB5">
            <w:pPr>
              <w:pStyle w:val="5"/>
              <w:rPr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创建版本</w:t>
            </w:r>
          </w:p>
        </w:tc>
        <w:tc>
          <w:tcPr>
            <w:tcW w:w="750" w:type="dxa"/>
            <w:vAlign w:val="center"/>
          </w:tcPr>
          <w:p w14:paraId="4B76C9C8">
            <w:pPr>
              <w:rPr>
                <w:rFonts w:hint="default" w:ascii="仿宋" w:hAnsi="仿宋" w:eastAsia="宋体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国电南瑞</w:t>
            </w:r>
          </w:p>
        </w:tc>
        <w:tc>
          <w:tcPr>
            <w:tcW w:w="744" w:type="dxa"/>
            <w:vAlign w:val="center"/>
          </w:tcPr>
          <w:p w14:paraId="014E73FF">
            <w:pPr>
              <w:rPr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D645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  <w:ins w:id="2" w:author="易呈翔" w:date="2026-08-05T10:35:36Z"/>
        </w:trPr>
        <w:tc>
          <w:tcPr>
            <w:tcW w:w="920" w:type="dxa"/>
            <w:vAlign w:val="center"/>
          </w:tcPr>
          <w:p w14:paraId="445806D6">
            <w:pPr>
              <w:jc w:val="center"/>
              <w:rPr>
                <w:ins w:id="3" w:author="易呈翔" w:date="2026-08-05T10:35:36Z"/>
                <w:rFonts w:hint="default" w:ascii="仿宋" w:hAnsi="仿宋"/>
                <w:color w:val="000000" w:themeColor="text1"/>
                <w:sz w:val="21"/>
                <w:szCs w:val="21"/>
                <w:highlight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ins w:id="4" w:author="易呈翔" w:date="2026-08-05T10:35:40Z">
              <w:r>
                <w:rPr>
                  <w:rFonts w:ascii="仿宋" w:hAnsi="仿宋"/>
                  <w:color w:val="000000" w:themeColor="text1"/>
                  <w:sz w:val="21"/>
                  <w:szCs w:val="21"/>
                  <w:highlight w:val="none"/>
                  <w14:textFill>
                    <w14:solidFill>
                      <w14:schemeClr w14:val="tx1"/>
                    </w14:solidFill>
                  </w14:textFill>
                </w:rPr>
                <w:t>V</w:t>
              </w:r>
            </w:ins>
            <w:ins w:id="5" w:author="易呈翔" w:date="2026-08-05T10:35:40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0</w:t>
              </w:r>
            </w:ins>
            <w:ins w:id="6" w:author="易呈翔" w:date="2026-08-05T10:35:40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14:textFill>
                    <w14:solidFill>
                      <w14:schemeClr w14:val="tx1"/>
                    </w14:solidFill>
                  </w14:textFill>
                </w:rPr>
                <w:t>.0</w:t>
              </w:r>
            </w:ins>
            <w:ins w:id="7" w:author="易呈翔" w:date="2026-08-05T10:35:40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.</w:t>
              </w:r>
            </w:ins>
            <w:ins w:id="8" w:author="易呈翔" w:date="2026-08-05T10:35:42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2</w:t>
              </w:r>
            </w:ins>
          </w:p>
        </w:tc>
        <w:tc>
          <w:tcPr>
            <w:tcW w:w="654" w:type="dxa"/>
            <w:vAlign w:val="center"/>
          </w:tcPr>
          <w:p w14:paraId="1A70F9FA">
            <w:pPr>
              <w:jc w:val="center"/>
              <w:rPr>
                <w:ins w:id="9" w:author="易呈翔" w:date="2026-08-05T10:35:36Z"/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95" w:type="dxa"/>
            <w:vAlign w:val="center"/>
          </w:tcPr>
          <w:p w14:paraId="31A439DC">
            <w:pPr>
              <w:rPr>
                <w:ins w:id="10" w:author="易呈翔" w:date="2026-08-05T10:35:36Z"/>
                <w:rFonts w:hint="default" w:ascii="仿宋" w:hAnsi="仿宋" w:eastAsiaTheme="minorEastAsia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ins w:id="11" w:author="易呈翔" w:date="2026-08-05T10:35:45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2026</w:t>
              </w:r>
            </w:ins>
            <w:ins w:id="12" w:author="易呈翔" w:date="2026-08-05T10:35:47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-</w:t>
              </w:r>
            </w:ins>
            <w:ins w:id="13" w:author="易呈翔" w:date="2026-08-05T10:35:48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08</w:t>
              </w:r>
            </w:ins>
            <w:ins w:id="14" w:author="易呈翔" w:date="2026-08-05T10:35:49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-</w:t>
              </w:r>
            </w:ins>
            <w:ins w:id="15" w:author="易呈翔" w:date="2026-08-05T10:35:50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05</w:t>
              </w:r>
            </w:ins>
          </w:p>
        </w:tc>
        <w:tc>
          <w:tcPr>
            <w:tcW w:w="929" w:type="dxa"/>
            <w:vAlign w:val="center"/>
          </w:tcPr>
          <w:p w14:paraId="5341A89E">
            <w:pPr>
              <w:rPr>
                <w:ins w:id="16" w:author="易呈翔" w:date="2026-08-05T10:35:36Z"/>
                <w:rFonts w:hint="eastAsia"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0" w:type="dxa"/>
            <w:vAlign w:val="center"/>
          </w:tcPr>
          <w:p w14:paraId="123C84BF">
            <w:pPr>
              <w:pStyle w:val="5"/>
              <w:numPr>
                <w:ilvl w:val="0"/>
                <w:numId w:val="1"/>
              </w:numPr>
              <w:rPr>
                <w:ins w:id="17" w:author="易呈翔" w:date="2026-08-06T15:52:55Z"/>
                <w:rFonts w:hint="eastAsia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ins w:id="18" w:author="易呈翔" w:date="2026-08-05T10:35:58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检定</w:t>
              </w:r>
            </w:ins>
            <w:ins w:id="19" w:author="易呈翔" w:date="2026-08-05T10:36:09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计划</w:t>
              </w:r>
            </w:ins>
            <w:ins w:id="20" w:author="易呈翔" w:date="2026-08-05T10:36:00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排程</w:t>
              </w:r>
            </w:ins>
            <w:ins w:id="21" w:author="易呈翔" w:date="2026-08-05T10:36:02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接口</w:t>
              </w:r>
            </w:ins>
            <w:ins w:id="22" w:author="易呈翔" w:date="2026-08-05T10:36:29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删除</w:t>
              </w:r>
            </w:ins>
            <w:ins w:id="23" w:author="易呈翔" w:date="2026-08-05T10:36:33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需求</w:t>
              </w:r>
            </w:ins>
            <w:ins w:id="24" w:author="易呈翔" w:date="2026-08-05T10:36:34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明细</w:t>
              </w:r>
            </w:ins>
            <w:ins w:id="25" w:author="易呈翔" w:date="2026-08-05T10:36:35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信息</w:t>
              </w:r>
            </w:ins>
            <w:ins w:id="26" w:author="易呈翔" w:date="2026-08-05T10:36:36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集合</w:t>
              </w:r>
            </w:ins>
            <w:ins w:id="27" w:author="易呈翔" w:date="2026-08-05T10:36:37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中</w:t>
              </w:r>
            </w:ins>
            <w:ins w:id="28" w:author="易呈翔" w:date="2026-08-05T10:36:40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所检</w:t>
              </w:r>
            </w:ins>
            <w:ins w:id="29" w:author="易呈翔" w:date="2026-08-05T10:36:41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设备</w:t>
              </w:r>
            </w:ins>
            <w:ins w:id="30" w:author="易呈翔" w:date="2026-08-05T10:36:43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表</w:t>
              </w:r>
            </w:ins>
            <w:ins w:id="31" w:author="易呈翔" w:date="2026-08-05T10:36:44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类型</w:t>
              </w:r>
            </w:ins>
          </w:p>
          <w:p w14:paraId="22136CAE">
            <w:pPr>
              <w:numPr>
                <w:ilvl w:val="0"/>
                <w:numId w:val="1"/>
              </w:numPr>
              <w:rPr>
                <w:ins w:id="32" w:author="易呈翔" w:date="2026-08-07T11:35:13Z"/>
                <w:rFonts w:hint="default"/>
                <w:lang w:val="en-US" w:eastAsia="zh-CN"/>
              </w:rPr>
            </w:pPr>
            <w:ins w:id="33" w:author="易呈翔" w:date="2026-08-06T15:53:03Z">
              <w:r>
                <w:rPr>
                  <w:rFonts w:hint="eastAsia"/>
                  <w:lang w:val="en-US" w:eastAsia="zh-CN"/>
                </w:rPr>
                <w:t>增加</w:t>
              </w:r>
            </w:ins>
            <w:ins w:id="34" w:author="易呈翔" w:date="2026-08-06T15:53:04Z">
              <w:r>
                <w:rPr>
                  <w:rFonts w:hint="eastAsia"/>
                  <w:lang w:val="en-US" w:eastAsia="zh-CN"/>
                </w:rPr>
                <w:t>设备</w:t>
              </w:r>
            </w:ins>
            <w:ins w:id="35" w:author="易呈翔" w:date="2026-08-06T15:53:05Z">
              <w:r>
                <w:rPr>
                  <w:rFonts w:hint="eastAsia"/>
                  <w:lang w:val="en-US" w:eastAsia="zh-CN"/>
                </w:rPr>
                <w:t>分类</w:t>
              </w:r>
            </w:ins>
            <w:ins w:id="36" w:author="易呈翔" w:date="2026-08-06T15:53:06Z">
              <w:r>
                <w:rPr>
                  <w:rFonts w:hint="eastAsia"/>
                  <w:lang w:val="en-US" w:eastAsia="zh-CN"/>
                </w:rPr>
                <w:t>、</w:t>
              </w:r>
            </w:ins>
            <w:ins w:id="37" w:author="易呈翔" w:date="2026-08-06T15:53:07Z">
              <w:r>
                <w:rPr>
                  <w:rFonts w:hint="eastAsia"/>
                  <w:lang w:val="en-US" w:eastAsia="zh-CN"/>
                </w:rPr>
                <w:t>设备</w:t>
              </w:r>
            </w:ins>
            <w:ins w:id="38" w:author="易呈翔" w:date="2026-08-06T15:53:12Z">
              <w:r>
                <w:rPr>
                  <w:rFonts w:hint="eastAsia"/>
                  <w:lang w:val="en-US" w:eastAsia="zh-CN"/>
                </w:rPr>
                <w:t>类别</w:t>
              </w:r>
            </w:ins>
            <w:ins w:id="39" w:author="易呈翔" w:date="2026-08-06T15:53:14Z">
              <w:r>
                <w:rPr>
                  <w:rFonts w:hint="eastAsia"/>
                  <w:lang w:val="en-US" w:eastAsia="zh-CN"/>
                </w:rPr>
                <w:t>、</w:t>
              </w:r>
            </w:ins>
            <w:ins w:id="40" w:author="易呈翔" w:date="2026-08-06T15:53:16Z">
              <w:r>
                <w:rPr>
                  <w:rFonts w:hint="eastAsia"/>
                  <w:lang w:val="en-US" w:eastAsia="zh-CN"/>
                </w:rPr>
                <w:t>检定</w:t>
              </w:r>
            </w:ins>
            <w:ins w:id="41" w:author="易呈翔" w:date="2026-08-06T15:53:18Z">
              <w:r>
                <w:rPr>
                  <w:rFonts w:hint="eastAsia"/>
                  <w:lang w:val="en-US" w:eastAsia="zh-CN"/>
                </w:rPr>
                <w:t>类别</w:t>
              </w:r>
            </w:ins>
            <w:ins w:id="42" w:author="易呈翔" w:date="2026-08-06T15:53:20Z">
              <w:r>
                <w:rPr>
                  <w:rFonts w:hint="eastAsia"/>
                  <w:lang w:val="en-US" w:eastAsia="zh-CN"/>
                </w:rPr>
                <w:t>、</w:t>
              </w:r>
            </w:ins>
            <w:ins w:id="43" w:author="易呈翔" w:date="2026-08-06T15:53:21Z">
              <w:r>
                <w:rPr>
                  <w:rFonts w:hint="eastAsia"/>
                  <w:lang w:val="en-US" w:eastAsia="zh-CN"/>
                </w:rPr>
                <w:t>计划</w:t>
              </w:r>
            </w:ins>
            <w:ins w:id="44" w:author="易呈翔" w:date="2026-08-06T15:53:22Z">
              <w:r>
                <w:rPr>
                  <w:rFonts w:hint="eastAsia"/>
                  <w:lang w:val="en-US" w:eastAsia="zh-CN"/>
                </w:rPr>
                <w:t>类型</w:t>
              </w:r>
            </w:ins>
          </w:p>
          <w:p w14:paraId="61C229A2">
            <w:pPr>
              <w:numPr>
                <w:ilvl w:val="0"/>
                <w:numId w:val="1"/>
              </w:numPr>
              <w:rPr>
                <w:ins w:id="45" w:author="易呈翔" w:date="2026-08-05T10:35:36Z"/>
                <w:rFonts w:hint="default"/>
                <w:lang w:val="en-US" w:eastAsia="zh-CN"/>
              </w:rPr>
            </w:pPr>
            <w:ins w:id="46" w:author="易呈翔" w:date="2026-08-07T11:35:18Z">
              <w:r>
                <w:rPr>
                  <w:rFonts w:hint="eastAsia"/>
                  <w:lang w:val="en-US" w:eastAsia="zh-CN"/>
                </w:rPr>
                <w:t>检定</w:t>
              </w:r>
            </w:ins>
            <w:ins w:id="47" w:author="易呈翔" w:date="2026-08-07T11:35:19Z">
              <w:r>
                <w:rPr>
                  <w:rFonts w:hint="eastAsia"/>
                  <w:lang w:val="en-US" w:eastAsia="zh-CN"/>
                </w:rPr>
                <w:t>集合</w:t>
              </w:r>
            </w:ins>
            <w:ins w:id="48" w:author="易呈翔" w:date="2026-08-07T11:35:21Z">
              <w:r>
                <w:rPr>
                  <w:rFonts w:hint="eastAsia"/>
                  <w:lang w:val="en-US" w:eastAsia="zh-CN"/>
                </w:rPr>
                <w:t>排程</w:t>
              </w:r>
            </w:ins>
            <w:ins w:id="49" w:author="易呈翔" w:date="2026-08-07T11:35:22Z">
              <w:r>
                <w:rPr>
                  <w:rFonts w:hint="eastAsia"/>
                  <w:lang w:val="en-US" w:eastAsia="zh-CN"/>
                </w:rPr>
                <w:t>接口</w:t>
              </w:r>
            </w:ins>
            <w:ins w:id="50" w:author="易呈翔" w:date="2026-08-07T11:35:24Z">
              <w:r>
                <w:rPr>
                  <w:rFonts w:hint="eastAsia"/>
                  <w:lang w:val="en-US" w:eastAsia="zh-CN"/>
                </w:rPr>
                <w:t>增加</w:t>
              </w:r>
            </w:ins>
            <w:ins w:id="51" w:author="易呈翔" w:date="2026-08-07T11:35:28Z">
              <w:r>
                <w:rPr>
                  <w:rFonts w:hint="eastAsia"/>
                  <w:lang w:val="en-US" w:eastAsia="zh-CN"/>
                </w:rPr>
                <w:t>非需求设备目标设备类型码分配配置</w:t>
              </w:r>
            </w:ins>
            <w:ins w:id="52" w:author="易呈翔" w:date="2026-08-07T11:35:52Z">
              <w:r>
                <w:rPr>
                  <w:rFonts w:hint="eastAsia"/>
                  <w:lang w:val="en-US" w:eastAsia="zh-CN"/>
                </w:rPr>
                <w:t>，</w:t>
              </w:r>
            </w:ins>
            <w:ins w:id="53" w:author="易呈翔" w:date="2026-08-07T11:35:58Z">
              <w:r>
                <w:rPr>
                  <w:rFonts w:hint="eastAsia"/>
                  <w:lang w:val="en-US" w:eastAsia="zh-CN"/>
                </w:rPr>
                <w:t>出参</w:t>
              </w:r>
            </w:ins>
            <w:ins w:id="54" w:author="易呈翔" w:date="2026-08-07T11:36:00Z">
              <w:r>
                <w:rPr>
                  <w:rFonts w:hint="eastAsia"/>
                  <w:lang w:val="en-US" w:eastAsia="zh-CN"/>
                </w:rPr>
                <w:t>增加</w:t>
              </w:r>
            </w:ins>
            <w:ins w:id="55" w:author="易呈翔" w:date="2026-08-07T11:36:03Z">
              <w:r>
                <w:rPr>
                  <w:rFonts w:hint="eastAsia"/>
                  <w:lang w:val="en-US" w:eastAsia="zh-CN"/>
                </w:rPr>
                <w:t>目标</w:t>
              </w:r>
            </w:ins>
            <w:ins w:id="56" w:author="易呈翔" w:date="2026-08-07T11:36:04Z">
              <w:r>
                <w:rPr>
                  <w:rFonts w:hint="eastAsia"/>
                  <w:lang w:val="en-US" w:eastAsia="zh-CN"/>
                </w:rPr>
                <w:t>设备</w:t>
              </w:r>
            </w:ins>
            <w:ins w:id="57" w:author="易呈翔" w:date="2026-08-07T11:36:06Z">
              <w:r>
                <w:rPr>
                  <w:rFonts w:hint="eastAsia"/>
                  <w:lang w:val="en-US" w:eastAsia="zh-CN"/>
                </w:rPr>
                <w:t>类型码</w:t>
              </w:r>
            </w:ins>
          </w:p>
        </w:tc>
        <w:tc>
          <w:tcPr>
            <w:tcW w:w="750" w:type="dxa"/>
            <w:vAlign w:val="center"/>
          </w:tcPr>
          <w:p w14:paraId="6D5DDA3A">
            <w:pPr>
              <w:rPr>
                <w:ins w:id="58" w:author="易呈翔" w:date="2026-08-05T10:35:36Z"/>
                <w:rFonts w:hint="eastAsia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ins w:id="59" w:author="易呈翔" w:date="2026-08-05T10:36:48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国电南瑞</w:t>
              </w:r>
            </w:ins>
          </w:p>
        </w:tc>
        <w:tc>
          <w:tcPr>
            <w:tcW w:w="744" w:type="dxa"/>
            <w:vAlign w:val="center"/>
          </w:tcPr>
          <w:p w14:paraId="58DFA74D">
            <w:pPr>
              <w:rPr>
                <w:ins w:id="60" w:author="易呈翔" w:date="2026-08-05T10:35:36Z"/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575A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  <w:ins w:id="61" w:author="易呈翔" w:date="2026-08-20T17:50:04Z"/>
        </w:trPr>
        <w:tc>
          <w:tcPr>
            <w:tcW w:w="920" w:type="dxa"/>
            <w:vAlign w:val="center"/>
          </w:tcPr>
          <w:p w14:paraId="7D4CCDA7">
            <w:pPr>
              <w:jc w:val="center"/>
              <w:rPr>
                <w:ins w:id="62" w:author="易呈翔" w:date="2026-08-20T17:50:04Z"/>
                <w:rFonts w:hint="default" w:ascii="仿宋" w:hAnsi="仿宋"/>
                <w:color w:val="000000" w:themeColor="text1"/>
                <w:sz w:val="21"/>
                <w:szCs w:val="21"/>
                <w:highlight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ins w:id="63" w:author="易呈翔" w:date="2026-08-20T17:50:09Z">
              <w:r>
                <w:rPr>
                  <w:rFonts w:ascii="仿宋" w:hAnsi="仿宋"/>
                  <w:color w:val="000000" w:themeColor="text1"/>
                  <w:sz w:val="21"/>
                  <w:szCs w:val="21"/>
                  <w:highlight w:val="none"/>
                  <w14:textFill>
                    <w14:solidFill>
                      <w14:schemeClr w14:val="tx1"/>
                    </w14:solidFill>
                  </w14:textFill>
                </w:rPr>
                <w:t>V</w:t>
              </w:r>
            </w:ins>
            <w:ins w:id="64" w:author="易呈翔" w:date="2026-08-20T17:50:09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0</w:t>
              </w:r>
            </w:ins>
            <w:ins w:id="65" w:author="易呈翔" w:date="2026-08-20T17:50:09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14:textFill>
                    <w14:solidFill>
                      <w14:schemeClr w14:val="tx1"/>
                    </w14:solidFill>
                  </w14:textFill>
                </w:rPr>
                <w:t>.0</w:t>
              </w:r>
            </w:ins>
            <w:ins w:id="66" w:author="易呈翔" w:date="2026-08-20T17:50:09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.</w:t>
              </w:r>
            </w:ins>
            <w:ins w:id="67" w:author="易呈翔" w:date="2026-08-20T17:50:10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3</w:t>
              </w:r>
            </w:ins>
          </w:p>
        </w:tc>
        <w:tc>
          <w:tcPr>
            <w:tcW w:w="654" w:type="dxa"/>
            <w:vAlign w:val="center"/>
          </w:tcPr>
          <w:p w14:paraId="033A3DE2">
            <w:pPr>
              <w:jc w:val="center"/>
              <w:rPr>
                <w:ins w:id="68" w:author="易呈翔" w:date="2026-08-20T17:50:04Z"/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95" w:type="dxa"/>
            <w:vAlign w:val="center"/>
          </w:tcPr>
          <w:p w14:paraId="4F5A5985">
            <w:pPr>
              <w:rPr>
                <w:ins w:id="69" w:author="易呈翔" w:date="2026-08-20T17:50:04Z"/>
                <w:rFonts w:hint="default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ins w:id="70" w:author="易呈翔" w:date="2026-08-20T17:50:19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2026-</w:t>
              </w:r>
            </w:ins>
            <w:ins w:id="71" w:author="易呈翔" w:date="2026-08-20T17:50:22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0</w:t>
              </w:r>
            </w:ins>
            <w:ins w:id="72" w:author="易呈翔" w:date="2026-08-20T17:50:19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8-20</w:t>
              </w:r>
            </w:ins>
          </w:p>
        </w:tc>
        <w:tc>
          <w:tcPr>
            <w:tcW w:w="929" w:type="dxa"/>
            <w:vAlign w:val="center"/>
          </w:tcPr>
          <w:p w14:paraId="48B68CC9">
            <w:pPr>
              <w:rPr>
                <w:ins w:id="73" w:author="易呈翔" w:date="2026-08-20T17:50:04Z"/>
                <w:rFonts w:hint="eastAsia"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0" w:type="dxa"/>
            <w:vAlign w:val="center"/>
          </w:tcPr>
          <w:p w14:paraId="66931FB8">
            <w:pPr>
              <w:numPr>
                <w:ilvl w:val="0"/>
                <w:numId w:val="2"/>
              </w:numPr>
              <w:rPr>
                <w:ins w:id="74" w:author="易呈翔" w:date="2026-08-20T17:50:04Z"/>
                <w:rFonts w:hint="eastAsia"/>
                <w:lang w:val="en-US" w:eastAsia="zh-CN"/>
              </w:rPr>
            </w:pPr>
            <w:ins w:id="75" w:author="易呈翔" w:date="2026-08-20T17:50:36Z">
              <w:r>
                <w:rPr>
                  <w:rFonts w:hint="eastAsia"/>
                  <w:lang w:val="en-US" w:eastAsia="zh-CN"/>
                </w:rPr>
                <w:t>增加</w:t>
              </w:r>
            </w:ins>
            <w:ins w:id="76" w:author="易呈翔" w:date="2026-08-20T17:50:37Z">
              <w:r>
                <w:rPr>
                  <w:rFonts w:hint="eastAsia"/>
                  <w:lang w:val="en-US" w:eastAsia="zh-CN"/>
                </w:rPr>
                <w:t>到货</w:t>
              </w:r>
            </w:ins>
            <w:ins w:id="77" w:author="易呈翔" w:date="2026-08-20T17:50:38Z">
              <w:r>
                <w:rPr>
                  <w:rFonts w:hint="eastAsia"/>
                  <w:lang w:val="en-US" w:eastAsia="zh-CN"/>
                </w:rPr>
                <w:t>计划</w:t>
              </w:r>
            </w:ins>
            <w:ins w:id="78" w:author="易呈翔" w:date="2026-08-20T17:50:39Z">
              <w:r>
                <w:rPr>
                  <w:rFonts w:hint="eastAsia"/>
                  <w:lang w:val="en-US" w:eastAsia="zh-CN"/>
                </w:rPr>
                <w:t>排程</w:t>
              </w:r>
            </w:ins>
            <w:ins w:id="79" w:author="易呈翔" w:date="2026-08-20T17:50:40Z">
              <w:r>
                <w:rPr>
                  <w:rFonts w:hint="eastAsia"/>
                  <w:lang w:val="en-US" w:eastAsia="zh-CN"/>
                </w:rPr>
                <w:t>接口</w:t>
              </w:r>
            </w:ins>
          </w:p>
        </w:tc>
        <w:tc>
          <w:tcPr>
            <w:tcW w:w="750" w:type="dxa"/>
            <w:vAlign w:val="center"/>
          </w:tcPr>
          <w:p w14:paraId="767EE549">
            <w:pPr>
              <w:rPr>
                <w:ins w:id="80" w:author="易呈翔" w:date="2026-08-20T17:50:04Z"/>
                <w:rFonts w:hint="eastAsia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ins w:id="81" w:author="易呈翔" w:date="2026-08-20T17:50:44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国电南瑞</w:t>
              </w:r>
            </w:ins>
          </w:p>
        </w:tc>
        <w:tc>
          <w:tcPr>
            <w:tcW w:w="744" w:type="dxa"/>
            <w:vAlign w:val="center"/>
          </w:tcPr>
          <w:p w14:paraId="2C1882C8">
            <w:pPr>
              <w:rPr>
                <w:ins w:id="82" w:author="易呈翔" w:date="2026-08-20T17:50:04Z"/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4596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  <w:ins w:id="83" w:author="易呈翔" w:date="2026-08-22T18:26:00Z"/>
        </w:trPr>
        <w:tc>
          <w:tcPr>
            <w:tcW w:w="920" w:type="dxa"/>
            <w:vAlign w:val="center"/>
          </w:tcPr>
          <w:p w14:paraId="68441606">
            <w:pPr>
              <w:jc w:val="center"/>
              <w:rPr>
                <w:ins w:id="84" w:author="易呈翔" w:date="2026-08-22T18:26:00Z"/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ins w:id="85" w:author="易呈翔" w:date="2026-08-22T18:26:05Z">
              <w:r>
                <w:rPr>
                  <w:rFonts w:ascii="仿宋" w:hAnsi="仿宋"/>
                  <w:color w:val="000000" w:themeColor="text1"/>
                  <w:sz w:val="21"/>
                  <w:szCs w:val="21"/>
                  <w:highlight w:val="none"/>
                  <w14:textFill>
                    <w14:solidFill>
                      <w14:schemeClr w14:val="tx1"/>
                    </w14:solidFill>
                  </w14:textFill>
                </w:rPr>
                <w:t>V</w:t>
              </w:r>
            </w:ins>
            <w:ins w:id="86" w:author="易呈翔" w:date="2026-08-22T18:26:05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0</w:t>
              </w:r>
            </w:ins>
            <w:ins w:id="87" w:author="易呈翔" w:date="2026-08-22T18:26:05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14:textFill>
                    <w14:solidFill>
                      <w14:schemeClr w14:val="tx1"/>
                    </w14:solidFill>
                  </w14:textFill>
                </w:rPr>
                <w:t>.0</w:t>
              </w:r>
            </w:ins>
            <w:ins w:id="88" w:author="易呈翔" w:date="2026-08-22T18:26:05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.3</w:t>
              </w:r>
            </w:ins>
          </w:p>
        </w:tc>
        <w:tc>
          <w:tcPr>
            <w:tcW w:w="654" w:type="dxa"/>
            <w:vAlign w:val="center"/>
          </w:tcPr>
          <w:p w14:paraId="2FD903D8">
            <w:pPr>
              <w:jc w:val="center"/>
              <w:rPr>
                <w:ins w:id="89" w:author="易呈翔" w:date="2026-08-22T18:26:00Z"/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95" w:type="dxa"/>
            <w:vAlign w:val="center"/>
          </w:tcPr>
          <w:p w14:paraId="6D8E5F5A">
            <w:pPr>
              <w:rPr>
                <w:ins w:id="90" w:author="易呈翔" w:date="2026-08-22T18:26:00Z"/>
                <w:rFonts w:hint="default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ins w:id="91" w:author="易呈翔" w:date="2026-08-22T18:26:16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2026-8-22</w:t>
              </w:r>
            </w:ins>
          </w:p>
        </w:tc>
        <w:tc>
          <w:tcPr>
            <w:tcW w:w="929" w:type="dxa"/>
            <w:vAlign w:val="center"/>
          </w:tcPr>
          <w:p w14:paraId="006E04FA">
            <w:pPr>
              <w:rPr>
                <w:ins w:id="92" w:author="易呈翔" w:date="2026-08-22T18:26:00Z"/>
                <w:rFonts w:hint="eastAsia"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0" w:type="dxa"/>
            <w:vAlign w:val="center"/>
          </w:tcPr>
          <w:p w14:paraId="3322AC2A">
            <w:pPr>
              <w:numPr>
                <w:ilvl w:val="0"/>
                <w:numId w:val="3"/>
              </w:numPr>
              <w:rPr>
                <w:ins w:id="93" w:author="易呈翔" w:date="2026-08-22T18:26:33Z"/>
                <w:rFonts w:hint="eastAsia"/>
                <w:lang w:val="en-US" w:eastAsia="zh-CN"/>
              </w:rPr>
            </w:pPr>
            <w:ins w:id="94" w:author="易呈翔" w:date="2026-08-22T18:26:25Z">
              <w:r>
                <w:rPr>
                  <w:rFonts w:hint="eastAsia"/>
                  <w:lang w:val="en-US" w:eastAsia="zh-CN"/>
                </w:rPr>
                <w:t>增加</w:t>
              </w:r>
            </w:ins>
            <w:ins w:id="95" w:author="易呈翔" w:date="2026-08-22T18:26:28Z">
              <w:r>
                <w:rPr>
                  <w:rFonts w:hint="eastAsia"/>
                  <w:lang w:val="en-US" w:eastAsia="zh-CN"/>
                </w:rPr>
                <w:t>配送计划</w:t>
              </w:r>
            </w:ins>
            <w:ins w:id="96" w:author="易呈翔" w:date="2026-08-22T18:26:30Z">
              <w:r>
                <w:rPr>
                  <w:rFonts w:hint="eastAsia"/>
                  <w:lang w:val="en-US" w:eastAsia="zh-CN"/>
                </w:rPr>
                <w:t>排程</w:t>
              </w:r>
            </w:ins>
            <w:ins w:id="97" w:author="易呈翔" w:date="2026-08-22T18:26:31Z">
              <w:r>
                <w:rPr>
                  <w:rFonts w:hint="eastAsia"/>
                  <w:lang w:val="en-US" w:eastAsia="zh-CN"/>
                </w:rPr>
                <w:t>接口</w:t>
              </w:r>
            </w:ins>
          </w:p>
          <w:p w14:paraId="2E7C75C1">
            <w:pPr>
              <w:numPr>
                <w:ilvl w:val="0"/>
                <w:numId w:val="3"/>
              </w:numPr>
              <w:rPr>
                <w:ins w:id="98" w:author="易呈翔" w:date="2026-08-22T18:26:00Z"/>
                <w:rFonts w:hint="eastAsia"/>
                <w:lang w:val="en-US" w:eastAsia="zh-CN"/>
              </w:rPr>
            </w:pPr>
            <w:ins w:id="99" w:author="易呈翔" w:date="2026-08-22T18:26:38Z">
              <w:r>
                <w:rPr>
                  <w:rFonts w:hint="eastAsia"/>
                  <w:lang w:val="en-US" w:eastAsia="zh-CN"/>
                </w:rPr>
                <w:t>到货</w:t>
              </w:r>
            </w:ins>
            <w:ins w:id="100" w:author="易呈翔" w:date="2026-08-22T18:26:39Z">
              <w:r>
                <w:rPr>
                  <w:rFonts w:hint="eastAsia"/>
                  <w:lang w:val="en-US" w:eastAsia="zh-CN"/>
                </w:rPr>
                <w:t>计划</w:t>
              </w:r>
            </w:ins>
            <w:ins w:id="101" w:author="易呈翔" w:date="2026-08-22T18:26:41Z">
              <w:r>
                <w:rPr>
                  <w:rFonts w:hint="eastAsia"/>
                  <w:lang w:val="en-US" w:eastAsia="zh-CN"/>
                </w:rPr>
                <w:t>排程</w:t>
              </w:r>
            </w:ins>
            <w:ins w:id="102" w:author="易呈翔" w:date="2026-08-22T18:26:43Z">
              <w:r>
                <w:rPr>
                  <w:rFonts w:hint="eastAsia"/>
                  <w:lang w:val="en-US" w:eastAsia="zh-CN"/>
                </w:rPr>
                <w:t>的</w:t>
              </w:r>
            </w:ins>
            <w:ins w:id="103" w:author="易呈翔" w:date="2026-08-22T18:26:54Z">
              <w:r>
                <w:rPr>
                  <w:rFonts w:hint="eastAsia"/>
                  <w:lang w:val="en-US" w:eastAsia="zh-CN"/>
                </w:rPr>
                <w:t>入参</w:t>
              </w:r>
            </w:ins>
            <w:ins w:id="104" w:author="易呈翔" w:date="2026-08-22T18:26:57Z">
              <w:r>
                <w:rPr>
                  <w:rFonts w:hint="eastAsia"/>
                  <w:lang w:val="en-US" w:eastAsia="zh-CN"/>
                </w:rPr>
                <w:t>报文</w:t>
              </w:r>
            </w:ins>
            <w:ins w:id="105" w:author="易呈翔" w:date="2026-08-22T18:26:58Z">
              <w:r>
                <w:rPr>
                  <w:rFonts w:hint="eastAsia"/>
                  <w:lang w:val="en-US" w:eastAsia="zh-CN"/>
                </w:rPr>
                <w:t>调整</w:t>
              </w:r>
            </w:ins>
            <w:ins w:id="106" w:author="易呈翔" w:date="2026-08-22T18:27:12Z">
              <w:r>
                <w:rPr>
                  <w:rFonts w:hint="eastAsia"/>
                  <w:lang w:val="en-US" w:eastAsia="zh-CN"/>
                </w:rPr>
                <w:t>，</w:t>
              </w:r>
            </w:ins>
            <w:ins w:id="107" w:author="易呈翔" w:date="2026-08-22T18:27:13Z">
              <w:r>
                <w:rPr>
                  <w:rFonts w:hint="eastAsia"/>
                  <w:lang w:val="en-US" w:eastAsia="zh-CN"/>
                </w:rPr>
                <w:t>物资</w:t>
              </w:r>
            </w:ins>
            <w:ins w:id="108" w:author="易呈翔" w:date="2026-08-22T18:27:15Z">
              <w:r>
                <w:rPr>
                  <w:rFonts w:hint="eastAsia"/>
                  <w:lang w:val="en-US" w:eastAsia="zh-CN"/>
                </w:rPr>
                <w:t>编码</w:t>
              </w:r>
            </w:ins>
            <w:ins w:id="109" w:author="易呈翔" w:date="2026-08-22T18:27:16Z">
              <w:r>
                <w:rPr>
                  <w:rFonts w:hint="eastAsia"/>
                  <w:lang w:val="en-US" w:eastAsia="zh-CN"/>
                </w:rPr>
                <w:t>集合</w:t>
              </w:r>
            </w:ins>
            <w:ins w:id="110" w:author="易呈翔" w:date="2026-08-22T18:27:17Z">
              <w:r>
                <w:rPr>
                  <w:rFonts w:hint="eastAsia"/>
                  <w:lang w:val="en-US" w:eastAsia="zh-CN"/>
                </w:rPr>
                <w:t>应</w:t>
              </w:r>
            </w:ins>
            <w:ins w:id="111" w:author="易呈翔" w:date="2026-08-22T18:27:24Z">
              <w:r>
                <w:rPr>
                  <w:rFonts w:hint="eastAsia"/>
                  <w:lang w:val="en-US" w:eastAsia="zh-CN"/>
                </w:rPr>
                <w:t>放在</w:t>
              </w:r>
            </w:ins>
            <w:ins w:id="112" w:author="易呈翔" w:date="2026-08-22T18:27:49Z">
              <w:r>
                <w:rPr>
                  <w:rFonts w:hint="eastAsia" w:asciiTheme="minorHAnsi" w:hAnsiTheme="minorHAnsi" w:cstheme="minorBidi"/>
                  <w:kern w:val="2"/>
                  <w:sz w:val="21"/>
                  <w:szCs w:val="24"/>
                  <w:lang w:val="en-US" w:eastAsia="zh-CN"/>
                </w:rPr>
                <w:t>需求明细信息集合</w:t>
              </w:r>
            </w:ins>
            <w:ins w:id="113" w:author="易呈翔" w:date="2026-08-22T18:27:52Z">
              <w:r>
                <w:rPr>
                  <w:rFonts w:hint="eastAsia" w:asciiTheme="minorHAnsi" w:hAnsiTheme="minorHAnsi" w:cstheme="minorBidi"/>
                  <w:kern w:val="2"/>
                  <w:sz w:val="21"/>
                  <w:szCs w:val="24"/>
                  <w:lang w:val="en-US" w:eastAsia="zh-CN"/>
                </w:rPr>
                <w:t>内</w:t>
              </w:r>
            </w:ins>
          </w:p>
        </w:tc>
        <w:tc>
          <w:tcPr>
            <w:tcW w:w="750" w:type="dxa"/>
            <w:vAlign w:val="center"/>
          </w:tcPr>
          <w:p w14:paraId="528B64DB">
            <w:pPr>
              <w:rPr>
                <w:ins w:id="114" w:author="易呈翔" w:date="2026-08-22T18:26:00Z"/>
                <w:rFonts w:hint="eastAsia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44" w:type="dxa"/>
            <w:vAlign w:val="center"/>
          </w:tcPr>
          <w:p w14:paraId="5B7DF476">
            <w:pPr>
              <w:rPr>
                <w:ins w:id="115" w:author="易呈翔" w:date="2026-08-22T18:26:00Z"/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13A8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  <w:ins w:id="116" w:author="易呈翔" w:date="2026-08-24T14:47:47Z"/>
        </w:trPr>
        <w:tc>
          <w:tcPr>
            <w:tcW w:w="920" w:type="dxa"/>
            <w:vAlign w:val="center"/>
          </w:tcPr>
          <w:p w14:paraId="76A40D6C">
            <w:pPr>
              <w:jc w:val="center"/>
              <w:rPr>
                <w:ins w:id="117" w:author="易呈翔" w:date="2026-08-24T14:47:47Z"/>
                <w:rFonts w:hint="default" w:ascii="仿宋" w:hAnsi="仿宋" w:eastAsiaTheme="minorEastAsia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ins w:id="118" w:author="易呈翔" w:date="2026-08-24T14:47:51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V</w:t>
              </w:r>
            </w:ins>
            <w:ins w:id="119" w:author="易呈翔" w:date="2026-08-24T14:47:52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0</w:t>
              </w:r>
            </w:ins>
            <w:ins w:id="120" w:author="易呈翔" w:date="2026-08-24T14:47:53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.0.</w:t>
              </w:r>
            </w:ins>
            <w:ins w:id="121" w:author="易呈翔" w:date="2026-08-24T14:47:54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4</w:t>
              </w:r>
            </w:ins>
          </w:p>
        </w:tc>
        <w:tc>
          <w:tcPr>
            <w:tcW w:w="654" w:type="dxa"/>
            <w:vAlign w:val="center"/>
          </w:tcPr>
          <w:p w14:paraId="5A714FFF">
            <w:pPr>
              <w:jc w:val="center"/>
              <w:rPr>
                <w:ins w:id="122" w:author="易呈翔" w:date="2026-08-24T14:47:47Z"/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95" w:type="dxa"/>
            <w:vAlign w:val="center"/>
          </w:tcPr>
          <w:p w14:paraId="278A409D">
            <w:pPr>
              <w:rPr>
                <w:ins w:id="123" w:author="易呈翔" w:date="2026-08-24T14:47:47Z"/>
                <w:rFonts w:hint="default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ins w:id="124" w:author="易呈翔" w:date="2026-08-24T14:48:02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2026-</w:t>
              </w:r>
            </w:ins>
            <w:ins w:id="125" w:author="易呈翔" w:date="2026-08-24T14:48:04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0</w:t>
              </w:r>
            </w:ins>
            <w:ins w:id="126" w:author="易呈翔" w:date="2026-08-24T14:48:02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8-24</w:t>
              </w:r>
            </w:ins>
          </w:p>
        </w:tc>
        <w:tc>
          <w:tcPr>
            <w:tcW w:w="929" w:type="dxa"/>
            <w:vAlign w:val="center"/>
          </w:tcPr>
          <w:p w14:paraId="53F91DE6">
            <w:pPr>
              <w:rPr>
                <w:ins w:id="127" w:author="易呈翔" w:date="2026-08-24T14:47:47Z"/>
                <w:rFonts w:hint="eastAsia"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0" w:type="dxa"/>
            <w:vAlign w:val="center"/>
          </w:tcPr>
          <w:p w14:paraId="6DD456F1">
            <w:pPr>
              <w:numPr>
                <w:ilvl w:val="0"/>
                <w:numId w:val="4"/>
              </w:numPr>
              <w:rPr>
                <w:ins w:id="129" w:author="易呈翔" w:date="2026-08-24T14:47:47Z"/>
                <w:rFonts w:hint="eastAsia"/>
                <w:lang w:val="en-US" w:eastAsia="zh-CN"/>
              </w:rPr>
              <w:pPrChange w:id="128" w:author="易呈翔" w:date="2026-08-24T14:48:09Z">
                <w:pPr>
                  <w:numPr>
                    <w:ilvl w:val="0"/>
                    <w:numId w:val="3"/>
                  </w:numPr>
                </w:pPr>
              </w:pPrChange>
            </w:pPr>
            <w:ins w:id="130" w:author="易呈翔" w:date="2026-08-24T14:48:18Z">
              <w:r>
                <w:rPr>
                  <w:rFonts w:hint="eastAsia"/>
                  <w:lang w:val="en-US" w:eastAsia="zh-CN"/>
                </w:rPr>
                <w:t>配送</w:t>
              </w:r>
            </w:ins>
            <w:ins w:id="131" w:author="易呈翔" w:date="2026-08-24T14:48:19Z">
              <w:r>
                <w:rPr>
                  <w:rFonts w:hint="eastAsia"/>
                  <w:lang w:val="en-US" w:eastAsia="zh-CN"/>
                </w:rPr>
                <w:t>计划</w:t>
              </w:r>
            </w:ins>
            <w:ins w:id="132" w:author="易呈翔" w:date="2026-08-24T14:48:20Z">
              <w:r>
                <w:rPr>
                  <w:rFonts w:hint="eastAsia"/>
                  <w:lang w:val="en-US" w:eastAsia="zh-CN"/>
                </w:rPr>
                <w:t>排程</w:t>
              </w:r>
            </w:ins>
            <w:ins w:id="133" w:author="易呈翔" w:date="2026-08-24T14:48:21Z">
              <w:r>
                <w:rPr>
                  <w:rFonts w:hint="eastAsia"/>
                  <w:lang w:val="en-US" w:eastAsia="zh-CN"/>
                </w:rPr>
                <w:t>接口</w:t>
              </w:r>
            </w:ins>
            <w:ins w:id="134" w:author="易呈翔" w:date="2026-08-24T14:51:30Z">
              <w:r>
                <w:rPr>
                  <w:rFonts w:hint="eastAsia"/>
                  <w:lang w:val="en-US" w:eastAsia="zh-CN"/>
                </w:rPr>
                <w:t>的</w:t>
              </w:r>
            </w:ins>
            <w:ins w:id="135" w:author="易呈翔" w:date="2026-08-24T14:52:46Z">
              <w:r>
                <w:rPr>
                  <w:rFonts w:hint="eastAsia"/>
                  <w:lang w:val="en-US" w:eastAsia="zh-CN"/>
                </w:rPr>
                <w:t>入参</w:t>
              </w:r>
            </w:ins>
            <w:ins w:id="136" w:author="易呈翔" w:date="2026-08-24T15:11:0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库区配置信息</w:t>
              </w:r>
            </w:ins>
            <w:ins w:id="137" w:author="易呈翔" w:date="2026-08-24T15:11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集合</w:t>
              </w:r>
            </w:ins>
            <w:ins w:id="138" w:author="易呈翔" w:date="2026-08-24T15:11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、</w:t>
              </w:r>
            </w:ins>
            <w:ins w:id="139" w:author="易呈翔" w:date="2026-08-24T14:52:33Z">
              <w:r>
                <w:rPr>
                  <w:rFonts w:hint="eastAsia"/>
                  <w:lang w:val="en-US" w:eastAsia="zh-CN"/>
                </w:rPr>
                <w:t>配送</w:t>
              </w:r>
            </w:ins>
            <w:ins w:id="140" w:author="易呈翔" w:date="2026-08-24T14:52:34Z">
              <w:r>
                <w:rPr>
                  <w:rFonts w:hint="eastAsia"/>
                  <w:lang w:val="en-US" w:eastAsia="zh-CN"/>
                </w:rPr>
                <w:t>库房</w:t>
              </w:r>
            </w:ins>
            <w:ins w:id="141" w:author="易呈翔" w:date="2026-08-24T14:52:36Z">
              <w:r>
                <w:rPr>
                  <w:rFonts w:hint="eastAsia"/>
                  <w:lang w:val="en-US" w:eastAsia="zh-CN"/>
                </w:rPr>
                <w:t>库存</w:t>
              </w:r>
            </w:ins>
            <w:ins w:id="142" w:author="易呈翔" w:date="2026-08-24T15:06:52Z">
              <w:r>
                <w:rPr>
                  <w:rFonts w:hint="eastAsia"/>
                  <w:lang w:val="en-US" w:eastAsia="zh-CN"/>
                </w:rPr>
                <w:t>集合</w:t>
              </w:r>
            </w:ins>
            <w:ins w:id="143" w:author="易呈翔" w:date="2026-08-24T14:52:38Z">
              <w:r>
                <w:rPr>
                  <w:rFonts w:hint="eastAsia"/>
                  <w:lang w:val="en-US" w:eastAsia="zh-CN"/>
                </w:rPr>
                <w:t>中</w:t>
              </w:r>
            </w:ins>
            <w:ins w:id="144" w:author="易呈翔" w:date="2026-08-24T14:50:57Z">
              <w:r>
                <w:rPr>
                  <w:rFonts w:hint="eastAsia"/>
                  <w:lang w:val="en-US" w:eastAsia="zh-CN"/>
                </w:rPr>
                <w:t>增加</w:t>
              </w:r>
            </w:ins>
            <w:ins w:id="145" w:author="易呈翔" w:date="2026-08-24T14:50:59Z">
              <w:r>
                <w:rPr>
                  <w:rFonts w:hint="eastAsia"/>
                  <w:lang w:val="en-US" w:eastAsia="zh-CN"/>
                </w:rPr>
                <w:t>库房</w:t>
              </w:r>
            </w:ins>
            <w:ins w:id="146" w:author="易呈翔" w:date="2026-08-24T14:51:00Z">
              <w:r>
                <w:rPr>
                  <w:rFonts w:hint="eastAsia"/>
                  <w:lang w:val="en-US" w:eastAsia="zh-CN"/>
                </w:rPr>
                <w:t>标识</w:t>
              </w:r>
            </w:ins>
            <w:ins w:id="147" w:author="易呈翔" w:date="2026-08-24T14:51:01Z">
              <w:r>
                <w:rPr>
                  <w:rFonts w:hint="eastAsia"/>
                  <w:lang w:val="en-US" w:eastAsia="zh-CN"/>
                </w:rPr>
                <w:t>、</w:t>
              </w:r>
            </w:ins>
            <w:ins w:id="148" w:author="易呈翔" w:date="2026-08-24T14:51:04Z">
              <w:r>
                <w:rPr>
                  <w:rFonts w:hint="eastAsia"/>
                  <w:lang w:val="en-US" w:eastAsia="zh-CN"/>
                </w:rPr>
                <w:t>库房</w:t>
              </w:r>
            </w:ins>
            <w:ins w:id="149" w:author="易呈翔" w:date="2026-08-24T14:51:05Z">
              <w:r>
                <w:rPr>
                  <w:rFonts w:hint="eastAsia"/>
                  <w:lang w:val="en-US" w:eastAsia="zh-CN"/>
                </w:rPr>
                <w:t>名称</w:t>
              </w:r>
            </w:ins>
            <w:ins w:id="150" w:author="易呈翔" w:date="2026-08-24T14:52:41Z">
              <w:r>
                <w:rPr>
                  <w:rFonts w:hint="eastAsia"/>
                  <w:lang w:val="en-US" w:eastAsia="zh-CN"/>
                </w:rPr>
                <w:t>字段，</w:t>
              </w:r>
            </w:ins>
            <w:ins w:id="151" w:author="易呈翔" w:date="2026-08-24T14:52:49Z">
              <w:r>
                <w:rPr>
                  <w:rFonts w:hint="eastAsia"/>
                  <w:lang w:val="en-US" w:eastAsia="zh-CN"/>
                </w:rPr>
                <w:t>返参</w:t>
              </w:r>
            </w:ins>
            <w:ins w:id="152" w:author="易呈翔" w:date="2026-08-24T14:53:38Z">
              <w:r>
                <w:rPr>
                  <w:rFonts w:hint="eastAsia"/>
                  <w:lang w:val="en-US" w:eastAsia="zh-CN"/>
                </w:rPr>
                <w:t>配送</w:t>
              </w:r>
            </w:ins>
            <w:ins w:id="153" w:author="易呈翔" w:date="2026-08-24T14:53:41Z">
              <w:r>
                <w:rPr>
                  <w:rFonts w:hint="eastAsia"/>
                  <w:lang w:val="en-US" w:eastAsia="zh-CN"/>
                </w:rPr>
                <w:t>计划</w:t>
              </w:r>
            </w:ins>
            <w:ins w:id="154" w:author="易呈翔" w:date="2026-08-24T14:53:44Z">
              <w:r>
                <w:rPr>
                  <w:rFonts w:hint="eastAsia"/>
                  <w:lang w:val="en-US" w:eastAsia="zh-CN"/>
                </w:rPr>
                <w:t>排程</w:t>
              </w:r>
            </w:ins>
            <w:ins w:id="155" w:author="易呈翔" w:date="2026-08-24T14:53:50Z">
              <w:r>
                <w:rPr>
                  <w:rFonts w:hint="eastAsia"/>
                  <w:lang w:val="en-US" w:eastAsia="zh-CN"/>
                </w:rPr>
                <w:t>明细</w:t>
              </w:r>
            </w:ins>
            <w:ins w:id="156" w:author="易呈翔" w:date="2026-08-24T14:53:52Z">
              <w:r>
                <w:rPr>
                  <w:rFonts w:hint="eastAsia"/>
                  <w:lang w:val="en-US" w:eastAsia="zh-CN"/>
                </w:rPr>
                <w:t>信息</w:t>
              </w:r>
            </w:ins>
            <w:ins w:id="157" w:author="易呈翔" w:date="2026-08-24T14:53:58Z">
              <w:r>
                <w:rPr>
                  <w:rFonts w:hint="eastAsia"/>
                  <w:lang w:val="en-US" w:eastAsia="zh-CN"/>
                </w:rPr>
                <w:t>集合</w:t>
              </w:r>
            </w:ins>
            <w:ins w:id="158" w:author="易呈翔" w:date="2026-08-24T14:53:59Z">
              <w:r>
                <w:rPr>
                  <w:rFonts w:hint="eastAsia"/>
                  <w:lang w:val="en-US" w:eastAsia="zh-CN"/>
                </w:rPr>
                <w:t>中</w:t>
              </w:r>
            </w:ins>
            <w:ins w:id="159" w:author="易呈翔" w:date="2026-08-24T14:54:03Z">
              <w:r>
                <w:rPr>
                  <w:rFonts w:hint="eastAsia"/>
                  <w:lang w:val="en-US" w:eastAsia="zh-CN"/>
                </w:rPr>
                <w:t>增加</w:t>
              </w:r>
            </w:ins>
            <w:ins w:id="160" w:author="易呈翔" w:date="2026-08-24T14:54:07Z">
              <w:r>
                <w:rPr>
                  <w:rFonts w:hint="eastAsia"/>
                  <w:lang w:val="en-US" w:eastAsia="zh-CN"/>
                </w:rPr>
                <w:t>配送</w:t>
              </w:r>
            </w:ins>
            <w:ins w:id="161" w:author="易呈翔" w:date="2026-08-24T14:54:09Z">
              <w:r>
                <w:rPr>
                  <w:rFonts w:hint="eastAsia"/>
                  <w:lang w:val="en-US" w:eastAsia="zh-CN"/>
                </w:rPr>
                <w:t>源</w:t>
              </w:r>
            </w:ins>
            <w:ins w:id="162" w:author="易呈翔" w:date="2026-08-24T14:54:11Z">
              <w:r>
                <w:rPr>
                  <w:rFonts w:hint="eastAsia"/>
                  <w:lang w:val="en-US" w:eastAsia="zh-CN"/>
                </w:rPr>
                <w:t>库房</w:t>
              </w:r>
            </w:ins>
            <w:ins w:id="163" w:author="易呈翔" w:date="2026-08-24T14:54:13Z">
              <w:r>
                <w:rPr>
                  <w:rFonts w:hint="eastAsia"/>
                  <w:lang w:val="en-US" w:eastAsia="zh-CN"/>
                </w:rPr>
                <w:t>标识</w:t>
              </w:r>
            </w:ins>
            <w:ins w:id="164" w:author="易呈翔" w:date="2026-08-24T14:54:14Z">
              <w:r>
                <w:rPr>
                  <w:rFonts w:hint="eastAsia"/>
                  <w:lang w:val="en-US" w:eastAsia="zh-CN"/>
                </w:rPr>
                <w:t>、</w:t>
              </w:r>
            </w:ins>
            <w:ins w:id="165" w:author="易呈翔" w:date="2026-08-24T14:54:16Z">
              <w:r>
                <w:rPr>
                  <w:rFonts w:hint="eastAsia"/>
                  <w:lang w:val="en-US" w:eastAsia="zh-CN"/>
                </w:rPr>
                <w:t>配送</w:t>
              </w:r>
            </w:ins>
            <w:ins w:id="166" w:author="易呈翔" w:date="2026-08-24T14:54:20Z">
              <w:r>
                <w:rPr>
                  <w:rFonts w:hint="eastAsia"/>
                  <w:lang w:val="en-US" w:eastAsia="zh-CN"/>
                </w:rPr>
                <w:t>源</w:t>
              </w:r>
            </w:ins>
            <w:ins w:id="167" w:author="易呈翔" w:date="2026-08-24T14:54:21Z">
              <w:r>
                <w:rPr>
                  <w:rFonts w:hint="eastAsia"/>
                  <w:lang w:val="en-US" w:eastAsia="zh-CN"/>
                </w:rPr>
                <w:t>库房</w:t>
              </w:r>
            </w:ins>
            <w:ins w:id="168" w:author="易呈翔" w:date="2026-08-24T14:54:23Z">
              <w:r>
                <w:rPr>
                  <w:rFonts w:hint="eastAsia"/>
                  <w:lang w:val="en-US" w:eastAsia="zh-CN"/>
                </w:rPr>
                <w:t>名称、</w:t>
              </w:r>
            </w:ins>
            <w:ins w:id="169" w:author="易呈翔" w:date="2026-08-24T14:54:25Z">
              <w:r>
                <w:rPr>
                  <w:rFonts w:hint="eastAsia"/>
                  <w:lang w:val="en-US" w:eastAsia="zh-CN"/>
                </w:rPr>
                <w:t>配送</w:t>
              </w:r>
            </w:ins>
            <w:ins w:id="170" w:author="易呈翔" w:date="2026-08-24T14:54:29Z">
              <w:r>
                <w:rPr>
                  <w:rFonts w:hint="eastAsia"/>
                  <w:lang w:val="en-US" w:eastAsia="zh-CN"/>
                </w:rPr>
                <w:t>源</w:t>
              </w:r>
            </w:ins>
            <w:ins w:id="171" w:author="易呈翔" w:date="2026-08-24T14:54:30Z">
              <w:r>
                <w:rPr>
                  <w:rFonts w:hint="eastAsia"/>
                  <w:lang w:val="en-US" w:eastAsia="zh-CN"/>
                </w:rPr>
                <w:t>库区</w:t>
              </w:r>
            </w:ins>
            <w:ins w:id="172" w:author="易呈翔" w:date="2026-08-24T14:54:31Z">
              <w:r>
                <w:rPr>
                  <w:rFonts w:hint="eastAsia"/>
                  <w:lang w:val="en-US" w:eastAsia="zh-CN"/>
                </w:rPr>
                <w:t>标识</w:t>
              </w:r>
            </w:ins>
            <w:ins w:id="173" w:author="易呈翔" w:date="2026-08-24T14:54:33Z">
              <w:r>
                <w:rPr>
                  <w:rFonts w:hint="eastAsia"/>
                  <w:lang w:val="en-US" w:eastAsia="zh-CN"/>
                </w:rPr>
                <w:t>、</w:t>
              </w:r>
            </w:ins>
            <w:ins w:id="174" w:author="易呈翔" w:date="2026-08-24T14:54:36Z">
              <w:r>
                <w:rPr>
                  <w:rFonts w:hint="eastAsia"/>
                  <w:lang w:val="en-US" w:eastAsia="zh-CN"/>
                </w:rPr>
                <w:t>配送</w:t>
              </w:r>
            </w:ins>
            <w:ins w:id="175" w:author="易呈翔" w:date="2026-08-24T14:54:39Z">
              <w:r>
                <w:rPr>
                  <w:rFonts w:hint="eastAsia"/>
                  <w:lang w:val="en-US" w:eastAsia="zh-CN"/>
                </w:rPr>
                <w:t>源</w:t>
              </w:r>
            </w:ins>
            <w:ins w:id="176" w:author="易呈翔" w:date="2026-08-24T14:54:40Z">
              <w:r>
                <w:rPr>
                  <w:rFonts w:hint="eastAsia"/>
                  <w:lang w:val="en-US" w:eastAsia="zh-CN"/>
                </w:rPr>
                <w:t>库区</w:t>
              </w:r>
            </w:ins>
            <w:ins w:id="177" w:author="易呈翔" w:date="2026-08-24T14:54:41Z">
              <w:r>
                <w:rPr>
                  <w:rFonts w:hint="eastAsia"/>
                  <w:lang w:val="en-US" w:eastAsia="zh-CN"/>
                </w:rPr>
                <w:t>名称</w:t>
              </w:r>
            </w:ins>
          </w:p>
        </w:tc>
        <w:tc>
          <w:tcPr>
            <w:tcW w:w="750" w:type="dxa"/>
            <w:vAlign w:val="center"/>
          </w:tcPr>
          <w:p w14:paraId="5610B372">
            <w:pPr>
              <w:rPr>
                <w:ins w:id="178" w:author="易呈翔" w:date="2026-08-24T14:47:47Z"/>
                <w:rFonts w:hint="eastAsia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44" w:type="dxa"/>
            <w:vAlign w:val="center"/>
          </w:tcPr>
          <w:p w14:paraId="083E7B4D">
            <w:pPr>
              <w:rPr>
                <w:ins w:id="179" w:author="易呈翔" w:date="2026-08-24T14:47:47Z"/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5778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  <w:ins w:id="180" w:author="易呈翔" w:date="2026-08-25T11:28:32Z"/>
        </w:trPr>
        <w:tc>
          <w:tcPr>
            <w:tcW w:w="920" w:type="dxa"/>
            <w:vAlign w:val="center"/>
          </w:tcPr>
          <w:p w14:paraId="3A29A66E">
            <w:pPr>
              <w:jc w:val="center"/>
              <w:rPr>
                <w:ins w:id="181" w:author="易呈翔" w:date="2026-08-25T11:28:32Z"/>
                <w:rFonts w:hint="default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ins w:id="182" w:author="易呈翔" w:date="2026-08-25T11:28:40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V0.0.</w:t>
              </w:r>
            </w:ins>
            <w:ins w:id="183" w:author="易呈翔" w:date="2026-08-25T11:28:41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5</w:t>
              </w:r>
            </w:ins>
          </w:p>
        </w:tc>
        <w:tc>
          <w:tcPr>
            <w:tcW w:w="654" w:type="dxa"/>
            <w:vAlign w:val="center"/>
          </w:tcPr>
          <w:p w14:paraId="338011B3">
            <w:pPr>
              <w:jc w:val="center"/>
              <w:rPr>
                <w:ins w:id="184" w:author="易呈翔" w:date="2026-08-25T11:28:32Z"/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95" w:type="dxa"/>
            <w:vAlign w:val="center"/>
          </w:tcPr>
          <w:p w14:paraId="113CCA2D">
            <w:pPr>
              <w:rPr>
                <w:ins w:id="185" w:author="易呈翔" w:date="2026-08-25T11:28:32Z"/>
                <w:rFonts w:hint="default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ins w:id="186" w:author="易呈翔" w:date="2026-08-25T11:28:45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2026-08-2</w:t>
              </w:r>
            </w:ins>
            <w:ins w:id="187" w:author="易呈翔" w:date="2026-08-25T11:28:46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5</w:t>
              </w:r>
            </w:ins>
          </w:p>
        </w:tc>
        <w:tc>
          <w:tcPr>
            <w:tcW w:w="929" w:type="dxa"/>
            <w:vAlign w:val="center"/>
          </w:tcPr>
          <w:p w14:paraId="538521B7">
            <w:pPr>
              <w:rPr>
                <w:ins w:id="188" w:author="易呈翔" w:date="2026-08-25T11:28:32Z"/>
                <w:rFonts w:hint="eastAsia"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0" w:type="dxa"/>
            <w:vAlign w:val="center"/>
          </w:tcPr>
          <w:p w14:paraId="60386ACF">
            <w:pPr>
              <w:numPr>
                <w:ilvl w:val="0"/>
                <w:numId w:val="5"/>
              </w:numPr>
              <w:rPr>
                <w:ins w:id="190" w:author="易呈翔" w:date="2026-08-25T11:30:00Z"/>
                <w:rFonts w:hint="eastAsia"/>
                <w:lang w:val="en-US" w:eastAsia="zh-CN"/>
              </w:rPr>
              <w:pPrChange w:id="189" w:author="易呈翔" w:date="2026-08-25T11:28:35Z">
                <w:pPr>
                  <w:numPr>
                    <w:ilvl w:val="0"/>
                    <w:numId w:val="4"/>
                  </w:numPr>
                </w:pPr>
              </w:pPrChange>
            </w:pPr>
            <w:ins w:id="191" w:author="易呈翔" w:date="2026-08-25T11:29:40Z">
              <w:r>
                <w:rPr>
                  <w:rFonts w:hint="eastAsia"/>
                  <w:lang w:val="en-US" w:eastAsia="zh-CN"/>
                </w:rPr>
                <w:t>到货计划排程</w:t>
              </w:r>
            </w:ins>
            <w:ins w:id="192" w:author="易呈翔" w:date="2026-08-25T11:29:46Z">
              <w:r>
                <w:rPr>
                  <w:rFonts w:hint="eastAsia"/>
                  <w:lang w:val="en-US" w:eastAsia="zh-CN"/>
                </w:rPr>
                <w:t>接口</w:t>
              </w:r>
            </w:ins>
            <w:ins w:id="193" w:author="易呈翔" w:date="2026-08-25T11:29:53Z">
              <w:r>
                <w:rPr>
                  <w:rFonts w:hint="eastAsia"/>
                  <w:lang w:val="en-US" w:eastAsia="zh-CN"/>
                </w:rPr>
                <w:t>出参</w:t>
              </w:r>
            </w:ins>
            <w:ins w:id="194" w:author="易呈翔" w:date="2026-08-25T11:29:48Z">
              <w:r>
                <w:rPr>
                  <w:rFonts w:hint="eastAsia"/>
                  <w:lang w:val="en-US" w:eastAsia="zh-CN"/>
                </w:rPr>
                <w:t>增加</w:t>
              </w:r>
            </w:ins>
            <w:ins w:id="195" w:author="易呈翔" w:date="2026-08-25T11:28:3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净需求汇总信息集合</w:t>
              </w:r>
            </w:ins>
          </w:p>
          <w:p w14:paraId="03237DE8">
            <w:pPr>
              <w:numPr>
                <w:ilvl w:val="0"/>
                <w:numId w:val="5"/>
              </w:numPr>
              <w:rPr>
                <w:ins w:id="197" w:author="易呈翔" w:date="2026-08-25T11:28:32Z"/>
                <w:rFonts w:hint="eastAsia"/>
                <w:lang w:val="en-US" w:eastAsia="zh-CN"/>
              </w:rPr>
              <w:pPrChange w:id="196" w:author="易呈翔" w:date="2026-08-25T11:28:35Z">
                <w:pPr>
                  <w:numPr>
                    <w:ilvl w:val="0"/>
                    <w:numId w:val="4"/>
                  </w:numPr>
                </w:pPr>
              </w:pPrChange>
            </w:pPr>
            <w:ins w:id="198" w:author="易呈翔" w:date="2026-08-25T11:30:0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配送集合</w:t>
              </w:r>
            </w:ins>
            <w:ins w:id="199" w:author="易呈翔" w:date="2026-08-25T11:30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排程</w:t>
              </w:r>
            </w:ins>
            <w:ins w:id="200" w:author="易呈翔" w:date="2026-08-25T11:30:0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接口</w:t>
              </w:r>
            </w:ins>
            <w:ins w:id="201" w:author="易呈翔" w:date="2026-08-25T11:30:1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入参</w:t>
              </w:r>
            </w:ins>
            <w:ins w:id="202" w:author="易呈翔" w:date="2026-08-25T11:30:0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JSON</w:t>
              </w:r>
            </w:ins>
            <w:ins w:id="203" w:author="易呈翔" w:date="2026-08-25T11:30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报文</w:t>
              </w:r>
            </w:ins>
            <w:ins w:id="204" w:author="易呈翔" w:date="2026-08-25T11:30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库区配置信息集合、</w:t>
              </w:r>
            </w:ins>
            <w:ins w:id="205" w:author="易呈翔" w:date="2026-08-25T11:30:55Z">
              <w:r>
                <w:rPr>
                  <w:rFonts w:hint="eastAsia"/>
                  <w:lang w:val="en-US" w:eastAsia="zh-CN"/>
                </w:rPr>
                <w:t>配送库房库存集合中增加库房标识、库房名称字段，返参配送计划排程明细信息集合中增加配送源库房标识、配送源库房名称、配送源库区标识、配送源库区名称</w:t>
              </w:r>
            </w:ins>
          </w:p>
        </w:tc>
        <w:tc>
          <w:tcPr>
            <w:tcW w:w="750" w:type="dxa"/>
            <w:vAlign w:val="center"/>
          </w:tcPr>
          <w:p w14:paraId="4F137AA4">
            <w:pPr>
              <w:rPr>
                <w:ins w:id="206" w:author="易呈翔" w:date="2026-08-25T11:28:32Z"/>
                <w:rFonts w:hint="eastAsia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44" w:type="dxa"/>
            <w:vAlign w:val="center"/>
          </w:tcPr>
          <w:p w14:paraId="1BF02F1B">
            <w:pPr>
              <w:rPr>
                <w:ins w:id="207" w:author="易呈翔" w:date="2026-08-25T11:28:32Z"/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8636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  <w:ins w:id="208" w:author="易呈翔" w:date="2026-08-26T09:36:36Z"/>
        </w:trPr>
        <w:tc>
          <w:tcPr>
            <w:tcW w:w="920" w:type="dxa"/>
            <w:vAlign w:val="center"/>
          </w:tcPr>
          <w:p w14:paraId="2C40D0C4">
            <w:pPr>
              <w:jc w:val="center"/>
              <w:rPr>
                <w:ins w:id="209" w:author="易呈翔" w:date="2026-08-26T09:36:36Z"/>
                <w:rFonts w:hint="default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ins w:id="210" w:author="易呈翔" w:date="2026-08-26T09:36:43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V0.0.</w:t>
              </w:r>
            </w:ins>
            <w:ins w:id="211" w:author="易呈翔" w:date="2026-08-26T09:36:45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6</w:t>
              </w:r>
            </w:ins>
          </w:p>
        </w:tc>
        <w:tc>
          <w:tcPr>
            <w:tcW w:w="654" w:type="dxa"/>
            <w:vAlign w:val="center"/>
          </w:tcPr>
          <w:p w14:paraId="73888886">
            <w:pPr>
              <w:jc w:val="center"/>
              <w:rPr>
                <w:ins w:id="212" w:author="易呈翔" w:date="2026-08-26T09:36:36Z"/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95" w:type="dxa"/>
            <w:vAlign w:val="center"/>
          </w:tcPr>
          <w:p w14:paraId="20B98387">
            <w:pPr>
              <w:rPr>
                <w:ins w:id="213" w:author="易呈翔" w:date="2026-08-26T09:36:36Z"/>
                <w:rFonts w:hint="eastAsia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ins w:id="214" w:author="易呈翔" w:date="2026-08-26T09:36:54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2026-08-25</w:t>
              </w:r>
            </w:ins>
          </w:p>
        </w:tc>
        <w:tc>
          <w:tcPr>
            <w:tcW w:w="929" w:type="dxa"/>
            <w:vAlign w:val="center"/>
          </w:tcPr>
          <w:p w14:paraId="6A7FAA05">
            <w:pPr>
              <w:rPr>
                <w:ins w:id="215" w:author="易呈翔" w:date="2026-08-26T09:36:36Z"/>
                <w:rFonts w:hint="eastAsia"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0" w:type="dxa"/>
            <w:vAlign w:val="center"/>
          </w:tcPr>
          <w:p w14:paraId="48EA9C0D">
            <w:pPr>
              <w:numPr>
                <w:ilvl w:val="0"/>
                <w:numId w:val="6"/>
              </w:numPr>
              <w:rPr>
                <w:ins w:id="217" w:author="易呈翔" w:date="2026-08-26T09:36:36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pPrChange w:id="216" w:author="易呈翔" w:date="2026-08-26T09:36:39Z">
                <w:pPr>
                  <w:numPr>
                    <w:ilvl w:val="0"/>
                    <w:numId w:val="5"/>
                  </w:numPr>
                </w:pPr>
              </w:pPrChange>
            </w:pPr>
            <w:ins w:id="218" w:author="易呈翔" w:date="2026-08-26T09:55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检定</w:t>
              </w:r>
            </w:ins>
            <w:ins w:id="219" w:author="易呈翔" w:date="2026-08-26T09:55:3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计划</w:t>
              </w:r>
            </w:ins>
            <w:ins w:id="220" w:author="易呈翔" w:date="2026-08-26T09:55:4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排程</w:t>
              </w:r>
            </w:ins>
            <w:ins w:id="221" w:author="易呈翔" w:date="2026-08-26T09:55:4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接口</w:t>
              </w:r>
            </w:ins>
            <w:ins w:id="222" w:author="易呈翔" w:date="2026-08-26T09:55:4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入参</w:t>
              </w:r>
            </w:ins>
            <w:ins w:id="223" w:author="易呈翔" w:date="2026-08-26T09:56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到货批次信息集合</w:t>
              </w:r>
            </w:ins>
            <w:ins w:id="224" w:author="易呈翔" w:date="2026-08-26T09:56:0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、</w:t>
              </w:r>
            </w:ins>
            <w:ins w:id="225" w:author="易呈翔" w:date="2026-08-26T09:56:0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非合格品库存信息集合</w:t>
              </w:r>
            </w:ins>
            <w:ins w:id="226" w:author="易呈翔" w:date="2026-08-26T09:56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增加</w:t>
              </w:r>
            </w:ins>
            <w:ins w:id="227" w:author="易呈翔" w:date="2026-08-26T09:56:1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是否</w:t>
              </w:r>
            </w:ins>
            <w:ins w:id="228" w:author="易呈翔" w:date="2026-08-26T09:56:1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已</w:t>
              </w:r>
            </w:ins>
            <w:ins w:id="229" w:author="易呈翔" w:date="2026-08-26T09:56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抽检</w:t>
              </w:r>
            </w:ins>
            <w:ins w:id="230" w:author="易呈翔" w:date="2026-08-26T09:56:1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、</w:t>
              </w:r>
            </w:ins>
            <w:ins w:id="231" w:author="易呈翔" w:date="2026-08-26T09:56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抽样</w:t>
              </w:r>
            </w:ins>
            <w:ins w:id="232" w:author="易呈翔" w:date="2026-08-26T09:56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数量</w:t>
              </w:r>
            </w:ins>
            <w:ins w:id="233" w:author="易呈翔" w:date="2026-08-26T09:56:2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字段</w:t>
              </w:r>
            </w:ins>
            <w:ins w:id="234" w:author="易呈翔" w:date="2026-08-26T09:56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，</w:t>
              </w:r>
            </w:ins>
            <w:ins w:id="235" w:author="易呈翔" w:date="2026-08-26T09:56:3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出参</w:t>
              </w:r>
            </w:ins>
            <w:ins w:id="236" w:author="易呈翔" w:date="2026-08-26T09:57:3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检定计划排程明细信息集合</w:t>
              </w:r>
            </w:ins>
            <w:ins w:id="237" w:author="易呈翔" w:date="2026-08-26T09:57:3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增加</w:t>
              </w:r>
            </w:ins>
            <w:ins w:id="238" w:author="易呈翔" w:date="2026-08-26T09:57:3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检定</w:t>
              </w:r>
            </w:ins>
            <w:ins w:id="239" w:author="易呈翔" w:date="2026-08-26T09:57:3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类别</w:t>
              </w:r>
            </w:ins>
            <w:ins w:id="240" w:author="易呈翔" w:date="2026-08-26T09:57:4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字段</w:t>
              </w:r>
            </w:ins>
          </w:p>
        </w:tc>
        <w:tc>
          <w:tcPr>
            <w:tcW w:w="750" w:type="dxa"/>
            <w:vAlign w:val="center"/>
          </w:tcPr>
          <w:p w14:paraId="4F65FE53">
            <w:pPr>
              <w:rPr>
                <w:ins w:id="241" w:author="易呈翔" w:date="2026-08-26T09:36:36Z"/>
                <w:rFonts w:hint="eastAsia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44" w:type="dxa"/>
            <w:vAlign w:val="center"/>
          </w:tcPr>
          <w:p w14:paraId="263FD9D8">
            <w:pPr>
              <w:rPr>
                <w:ins w:id="242" w:author="易呈翔" w:date="2026-08-26T09:36:36Z"/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2DC13F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707F6C4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算法服务提供接口</w:t>
      </w:r>
    </w:p>
    <w:p w14:paraId="21719F72">
      <w:pPr>
        <w:pStyle w:val="3"/>
        <w:numPr>
          <w:ilvl w:val="0"/>
          <w:numId w:val="7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检定计划排程接口</w:t>
      </w:r>
    </w:p>
    <w:tbl>
      <w:tblPr>
        <w:tblStyle w:val="7"/>
        <w:tblW w:w="851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8"/>
        <w:gridCol w:w="1743"/>
        <w:gridCol w:w="1610"/>
        <w:gridCol w:w="1220"/>
        <w:gridCol w:w="2568"/>
      </w:tblGrid>
      <w:tr w14:paraId="2EAE93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000000" w:fill="FFFFFF"/>
            <w:vAlign w:val="center"/>
          </w:tcPr>
          <w:p w14:paraId="6CFAA06F">
            <w:pPr>
              <w:pStyle w:val="5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场景描述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8A2687">
            <w:pPr>
              <w:pStyle w:val="11"/>
              <w:ind w:left="0" w:leftChars="0" w:firstLine="0" w:firstLineChars="0"/>
              <w:rPr>
                <w:rFonts w:hint="default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color w:val="000000"/>
                <w:szCs w:val="21"/>
                <w:lang w:val="en-US" w:eastAsia="zh-CN"/>
              </w:rPr>
              <w:t>计量生产调度平台将</w:t>
            </w:r>
            <w:ins w:id="243" w:author="易呈翔" w:date="2026-08-18T16:04:00Z">
              <w:r>
                <w:rPr>
                  <w:rFonts w:hint="eastAsia" w:hAnsi="宋体" w:cs="宋体"/>
                  <w:color w:val="000000"/>
                  <w:szCs w:val="21"/>
                  <w:lang w:val="en-US" w:eastAsia="zh-CN"/>
                </w:rPr>
                <w:t>检定</w:t>
              </w:r>
            </w:ins>
            <w:ins w:id="244" w:author="易呈翔" w:date="2026-08-18T16:04:01Z">
              <w:r>
                <w:rPr>
                  <w:rFonts w:hint="eastAsia" w:hAnsi="宋体" w:cs="宋体"/>
                  <w:color w:val="000000"/>
                  <w:szCs w:val="21"/>
                  <w:lang w:val="en-US" w:eastAsia="zh-CN"/>
                </w:rPr>
                <w:t>计划</w:t>
              </w:r>
            </w:ins>
            <w:ins w:id="245" w:author="易呈翔" w:date="2026-08-18T16:04:03Z">
              <w:r>
                <w:rPr>
                  <w:rFonts w:hint="eastAsia" w:hAnsi="宋体" w:cs="宋体"/>
                  <w:color w:val="000000"/>
                  <w:szCs w:val="21"/>
                  <w:lang w:val="en-US" w:eastAsia="zh-CN"/>
                </w:rPr>
                <w:t>排程</w:t>
              </w:r>
            </w:ins>
            <w:r>
              <w:rPr>
                <w:rFonts w:hint="eastAsia" w:hAnsi="宋体" w:cs="宋体"/>
                <w:color w:val="000000"/>
                <w:szCs w:val="21"/>
                <w:lang w:val="en-US" w:eastAsia="zh-CN"/>
              </w:rPr>
              <w:t>算法输入所需参数，同步给算法服务，算法服务输出计量生产调度平台所需</w:t>
            </w:r>
            <w:ins w:id="246" w:author="易呈翔" w:date="2026-08-18T16:04:14Z">
              <w:r>
                <w:rPr>
                  <w:rFonts w:hint="eastAsia" w:hAnsi="宋体" w:cs="宋体"/>
                  <w:color w:val="000000"/>
                  <w:szCs w:val="21"/>
                  <w:lang w:val="en-US" w:eastAsia="zh-CN"/>
                </w:rPr>
                <w:t>检定</w:t>
              </w:r>
            </w:ins>
            <w:ins w:id="247" w:author="易呈翔" w:date="2026-08-18T16:04:17Z">
              <w:r>
                <w:rPr>
                  <w:rFonts w:hint="eastAsia" w:hAnsi="宋体" w:cs="宋体"/>
                  <w:color w:val="000000"/>
                  <w:szCs w:val="21"/>
                  <w:lang w:val="en-US" w:eastAsia="zh-CN"/>
                </w:rPr>
                <w:t>计划</w:t>
              </w:r>
            </w:ins>
            <w:ins w:id="248" w:author="易呈翔" w:date="2026-08-18T16:04:19Z">
              <w:r>
                <w:rPr>
                  <w:rFonts w:hint="eastAsia" w:hAnsi="宋体" w:cs="宋体"/>
                  <w:color w:val="000000"/>
                  <w:szCs w:val="21"/>
                  <w:lang w:val="en-US" w:eastAsia="zh-CN"/>
                </w:rPr>
                <w:t>相关</w:t>
              </w:r>
            </w:ins>
            <w:r>
              <w:rPr>
                <w:rFonts w:hint="eastAsia" w:hAnsi="宋体" w:cs="宋体"/>
                <w:color w:val="000000"/>
                <w:szCs w:val="21"/>
                <w:lang w:val="en-US" w:eastAsia="zh-CN"/>
              </w:rPr>
              <w:t>参数</w:t>
            </w:r>
          </w:p>
        </w:tc>
      </w:tr>
      <w:tr w14:paraId="173E55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4821070">
            <w:pPr>
              <w:pStyle w:val="5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服务端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E8A3FD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算法服务</w:t>
            </w:r>
          </w:p>
        </w:tc>
      </w:tr>
      <w:tr w14:paraId="357462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9ED3230">
            <w:pPr>
              <w:pStyle w:val="5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客户端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0B02C74"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计量生产调度平台</w:t>
            </w:r>
          </w:p>
        </w:tc>
      </w:tr>
      <w:tr w14:paraId="10D6F1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5E34FD1">
            <w:pPr>
              <w:pStyle w:val="5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调用链路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8BE279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计量生产调度平台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-&gt;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算法服务</w:t>
            </w:r>
          </w:p>
        </w:tc>
      </w:tr>
      <w:tr w14:paraId="2DCC08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6D6396F">
            <w:pPr>
              <w:pStyle w:val="5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接口函数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17E24DE"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detectPlanScheduling</w:t>
            </w:r>
          </w:p>
        </w:tc>
      </w:tr>
      <w:tr w14:paraId="270C8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05893A9">
            <w:pPr>
              <w:pStyle w:val="5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接口路径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3E83B64"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/restful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/busiInterface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ipsService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detectPlanScheduling</w:t>
            </w:r>
          </w:p>
        </w:tc>
      </w:tr>
      <w:tr w14:paraId="120544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A70092E">
            <w:pPr>
              <w:pStyle w:val="5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集成方式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BEED50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restful</w:t>
            </w:r>
          </w:p>
        </w:tc>
      </w:tr>
      <w:tr w14:paraId="546912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A135134">
            <w:pPr>
              <w:pStyle w:val="5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报文类型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E43838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JSON</w:t>
            </w:r>
          </w:p>
        </w:tc>
      </w:tr>
      <w:tr w14:paraId="18B863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60DBF55">
            <w:pPr>
              <w:pStyle w:val="5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请求方式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7AD4C5D"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POST</w:t>
            </w:r>
          </w:p>
        </w:tc>
      </w:tr>
      <w:tr w14:paraId="20B3DC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4C9F8CA">
            <w:pPr>
              <w:pStyle w:val="5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备注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024D3A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4359DB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7CB2C4BF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参数中文名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174170C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参数英文名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1D75B7AC">
            <w:pPr>
              <w:widowControl/>
              <w:jc w:val="left"/>
              <w:rPr>
                <w:rFonts w:hint="eastAsia" w:ascii="宋体" w:hAnsi="宋体" w:eastAsia="仿宋" w:cs="宋体"/>
                <w:b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数据</w:t>
            </w: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  <w:lang w:val="en-US" w:eastAsia="zh-CN"/>
              </w:rPr>
              <w:t>格式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71A51506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是否必填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4D4C75CD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参数说明</w:t>
            </w:r>
          </w:p>
        </w:tc>
      </w:tr>
      <w:tr w14:paraId="6C341F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04DBB2F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流水线检定仓参数信息集合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5C07B0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deviceParaList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9112058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List&lt;Bean&gt;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44A6AA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08770E97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流水线检定仓参数信息集合</w:t>
            </w:r>
          </w:p>
        </w:tc>
      </w:tr>
      <w:tr w14:paraId="4DF879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5DBC94D7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需求明细信息集合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565C7D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dmdPlanDetList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3902A9F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List&lt;Bean&gt;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24377C6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567E938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需求明细信息集合</w:t>
            </w:r>
          </w:p>
        </w:tc>
      </w:tr>
      <w:tr w14:paraId="56CC9A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B8A9B9A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到货批次信息集合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0EBE1D8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arriveBatchList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52EA133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List&lt;Bean&gt;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8432F2E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8D25207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到货批次信息集合</w:t>
            </w:r>
          </w:p>
        </w:tc>
      </w:tr>
      <w:tr w14:paraId="66CDDB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447CF98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检定方案信息集合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4DB652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detectSchList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131197A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List&lt;Bean&gt;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9227E1D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1A7809D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检定方案信息集合</w:t>
            </w:r>
          </w:p>
        </w:tc>
      </w:tr>
      <w:tr w14:paraId="5F2156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BF3B0FE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合格品库存信息集合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0A666A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qualifiedStockList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B2F53F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List&lt;Bean&gt;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1A92A73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444F3C1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合格品库存信息集合</w:t>
            </w:r>
          </w:p>
        </w:tc>
      </w:tr>
      <w:tr w14:paraId="2CD939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318266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非合格品库存信息集合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5DDB154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unqualifiedStockList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4AB6B7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List&lt;Bean&gt;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6FB2BB1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8849389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非合格品库存信息集合</w:t>
            </w:r>
          </w:p>
        </w:tc>
      </w:tr>
      <w:tr w14:paraId="228D37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DBFCDB2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排程时间配置集合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9C7223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scheduleTimeList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057ED54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List&lt;Bean&gt;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34CC844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FC65B99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排程时间配置集合</w:t>
            </w:r>
          </w:p>
        </w:tc>
      </w:tr>
      <w:tr w14:paraId="089724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0DA6A6E9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流水线调度配置集合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4B3B15B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scheduleConfigList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A388471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List&lt;Bean&gt;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801C304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4E10F77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流水线调度配置集合</w:t>
            </w:r>
          </w:p>
        </w:tc>
      </w:tr>
      <w:tr w14:paraId="05D1FE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249" w:author="易呈翔" w:date="2026-08-07T10:58:5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A794918">
            <w:pPr>
              <w:jc w:val="left"/>
              <w:rPr>
                <w:ins w:id="250" w:author="易呈翔" w:date="2026-08-07T10:58:5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51" w:author="易呈翔" w:date="2026-08-07T10:59:0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非需求设备目标设备类型码分配配置</w:t>
              </w:r>
            </w:ins>
            <w:ins w:id="252" w:author="易呈翔" w:date="2026-08-07T11:01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417B5B0">
            <w:pPr>
              <w:jc w:val="left"/>
              <w:rPr>
                <w:ins w:id="253" w:author="易呈翔" w:date="2026-08-07T10:58:5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54" w:author="易呈翔" w:date="2026-08-07T10:59:3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no</w:t>
              </w:r>
            </w:ins>
            <w:ins w:id="255" w:author="易呈翔" w:date="2026-08-07T10:59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</w:t>
              </w:r>
            </w:ins>
            <w:ins w:id="256" w:author="易呈翔" w:date="2026-08-07T10:59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</w:t>
              </w:r>
            </w:ins>
            <w:ins w:id="257" w:author="易呈翔" w:date="2026-08-07T10:59:3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m</w:t>
              </w:r>
            </w:ins>
            <w:ins w:id="258" w:author="易呈翔" w:date="2026-08-07T10:59:4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</w:t>
              </w:r>
            </w:ins>
            <w:ins w:id="259" w:author="易呈翔" w:date="2026-08-07T11:15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</w:t>
              </w:r>
            </w:ins>
            <w:ins w:id="260" w:author="易呈翔" w:date="2026-08-07T11:15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im</w:t>
              </w:r>
            </w:ins>
            <w:ins w:id="261" w:author="易呈翔" w:date="2026-08-07T10:59:4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</w:t>
              </w:r>
            </w:ins>
            <w:ins w:id="262" w:author="易呈翔" w:date="2026-08-07T10:59:4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ip</w:t>
              </w:r>
            </w:ins>
            <w:ins w:id="263" w:author="易呈翔" w:date="2026-08-07T10:59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Code</w:t>
              </w:r>
            </w:ins>
            <w:ins w:id="264" w:author="易呈翔" w:date="2026-08-07T11:00:3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C</w:t>
              </w:r>
            </w:ins>
            <w:ins w:id="265" w:author="易呈翔" w:date="2026-08-07T11:00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fg</w:t>
              </w:r>
            </w:ins>
            <w:ins w:id="266" w:author="易呈翔" w:date="2026-08-07T11:00:4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</w:t>
              </w:r>
            </w:ins>
            <w:ins w:id="267" w:author="易呈翔" w:date="2026-08-07T11:00:4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41EE237">
            <w:pPr>
              <w:jc w:val="left"/>
              <w:rPr>
                <w:ins w:id="268" w:author="易呈翔" w:date="2026-08-07T10:58:5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69" w:author="易呈翔" w:date="2026-08-07T11:00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9E034BE">
            <w:pPr>
              <w:jc w:val="left"/>
              <w:rPr>
                <w:ins w:id="270" w:author="易呈翔" w:date="2026-08-07T10:58:5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71" w:author="易呈翔" w:date="2026-08-07T11:00:5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4541249">
            <w:pPr>
              <w:jc w:val="left"/>
              <w:rPr>
                <w:ins w:id="272" w:author="易呈翔" w:date="2026-08-07T10:58:5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73" w:author="易呈翔" w:date="2026-08-07T11:00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非需求设备目标设备类型码分配配置</w:t>
              </w:r>
            </w:ins>
            <w:ins w:id="274" w:author="易呈翔" w:date="2026-08-07T11:01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集合</w:t>
              </w:r>
            </w:ins>
          </w:p>
        </w:tc>
      </w:tr>
      <w:tr w14:paraId="0DAE0D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B49016A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流水线检定仓配置信息(deviceParaList)</w:t>
            </w:r>
          </w:p>
        </w:tc>
      </w:tr>
      <w:tr w14:paraId="1CC38D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ABEF91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线体编号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6736E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sysNo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A27266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19DE93C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1BD22F8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系统编号</w:t>
            </w:r>
          </w:p>
        </w:tc>
      </w:tr>
      <w:tr w14:paraId="1E50BC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08D8265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线体名称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9F247E8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sysName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790BD99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VARCHAR2(128)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C4748E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2048D2E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线体名称</w:t>
            </w:r>
          </w:p>
        </w:tc>
      </w:tr>
      <w:tr w14:paraId="0C2107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4EB363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检定仓类型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21E1F3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deviceType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85B8D78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DE8D6F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809A95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检定仓类型</w:t>
            </w:r>
          </w:p>
        </w:tc>
      </w:tr>
      <w:tr w14:paraId="1FC8D1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D91353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检定仓编号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89D1E6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deviceNo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8B0A9B2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FE7D503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CB217E5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检定仓编号</w:t>
            </w:r>
          </w:p>
        </w:tc>
      </w:tr>
      <w:tr w14:paraId="6D992B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2DF9168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检定仓名称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666F81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deviceName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2AB6F66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VARCHAR2(128)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EDBD9DB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4B11F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检定仓名称</w:t>
            </w:r>
          </w:p>
        </w:tc>
      </w:tr>
      <w:tr w14:paraId="7C3599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72CA3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所检设备表类型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FA444C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detectEquipType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30BA3CD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A8CCDE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FCAA75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所检设备表类型</w:t>
            </w:r>
          </w:p>
        </w:tc>
      </w:tr>
      <w:tr w14:paraId="08956F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C5256F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表位数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782D85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posNum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DD659E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NUMBER(4)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F2DA1D6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8915343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表位数</w:t>
            </w:r>
          </w:p>
        </w:tc>
      </w:tr>
      <w:tr w14:paraId="5D4295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EE3B7CC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需求明细信息(dmdPlanDetList)</w:t>
            </w:r>
          </w:p>
        </w:tc>
      </w:tr>
      <w:tr w14:paraId="11698F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1971CD9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需求计划明细标识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3B8C5A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dmdPlanDetId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EDBC7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NUMBER(16)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8704876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C309D81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需求计划明细标识</w:t>
            </w:r>
          </w:p>
        </w:tc>
      </w:tr>
      <w:tr w14:paraId="5C458E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AC04E1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需求计划编号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BA465E3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dmdPlanNo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9F78B8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16</w:t>
            </w: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C627D8A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9BD17D4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需求计划编号</w:t>
            </w:r>
          </w:p>
        </w:tc>
      </w:tr>
      <w:tr w14:paraId="13717C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47EF82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计划类型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9E68C5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planType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2D4837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F8BF03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11DAF80A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计划类型</w:t>
            </w:r>
          </w:p>
        </w:tc>
      </w:tr>
      <w:tr w14:paraId="14822B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BD0C32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计划年份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41E58F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planYear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DE804B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VARCHAR2(4)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1D219C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2B6F4FE3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计划年份</w:t>
            </w:r>
          </w:p>
        </w:tc>
      </w:tr>
      <w:tr w14:paraId="2ED2CE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6BAEF7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计划月份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1CCE7DA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planMonth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6DFFAF3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25DB1A8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55954C2C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计划月份</w:t>
            </w:r>
          </w:p>
        </w:tc>
      </w:tr>
      <w:tr w14:paraId="75DFC7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60B227A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申请单位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468DF6C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appOrg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80094D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VARCHAR2(16)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EB6169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0EA2091F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申请单位</w:t>
            </w:r>
          </w:p>
        </w:tc>
      </w:tr>
      <w:tr w14:paraId="610096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6B8F13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设备类别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F491A68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equipCateg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5A33D00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6BAC0C9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5C1BE06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设备类别</w:t>
            </w:r>
          </w:p>
        </w:tc>
      </w:tr>
      <w:tr w14:paraId="7C69D9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C11723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分类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E88E8C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equipCls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53EED59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8C707D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190F3E1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分类</w:t>
            </w:r>
          </w:p>
        </w:tc>
      </w:tr>
      <w:tr w14:paraId="1CAA3E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142B4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设备类型码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3AC666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equipCode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236DF2C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B49154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3EBB8AC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设备类型码</w:t>
            </w:r>
          </w:p>
        </w:tc>
      </w:tr>
      <w:tr w14:paraId="0E0DD9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787D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del w:id="275" w:author="易呈翔" w:date="2026-08-22T18:12:55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delText>设备描述</w:delText>
              </w:r>
            </w:del>
            <w:ins w:id="276" w:author="易呈翔" w:date="2026-08-22T18:12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设备类型码描述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0761CB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equipDesc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960599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VARCHAR2(512)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4F2056A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AC4C1E4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del w:id="277" w:author="易呈翔" w:date="2026-08-22T18:12:56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delText>设备描述</w:delText>
              </w:r>
            </w:del>
            <w:ins w:id="278" w:author="易呈翔" w:date="2026-08-22T18:12:5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设备类型码描述</w:t>
              </w:r>
            </w:ins>
          </w:p>
        </w:tc>
      </w:tr>
      <w:tr w14:paraId="309C8E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3D0FA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设备类型码大码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343D8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pEquipCode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AA9E67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6A5A4FC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3A61344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设备类型码大码</w:t>
            </w:r>
          </w:p>
        </w:tc>
      </w:tr>
      <w:tr w14:paraId="1BDE8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18F598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汇总平衡后数量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62485FE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sumQty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6D3754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NUMBER(8)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EF6C6F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5538E58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汇总平衡后数量</w:t>
            </w:r>
          </w:p>
        </w:tc>
      </w:tr>
      <w:tr w14:paraId="7FE00C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del w:id="279" w:author="易呈翔" w:date="2026-08-05T10:35:2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65D84C7">
            <w:pPr>
              <w:jc w:val="left"/>
              <w:rPr>
                <w:del w:id="280" w:author="易呈翔" w:date="2026-08-05T10:35:2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del w:id="281" w:author="易呈翔" w:date="2026-08-05T10:35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delText>所检设备表类型</w:delText>
              </w:r>
            </w:del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AE6BD76">
            <w:pPr>
              <w:jc w:val="left"/>
              <w:rPr>
                <w:del w:id="282" w:author="易呈翔" w:date="2026-08-05T10:35:2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del w:id="283" w:author="易呈翔" w:date="2026-08-05T10:35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delText>detectEquipType</w:delText>
              </w:r>
            </w:del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6F4C87D">
            <w:pPr>
              <w:jc w:val="left"/>
              <w:rPr>
                <w:del w:id="284" w:author="易呈翔" w:date="2026-08-05T10:35:2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del w:id="285" w:author="易呈翔" w:date="2026-08-05T10:35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delText>VARCHAR2(8)</w:delText>
              </w:r>
            </w:del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0381DEB">
            <w:pPr>
              <w:jc w:val="left"/>
              <w:rPr>
                <w:del w:id="286" w:author="易呈翔" w:date="2026-08-05T10:35:2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del w:id="287" w:author="易呈翔" w:date="2026-08-05T10:35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delText>是</w:delText>
              </w:r>
            </w:del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E3D23CD">
            <w:pPr>
              <w:jc w:val="left"/>
              <w:rPr>
                <w:del w:id="288" w:author="易呈翔" w:date="2026-08-05T10:35:2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del w:id="289" w:author="易呈翔" w:date="2026-08-05T10:35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delText>所检设备表类型</w:delText>
              </w:r>
            </w:del>
          </w:p>
        </w:tc>
      </w:tr>
      <w:tr w14:paraId="401B91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9B493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到货批次信息(arriveBatchList)</w:t>
            </w:r>
          </w:p>
        </w:tc>
      </w:tr>
      <w:tr w14:paraId="0F6993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A2BA6D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到货批次号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182C1D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arriveBatchNo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665B3E1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VARCHAR2(16)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F46E613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8EA0A74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到货批次号</w:t>
            </w:r>
          </w:p>
        </w:tc>
      </w:tr>
      <w:tr w14:paraId="1DAF74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1677840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设备类别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58227A5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equipCateg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283E0AC6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32A921E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4E6B068D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设备类别</w:t>
            </w:r>
          </w:p>
        </w:tc>
      </w:tr>
      <w:tr w14:paraId="3E2731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100A8A43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分类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527065D6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equipCls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284B320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3FDAB86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07AB7D38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分类</w:t>
            </w:r>
          </w:p>
        </w:tc>
      </w:tr>
      <w:tr w14:paraId="301592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3A978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设备类型码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09DD4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equipCode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41A28D1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5D25BB3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61866C1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设备类型码</w:t>
            </w:r>
          </w:p>
        </w:tc>
      </w:tr>
      <w:tr w14:paraId="54F17D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84971C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del w:id="290" w:author="易呈翔" w:date="2026-08-22T18:12:5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delText>设备描述</w:delText>
              </w:r>
            </w:del>
            <w:ins w:id="291" w:author="易呈翔" w:date="2026-08-22T18:12:5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设备类型码描述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AB32B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equipDesc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79D67AC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VARCHAR2(512)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8A6C80B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357BBB8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del w:id="292" w:author="易呈翔" w:date="2026-08-22T18:13:0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delText>设备描述</w:delText>
              </w:r>
            </w:del>
            <w:ins w:id="293" w:author="易呈翔" w:date="2026-08-22T18:13:0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设备类型码描述</w:t>
              </w:r>
            </w:ins>
          </w:p>
        </w:tc>
      </w:tr>
      <w:tr w14:paraId="7E208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A27FC6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到货数量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4D766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arriveQty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0D5C74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NUMBER(8)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3DAD6BB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A39AF52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到货数量</w:t>
            </w:r>
          </w:p>
        </w:tc>
      </w:tr>
      <w:tr w14:paraId="493A56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4458C4E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到货日期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99FA8F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arriveDate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7BE006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A7B4FC7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7E72D3E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到货日期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 xml:space="preserve">，格式：yyyy-MM-dd HH:mm:ss </w:t>
            </w:r>
          </w:p>
        </w:tc>
      </w:tr>
      <w:tr w14:paraId="2D1CC4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BFF970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所检设备表类型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F61C7E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detectEquipType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BC0322C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C3934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3D5ECC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所检设备表类型</w:t>
            </w:r>
          </w:p>
        </w:tc>
      </w:tr>
      <w:tr w14:paraId="1F18E7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94" w:author="易呈翔" w:date="2026-08-26T09:20:3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8AD77A6">
            <w:pPr>
              <w:jc w:val="left"/>
              <w:rPr>
                <w:ins w:id="295" w:author="易呈翔" w:date="2026-08-26T09:20:3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6" w:author="易呈翔" w:date="2026-08-26T09:20:4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是否</w:t>
              </w:r>
            </w:ins>
            <w:ins w:id="297" w:author="易呈翔" w:date="2026-08-26T09:20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已</w:t>
              </w:r>
            </w:ins>
            <w:ins w:id="298" w:author="易呈翔" w:date="2026-08-26T09:20:4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抽检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4DEDC8C">
            <w:pPr>
              <w:jc w:val="left"/>
              <w:rPr>
                <w:ins w:id="299" w:author="易呈翔" w:date="2026-08-26T09:20:3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0" w:author="易呈翔" w:date="2026-08-26T09:22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s</w:t>
              </w:r>
            </w:ins>
            <w:ins w:id="301" w:author="易呈翔" w:date="2026-08-26T09:22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</w:t>
              </w:r>
            </w:ins>
            <w:ins w:id="302" w:author="易呈翔" w:date="2026-08-26T09:22:5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m</w:t>
              </w:r>
            </w:ins>
            <w:ins w:id="303" w:author="易呈翔" w:date="2026-08-26T09:22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pl</w:t>
              </w:r>
            </w:ins>
            <w:ins w:id="304" w:author="易呈翔" w:date="2026-08-26T09:22:5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</w:t>
              </w:r>
            </w:ins>
            <w:ins w:id="305" w:author="易呈翔" w:date="2026-08-26T09:22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Flag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E956C4C">
            <w:pPr>
              <w:jc w:val="left"/>
              <w:rPr>
                <w:ins w:id="306" w:author="易呈翔" w:date="2026-08-26T09:20:3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7" w:author="易呈翔" w:date="2026-08-26T09:20:5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53F6E77">
            <w:pPr>
              <w:jc w:val="left"/>
              <w:rPr>
                <w:ins w:id="308" w:author="易呈翔" w:date="2026-08-26T09:20:3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9" w:author="易呈翔" w:date="2026-08-26T09:20:5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8FC9F3B">
            <w:pPr>
              <w:jc w:val="left"/>
              <w:rPr>
                <w:ins w:id="310" w:author="易呈翔" w:date="2026-08-26T09:20:3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1" w:author="易呈翔" w:date="2026-08-26T09:20:5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是否已抽检</w:t>
              </w:r>
            </w:ins>
            <w:ins w:id="312" w:author="易呈翔" w:date="2026-08-26T09:22:5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,</w:t>
              </w:r>
            </w:ins>
            <w:ins w:id="313" w:author="易呈翔" w:date="2026-08-26T09:22:5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0</w:t>
              </w:r>
            </w:ins>
            <w:ins w:id="314" w:author="易呈翔" w:date="2026-08-26T09:23:0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否，</w:t>
              </w:r>
            </w:ins>
            <w:ins w:id="315" w:author="易呈翔" w:date="2026-08-26T09:23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</w:t>
              </w:r>
            </w:ins>
            <w:ins w:id="316" w:author="易呈翔" w:date="2026-08-26T09:23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</w:tr>
      <w:tr w14:paraId="0B6DE0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17" w:author="易呈翔" w:date="2026-08-26T09:20:34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4FE5C02">
            <w:pPr>
              <w:jc w:val="left"/>
              <w:rPr>
                <w:ins w:id="318" w:author="易呈翔" w:date="2026-08-26T09:20:34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9" w:author="易呈翔" w:date="2026-08-26T09:21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抽</w:t>
              </w:r>
            </w:ins>
            <w:ins w:id="320" w:author="易呈翔" w:date="2026-08-26T09:21:2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样</w:t>
              </w:r>
            </w:ins>
            <w:ins w:id="321" w:author="易呈翔" w:date="2026-08-26T09:21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D43491E">
            <w:pPr>
              <w:jc w:val="left"/>
              <w:rPr>
                <w:ins w:id="322" w:author="易呈翔" w:date="2026-08-26T09:20:3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3" w:author="易呈翔" w:date="2026-08-26T09:22:4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sample</w:t>
              </w:r>
            </w:ins>
            <w:ins w:id="324" w:author="易呈翔" w:date="2026-08-26T09:22:4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Q</w:t>
              </w:r>
            </w:ins>
            <w:ins w:id="325" w:author="易呈翔" w:date="2026-08-26T09:22:4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4B2B232">
            <w:pPr>
              <w:jc w:val="left"/>
              <w:rPr>
                <w:ins w:id="326" w:author="易呈翔" w:date="2026-08-26T09:20:3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7" w:author="易呈翔" w:date="2026-08-26T09:21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6375782">
            <w:pPr>
              <w:jc w:val="left"/>
              <w:rPr>
                <w:ins w:id="328" w:author="易呈翔" w:date="2026-08-26T09:20:3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9" w:author="易呈翔" w:date="2026-08-26T09:21:3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1B9A3D8">
            <w:pPr>
              <w:jc w:val="left"/>
              <w:rPr>
                <w:ins w:id="330" w:author="易呈翔" w:date="2026-08-26T09:20:3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31" w:author="易呈翔" w:date="2026-08-26T09:21:2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抽样数量</w:t>
              </w:r>
            </w:ins>
          </w:p>
        </w:tc>
      </w:tr>
      <w:tr w14:paraId="6A78C9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0EF6CFB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检定方案信息(detectSchList)</w:t>
            </w:r>
          </w:p>
        </w:tc>
      </w:tr>
      <w:tr w14:paraId="2C4567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8FDB5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设备类型码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3FE5A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equipCode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51FAEAD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86FA773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BD534A8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设备类型码</w:t>
            </w:r>
          </w:p>
        </w:tc>
      </w:tr>
      <w:tr w14:paraId="5F2D02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4AAA17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检定类别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5EC38D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detectType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7FA637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7F21A16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23CF207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检定类别</w:t>
            </w:r>
          </w:p>
        </w:tc>
      </w:tr>
      <w:tr w14:paraId="259C76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211AB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检定方案标识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09B4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detectSchemeId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8EE26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NUMBER(16)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C47EFE6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9D45DED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检定方案标识</w:t>
            </w:r>
          </w:p>
        </w:tc>
      </w:tr>
      <w:tr w14:paraId="6501C4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8683DA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检定方案耗时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D488D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schTime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D23195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VARCHAR2(16)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AE184F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6F41FCC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检定方案耗时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，单位（分钟）</w:t>
            </w:r>
          </w:p>
        </w:tc>
      </w:tr>
      <w:tr w14:paraId="2E330C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C09238A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合格品库存信息(qualifiedStockList)</w:t>
            </w:r>
          </w:p>
        </w:tc>
      </w:tr>
      <w:tr w14:paraId="1E4EA3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88193C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设备类型码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E8CD56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equipCode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48C99A1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00CE794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971A808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设备类型码</w:t>
            </w:r>
          </w:p>
        </w:tc>
      </w:tr>
      <w:tr w14:paraId="7EF0FA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3E684B7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安全库存数量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2C2E9A1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lowerLimitQty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1C8C385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NUMBER(8)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9C79B78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08EB2EE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安全库存，取值为储备定额下限</w:t>
            </w:r>
          </w:p>
        </w:tc>
      </w:tr>
      <w:tr w14:paraId="021480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D1D2261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合格在库设备数量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D456945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qualifiedQty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DAF9A5E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NUMBER(8)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C2A35D9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39E9E37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合格品库存</w:t>
            </w:r>
          </w:p>
        </w:tc>
      </w:tr>
      <w:tr w14:paraId="623F49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BC9A77F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合格在库锁表数量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7C93650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distLockQty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7172973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NUMBER(8)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C48327E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F6AF9CA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未配送库存</w:t>
            </w:r>
          </w:p>
        </w:tc>
      </w:tr>
      <w:tr w14:paraId="6DF331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D1316D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非合格品库存信息(unqualifiedStockList)</w:t>
            </w:r>
          </w:p>
        </w:tc>
      </w:tr>
      <w:tr w14:paraId="5F8CBA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3E5562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设备类型码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6B8310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equipCode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5A71878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FB7407F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B76DC1A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设备类型码</w:t>
            </w:r>
          </w:p>
        </w:tc>
      </w:tr>
      <w:tr w14:paraId="5AC49F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BDDFF1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到货批次号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2F6CE13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arriveBatchNo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9DB0318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VARCHAR2(16)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22B315E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2E50D2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到货批次号</w:t>
            </w:r>
          </w:p>
        </w:tc>
      </w:tr>
      <w:tr w14:paraId="4CF752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D16C97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待检设备数量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7E5040A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detectUQty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E79F505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NUMBER(8)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A679CEE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39D13C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可检库存</w:t>
            </w:r>
          </w:p>
        </w:tc>
      </w:tr>
      <w:tr w14:paraId="400895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32" w:author="易呈翔" w:date="2026-08-26T09:23:2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89829C5">
            <w:pPr>
              <w:jc w:val="left"/>
              <w:rPr>
                <w:ins w:id="333" w:author="易呈翔" w:date="2026-08-26T09:23:2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34" w:author="易呈翔" w:date="2026-08-26T09:23:2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是否已抽检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6A566AC">
            <w:pPr>
              <w:jc w:val="left"/>
              <w:rPr>
                <w:ins w:id="335" w:author="易呈翔" w:date="2026-08-26T09:23:2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36" w:author="易呈翔" w:date="2026-08-26T09:23:2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sampleFlag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E70A7A8">
            <w:pPr>
              <w:jc w:val="left"/>
              <w:rPr>
                <w:ins w:id="337" w:author="易呈翔" w:date="2026-08-26T09:23:2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38" w:author="易呈翔" w:date="2026-08-26T09:23:2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32CD222">
            <w:pPr>
              <w:jc w:val="left"/>
              <w:rPr>
                <w:ins w:id="339" w:author="易呈翔" w:date="2026-08-26T09:23:2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0" w:author="易呈翔" w:date="2026-08-26T09:23:2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0A4FBFE">
            <w:pPr>
              <w:jc w:val="left"/>
              <w:rPr>
                <w:ins w:id="341" w:author="易呈翔" w:date="2026-08-26T09:23:2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2" w:author="易呈翔" w:date="2026-08-26T09:23:2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是否已抽检,0否，1是</w:t>
              </w:r>
            </w:ins>
          </w:p>
        </w:tc>
      </w:tr>
      <w:tr w14:paraId="4EFC7B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43" w:author="易呈翔" w:date="2026-08-26T09:23:2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C5365C4">
            <w:pPr>
              <w:jc w:val="left"/>
              <w:rPr>
                <w:ins w:id="344" w:author="易呈翔" w:date="2026-08-26T09:23:2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5" w:author="易呈翔" w:date="2026-08-26T09:23:2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抽样数量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68C94F7">
            <w:pPr>
              <w:jc w:val="left"/>
              <w:rPr>
                <w:ins w:id="346" w:author="易呈翔" w:date="2026-08-26T09:23:2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7" w:author="易呈翔" w:date="2026-08-26T09:23:2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sampleQty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607E318">
            <w:pPr>
              <w:jc w:val="left"/>
              <w:rPr>
                <w:ins w:id="348" w:author="易呈翔" w:date="2026-08-26T09:23:2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9" w:author="易呈翔" w:date="2026-08-26T09:23:28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F63CAD9">
            <w:pPr>
              <w:jc w:val="left"/>
              <w:rPr>
                <w:ins w:id="350" w:author="易呈翔" w:date="2026-08-26T09:23:2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1" w:author="易呈翔" w:date="2026-08-26T09:23:2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3F3C460">
            <w:pPr>
              <w:jc w:val="left"/>
              <w:rPr>
                <w:ins w:id="352" w:author="易呈翔" w:date="2026-08-26T09:23:2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3" w:author="易呈翔" w:date="2026-08-26T09:23:2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抽样数量</w:t>
              </w:r>
            </w:ins>
          </w:p>
        </w:tc>
      </w:tr>
      <w:tr w14:paraId="5AFBD0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3D9DFE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排程时间配置(scheduleTimeList)</w:t>
            </w:r>
          </w:p>
        </w:tc>
      </w:tr>
      <w:tr w14:paraId="1375C4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7CC7E4C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工作日日期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446B9C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workDay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02D6DD">
            <w:pPr>
              <w:jc w:val="both"/>
              <w:rPr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16</w:t>
            </w: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61E9616">
            <w:pPr>
              <w:jc w:val="both"/>
              <w:rPr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A39914B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工作日日期,格式：yyyy-MM-dd</w:t>
            </w:r>
          </w:p>
        </w:tc>
      </w:tr>
      <w:tr w14:paraId="1747C0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CAEB85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开始时间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3C912F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startTime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D93B906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16</w:t>
            </w: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DA9DFE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608095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开始时间,格式：HH:mm</w:t>
            </w:r>
          </w:p>
        </w:tc>
      </w:tr>
      <w:tr w14:paraId="41A2C7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72DB286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结束时间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29EE17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endTime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4302D44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16</w:t>
            </w: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56AE5A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887255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结束时间,格式：HH:mm</w:t>
            </w:r>
          </w:p>
        </w:tc>
      </w:tr>
      <w:tr w14:paraId="306CB9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B3A2B1B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流水线调度配置(scheduleConfigList)</w:t>
            </w:r>
          </w:p>
        </w:tc>
      </w:tr>
      <w:tr w14:paraId="714B24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9716D6E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线体编号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CE957E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sysNo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F6B64B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CC9003A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13B8D0A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系统编号</w:t>
            </w:r>
          </w:p>
        </w:tc>
      </w:tr>
      <w:tr w14:paraId="7F7725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994E90F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线体名称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ACBADD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sysName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9072EC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VARCHAR2(128)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F308C9F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CEDDDE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线体名称</w:t>
            </w:r>
          </w:p>
        </w:tc>
      </w:tr>
      <w:tr w14:paraId="4D4D74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F2045A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调度时间间隔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4F76513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timeInterval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30F778F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NUMBER(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4</w:t>
            </w: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7C9C3F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8437223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调度时间间隔（秒）</w:t>
            </w:r>
          </w:p>
        </w:tc>
      </w:tr>
      <w:tr w14:paraId="2E8CB2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799380C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允许加班时长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7370C3A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overtime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69C1428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NUMBER(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2</w:t>
            </w: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09825F5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119D278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允许加班时长（小时）</w:t>
            </w:r>
          </w:p>
        </w:tc>
      </w:tr>
      <w:tr w14:paraId="659C98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54" w:author="易呈翔" w:date="2026-08-07T10:57:48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57F760A">
            <w:pPr>
              <w:jc w:val="left"/>
              <w:rPr>
                <w:ins w:id="355" w:author="易呈翔" w:date="2026-08-07T10:57:4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6" w:author="易呈翔" w:date="2026-08-07T10:58:1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非</w:t>
              </w:r>
            </w:ins>
            <w:ins w:id="357" w:author="易呈翔" w:date="2026-08-07T10:58:1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</w:t>
              </w:r>
            </w:ins>
            <w:ins w:id="358" w:author="易呈翔" w:date="2026-08-07T10:58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359" w:author="易呈翔" w:date="2026-08-07T10:58:2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目标设备</w:t>
              </w:r>
            </w:ins>
            <w:ins w:id="360" w:author="易呈翔" w:date="2026-08-07T10:58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类型码</w:t>
              </w:r>
            </w:ins>
            <w:ins w:id="361" w:author="易呈翔" w:date="2026-08-07T10:58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分配</w:t>
              </w:r>
            </w:ins>
            <w:ins w:id="362" w:author="易呈翔" w:date="2026-08-07T10:57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配置(</w:t>
              </w:r>
            </w:ins>
            <w:ins w:id="363" w:author="易呈翔" w:date="2026-08-07T11:02:0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nonDmdTargetEquipCodeCfgList</w:t>
              </w:r>
            </w:ins>
            <w:ins w:id="364" w:author="易呈翔" w:date="2026-08-07T10:57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</w:tr>
      <w:tr w14:paraId="1F137E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65" w:author="易呈翔" w:date="2026-08-07T10:57:4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F8B7261">
            <w:pPr>
              <w:jc w:val="left"/>
              <w:rPr>
                <w:ins w:id="366" w:author="易呈翔" w:date="2026-08-07T10:57:4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7" w:author="易呈翔" w:date="2026-08-07T11:02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368" w:author="易呈翔" w:date="2026-08-07T11:02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类型码</w:t>
              </w:r>
            </w:ins>
            <w:ins w:id="369" w:author="易呈翔" w:date="2026-08-07T11:02:1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大码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514846">
            <w:pPr>
              <w:jc w:val="left"/>
              <w:rPr>
                <w:ins w:id="370" w:author="易呈翔" w:date="2026-08-07T10:57:4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1" w:author="易呈翔" w:date="2026-08-07T11:08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</w:t>
              </w:r>
            </w:ins>
            <w:ins w:id="372" w:author="易呈翔" w:date="2026-08-07T11:08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qui</w:t>
              </w:r>
            </w:ins>
            <w:ins w:id="373" w:author="易呈翔" w:date="2026-08-07T11:08:2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</w:t>
              </w:r>
            </w:ins>
            <w:ins w:id="374" w:author="易呈翔" w:date="2026-08-07T11:08:3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Code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91B4AC8">
            <w:pPr>
              <w:jc w:val="left"/>
              <w:rPr>
                <w:ins w:id="375" w:author="易呈翔" w:date="2026-08-07T10:57:4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6" w:author="易呈翔" w:date="2026-08-07T10:57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6083C22">
            <w:pPr>
              <w:jc w:val="left"/>
              <w:rPr>
                <w:ins w:id="377" w:author="易呈翔" w:date="2026-08-07T10:57:4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8" w:author="易呈翔" w:date="2026-08-07T10:57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A11BFBC">
            <w:pPr>
              <w:jc w:val="left"/>
              <w:rPr>
                <w:ins w:id="379" w:author="易呈翔" w:date="2026-08-07T10:57:4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0" w:author="易呈翔" w:date="2026-08-07T10:57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系统编号</w:t>
              </w:r>
            </w:ins>
          </w:p>
        </w:tc>
      </w:tr>
      <w:tr w14:paraId="55F65D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81" w:author="易呈翔" w:date="2026-08-07T10:57:4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D4EBA37">
            <w:pPr>
              <w:jc w:val="left"/>
              <w:rPr>
                <w:ins w:id="382" w:author="易呈翔" w:date="2026-08-07T10:57:4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3" w:author="易呈翔" w:date="2026-08-07T11:08:4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目标</w:t>
              </w:r>
            </w:ins>
            <w:ins w:id="384" w:author="易呈翔" w:date="2026-08-07T11:08:4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385" w:author="易呈翔" w:date="2026-08-07T11:08:4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类型码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E1FAE84">
            <w:pPr>
              <w:jc w:val="left"/>
              <w:rPr>
                <w:ins w:id="386" w:author="易呈翔" w:date="2026-08-07T10:57:4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7" w:author="易呈翔" w:date="2026-08-07T11:16:4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aimEquipCode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1E87A85">
            <w:pPr>
              <w:jc w:val="left"/>
              <w:rPr>
                <w:ins w:id="388" w:author="易呈翔" w:date="2026-08-07T10:57:4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9" w:author="易呈翔" w:date="2026-08-07T10:57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VARCHAR2(128)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87809A1">
            <w:pPr>
              <w:jc w:val="left"/>
              <w:rPr>
                <w:ins w:id="390" w:author="易呈翔" w:date="2026-08-07T10:57:4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1" w:author="易呈翔" w:date="2026-08-07T10:57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C22526E">
            <w:pPr>
              <w:jc w:val="left"/>
              <w:rPr>
                <w:ins w:id="392" w:author="易呈翔" w:date="2026-08-07T10:57:4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3" w:author="易呈翔" w:date="2026-08-07T10:57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线体名称</w:t>
              </w:r>
            </w:ins>
          </w:p>
        </w:tc>
      </w:tr>
      <w:tr w14:paraId="0F8913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94" w:author="易呈翔" w:date="2026-08-07T10:57:4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4E2BF2D">
            <w:pPr>
              <w:jc w:val="left"/>
              <w:rPr>
                <w:ins w:id="395" w:author="易呈翔" w:date="2026-08-07T10:57:4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6" w:author="易呈翔" w:date="2026-08-07T11:18:0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分配</w:t>
              </w:r>
            </w:ins>
            <w:ins w:id="397" w:author="易呈翔" w:date="2026-08-07T11:18:3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比例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686B364">
            <w:pPr>
              <w:jc w:val="left"/>
              <w:rPr>
                <w:ins w:id="398" w:author="易呈翔" w:date="2026-08-07T10:57:4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9" w:author="易呈翔" w:date="2026-08-07T11:19:5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</w:t>
              </w:r>
            </w:ins>
            <w:ins w:id="400" w:author="易呈翔" w:date="2026-08-07T11:20:0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ll</w:t>
              </w:r>
            </w:ins>
            <w:ins w:id="401" w:author="易呈翔" w:date="2026-08-07T11:20:0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oc</w:t>
              </w:r>
            </w:ins>
            <w:ins w:id="402" w:author="易呈翔" w:date="2026-08-07T11:20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</w:t>
              </w:r>
            </w:ins>
            <w:ins w:id="403" w:author="易呈翔" w:date="2026-08-07T11:20:0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tion</w:t>
              </w:r>
            </w:ins>
            <w:ins w:id="404" w:author="易呈翔" w:date="2026-08-07T11:20:0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R</w:t>
              </w:r>
            </w:ins>
            <w:ins w:id="405" w:author="易呈翔" w:date="2026-08-07T11:20:0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at</w:t>
              </w:r>
            </w:ins>
            <w:ins w:id="406" w:author="易呈翔" w:date="2026-08-07T11:20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io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60C6676">
            <w:pPr>
              <w:jc w:val="left"/>
              <w:rPr>
                <w:ins w:id="407" w:author="易呈翔" w:date="2026-08-07T10:57:4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8" w:author="易呈翔" w:date="2026-08-07T11:20:23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NUMBER(</w:t>
              </w:r>
            </w:ins>
            <w:ins w:id="409" w:author="易呈翔" w:date="2026-08-07T11:20:2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4,2</w:t>
              </w:r>
            </w:ins>
            <w:ins w:id="410" w:author="易呈翔" w:date="2026-08-07T11:20:23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2D96E2A">
            <w:pPr>
              <w:jc w:val="left"/>
              <w:rPr>
                <w:ins w:id="411" w:author="易呈翔" w:date="2026-08-07T10:57:4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12" w:author="易呈翔" w:date="2026-08-07T10:57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C686E15">
            <w:pPr>
              <w:jc w:val="left"/>
              <w:rPr>
                <w:ins w:id="413" w:author="易呈翔" w:date="2026-08-07T10:57:4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14" w:author="易呈翔" w:date="2026-08-07T11:19:1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分配比例</w:t>
              </w:r>
            </w:ins>
          </w:p>
        </w:tc>
      </w:tr>
      <w:tr w14:paraId="647386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465D0987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出参中文名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54F44E6E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出参英文名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40C0D5CF">
            <w:pPr>
              <w:widowControl/>
              <w:jc w:val="left"/>
              <w:rPr>
                <w:rFonts w:hint="eastAsia" w:ascii="宋体" w:hAnsi="宋体" w:eastAsia="仿宋" w:cs="宋体"/>
                <w:b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数据</w:t>
            </w: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  <w:lang w:val="en-US" w:eastAsia="zh-CN"/>
              </w:rPr>
              <w:t>格式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301BDE7D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是否必填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2C809783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参数说明</w:t>
            </w:r>
          </w:p>
        </w:tc>
      </w:tr>
      <w:tr w14:paraId="5847CE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F947E0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结果标识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5A3C502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resultFlag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37FEE84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7CBB61E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1E6BFC3">
            <w:pPr>
              <w:widowControl/>
              <w:jc w:val="left"/>
              <w:textAlignment w:val="center"/>
              <w:rPr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结果标识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1：成功，0：失败</w:t>
            </w:r>
          </w:p>
        </w:tc>
      </w:tr>
      <w:tr w14:paraId="5099A8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B7D30BF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错误信息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4F66FA4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errorInfo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AC1BA44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VARCHAR2(1024)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4E2C29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否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7404C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错误信息</w:t>
            </w:r>
          </w:p>
        </w:tc>
      </w:tr>
      <w:tr w14:paraId="66A171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0299EB8">
            <w:pPr>
              <w:widowControl/>
              <w:jc w:val="both"/>
              <w:textAlignment w:val="center"/>
              <w:rPr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检定计划排程明细信息集合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B49BABA">
            <w:pPr>
              <w:widowControl/>
              <w:jc w:val="both"/>
              <w:textAlignment w:val="center"/>
              <w:rPr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detectPlanSchedulingchList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E837A4D">
            <w:pPr>
              <w:widowControl/>
              <w:jc w:val="both"/>
              <w:textAlignment w:val="center"/>
              <w:rPr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List&lt;detectPlanScheduling&gt;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B664BA2">
            <w:pPr>
              <w:widowControl/>
              <w:jc w:val="both"/>
              <w:textAlignment w:val="center"/>
              <w:rPr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w:t>否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BB9C1C0">
            <w:pPr>
              <w:widowControl/>
              <w:jc w:val="both"/>
              <w:textAlignment w:val="center"/>
              <w:rPr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检定排程计划明细信息集合</w:t>
            </w:r>
          </w:p>
        </w:tc>
      </w:tr>
      <w:tr w14:paraId="64BD81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2E2EE58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检定计划排程明细信息（detectPlanSchedulingchList）</w:t>
            </w:r>
          </w:p>
        </w:tc>
      </w:tr>
      <w:tr w14:paraId="3AFE80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202690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线体编号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E3D55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sysNo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8F3DA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55FC34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E76BBF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系统编号</w:t>
            </w:r>
          </w:p>
        </w:tc>
      </w:tr>
      <w:tr w14:paraId="688A94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102549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线体名称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E7DEF2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sysName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7307E37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VARCHAR2(128)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B806332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674653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线体名称</w:t>
            </w:r>
          </w:p>
        </w:tc>
      </w:tr>
      <w:tr w14:paraId="767D56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C61FA0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检定仓类型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3B3766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deviceType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65194C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B17801E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D5FA18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检定仓类型</w:t>
            </w:r>
          </w:p>
        </w:tc>
      </w:tr>
      <w:tr w14:paraId="08DD04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4D75C5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检定仓编号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C8513C8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deviceNo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ED9D5D2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338D7D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498081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检定仓编号</w:t>
            </w:r>
          </w:p>
        </w:tc>
      </w:tr>
      <w:tr w14:paraId="6BEDA7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90C580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到货批次号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DEAC4D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arriveBatchNo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279CC7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VARCHAR2(16)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8979BC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78E38C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到货批次号</w:t>
            </w:r>
          </w:p>
        </w:tc>
      </w:tr>
      <w:tr w14:paraId="1135E2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469AFB8E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设备类别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5558C74E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equipCateg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44C823D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C31746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076F39C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设备类别</w:t>
            </w:r>
          </w:p>
        </w:tc>
      </w:tr>
      <w:tr w14:paraId="7D3C62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377AE33B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分类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2A835BE8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equipCls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194BD6A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5602DD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61362E5D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分类</w:t>
            </w:r>
          </w:p>
        </w:tc>
      </w:tr>
      <w:tr w14:paraId="3A4184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05EE0C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设备类型码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BB5C8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equipCode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5DD305C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6807C8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26EA39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设备类型码</w:t>
            </w:r>
            <w:ins w:id="415" w:author="易呈翔" w:date="2026-08-07T10:26:2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，</w:t>
              </w:r>
            </w:ins>
            <w:ins w:id="416" w:author="易呈翔" w:date="2026-08-07T10:26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即</w:t>
              </w:r>
            </w:ins>
            <w:ins w:id="417" w:author="易呈翔" w:date="2026-08-07T10:26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到货</w:t>
              </w:r>
            </w:ins>
            <w:ins w:id="418" w:author="易呈翔" w:date="2026-08-07T10:26:3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批次的</w:t>
              </w:r>
            </w:ins>
            <w:ins w:id="419" w:author="易呈翔" w:date="2026-08-07T10:26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420" w:author="易呈翔" w:date="2026-08-07T10:26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类型</w:t>
              </w:r>
            </w:ins>
            <w:ins w:id="421" w:author="易呈翔" w:date="2026-08-07T10:26:4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码</w:t>
              </w:r>
            </w:ins>
          </w:p>
        </w:tc>
      </w:tr>
      <w:tr w14:paraId="45C116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638EA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</w:t>
            </w:r>
            <w:ins w:id="422" w:author="易呈翔" w:date="2026-08-07T10:25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类型</w:t>
              </w:r>
            </w:ins>
            <w:ins w:id="423" w:author="易呈翔" w:date="2026-08-07T10:25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码</w:t>
              </w:r>
            </w:ins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描述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4C066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equipDesc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6904FF4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VARCHAR2(512)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271531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3EE081A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设备</w:t>
            </w:r>
            <w:ins w:id="424" w:author="易呈翔" w:date="2026-08-07T10:25:1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类型码</w:t>
              </w:r>
            </w:ins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描述</w:t>
            </w:r>
          </w:p>
        </w:tc>
      </w:tr>
      <w:tr w14:paraId="0EA996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25" w:author="易呈翔" w:date="2026-08-07T10:25:1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99604C">
            <w:pPr>
              <w:jc w:val="left"/>
              <w:rPr>
                <w:ins w:id="426" w:author="易呈翔" w:date="2026-08-07T10:25:1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27" w:author="易呈翔" w:date="2026-08-07T10:34:2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目标</w:t>
              </w:r>
            </w:ins>
            <w:ins w:id="428" w:author="易呈翔" w:date="2026-08-07T10:25:2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429" w:author="易呈翔" w:date="2026-08-07T10:25:2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类型码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87C91B">
            <w:pPr>
              <w:jc w:val="left"/>
              <w:rPr>
                <w:ins w:id="430" w:author="易呈翔" w:date="2026-08-07T10:25:1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31" w:author="易呈翔" w:date="2026-08-07T11:15:4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aim</w:t>
              </w:r>
            </w:ins>
            <w:ins w:id="432" w:author="易呈翔" w:date="2026-08-07T10:25:3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</w:t>
              </w:r>
            </w:ins>
            <w:ins w:id="433" w:author="易呈翔" w:date="2026-08-07T10:25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uip</w:t>
              </w:r>
            </w:ins>
            <w:ins w:id="434" w:author="易呈翔" w:date="2026-08-07T10:25:4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C</w:t>
              </w:r>
            </w:ins>
            <w:ins w:id="435" w:author="易呈翔" w:date="2026-08-07T10:25:4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o</w:t>
              </w:r>
            </w:ins>
            <w:ins w:id="436" w:author="易呈翔" w:date="2026-08-07T10:25:4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683C56F">
            <w:pPr>
              <w:jc w:val="left"/>
              <w:rPr>
                <w:ins w:id="437" w:author="易呈翔" w:date="2026-08-07T10:25:1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38" w:author="易呈翔" w:date="2026-08-07T10:25:58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4AC3843">
            <w:pPr>
              <w:jc w:val="left"/>
              <w:rPr>
                <w:ins w:id="439" w:author="易呈翔" w:date="2026-08-07T10:25:1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40" w:author="易呈翔" w:date="2026-08-07T10:26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E0021D0">
            <w:pPr>
              <w:jc w:val="left"/>
              <w:rPr>
                <w:ins w:id="441" w:author="易呈翔" w:date="2026-08-07T10:25:1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42" w:author="易呈翔" w:date="2026-08-07T10:34:2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目标</w:t>
              </w:r>
            </w:ins>
            <w:ins w:id="443" w:author="易呈翔" w:date="2026-08-07T10:26:0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</w:t>
              </w:r>
            </w:ins>
            <w:ins w:id="444" w:author="易呈翔" w:date="2026-08-07T11:22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,</w:t>
              </w:r>
            </w:ins>
            <w:ins w:id="445" w:author="易呈翔" w:date="2026-08-07T11:22:5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</w:t>
              </w:r>
            </w:ins>
            <w:ins w:id="446" w:author="易呈翔" w:date="2026-08-07T11:23:0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447" w:author="易呈翔" w:date="2026-08-07T11:23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为</w:t>
              </w:r>
            </w:ins>
            <w:ins w:id="448" w:author="易呈翔" w:date="2026-08-07T11:23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</w:t>
              </w:r>
            </w:ins>
            <w:ins w:id="449" w:author="易呈翔" w:date="2026-08-07T11:23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的</w:t>
              </w:r>
            </w:ins>
            <w:ins w:id="450" w:author="易呈翔" w:date="2026-08-07T11:23:2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451" w:author="易呈翔" w:date="2026-08-07T11:23:2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类型码</w:t>
              </w:r>
            </w:ins>
            <w:ins w:id="452" w:author="易呈翔" w:date="2026-08-07T11:23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，</w:t>
              </w:r>
            </w:ins>
            <w:ins w:id="453" w:author="易呈翔" w:date="2026-08-07T11:23:2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非</w:t>
              </w:r>
            </w:ins>
            <w:ins w:id="454" w:author="易呈翔" w:date="2026-08-07T11:23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</w:t>
              </w:r>
            </w:ins>
            <w:ins w:id="455" w:author="易呈翔" w:date="2026-08-07T11:23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456" w:author="易呈翔" w:date="2026-08-07T11:23:4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为</w:t>
              </w:r>
            </w:ins>
            <w:ins w:id="457" w:author="易呈翔" w:date="2026-08-07T11:23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按</w:t>
              </w:r>
            </w:ins>
            <w:ins w:id="458" w:author="易呈翔" w:date="2026-08-07T11:23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比例</w:t>
              </w:r>
            </w:ins>
            <w:ins w:id="459" w:author="易呈翔" w:date="2026-08-07T11:23:5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分配</w:t>
              </w:r>
            </w:ins>
            <w:ins w:id="460" w:author="易呈翔" w:date="2026-08-07T11:23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的</w:t>
              </w:r>
            </w:ins>
            <w:ins w:id="461" w:author="易呈翔" w:date="2026-08-07T11:24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目标</w:t>
              </w:r>
            </w:ins>
            <w:ins w:id="462" w:author="易呈翔" w:date="2026-08-07T11:24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463" w:author="易呈翔" w:date="2026-08-07T11:24:1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类型</w:t>
              </w:r>
            </w:ins>
            <w:ins w:id="464" w:author="易呈翔" w:date="2026-08-07T11:24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码</w:t>
              </w:r>
            </w:ins>
          </w:p>
        </w:tc>
      </w:tr>
      <w:tr w14:paraId="07036D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A7A885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检定方案标识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8A746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detectSchemeId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120C9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NUMBER(16)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3582A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7BA1885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检定方案标识</w:t>
            </w:r>
          </w:p>
        </w:tc>
      </w:tr>
      <w:tr w14:paraId="45B628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1E61C5E">
            <w:pPr>
              <w:widowControl/>
              <w:jc w:val="left"/>
              <w:textAlignment w:val="center"/>
              <w:rPr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预计开始时间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AB7B7DB">
            <w:pPr>
              <w:widowControl/>
              <w:jc w:val="left"/>
              <w:textAlignment w:val="center"/>
              <w:rPr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projectedStartTime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7FFEB65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9CD46B9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8C5FB1F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 xml:space="preserve">预计开始时间，格式：yyyy-MM-dd HH:mm:ss </w:t>
            </w:r>
          </w:p>
        </w:tc>
      </w:tr>
      <w:tr w14:paraId="4EDEE0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F67F562">
            <w:pPr>
              <w:widowControl/>
              <w:jc w:val="left"/>
              <w:textAlignment w:val="center"/>
              <w:rPr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预计结束时间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458D066">
            <w:pPr>
              <w:widowControl/>
              <w:jc w:val="left"/>
              <w:textAlignment w:val="center"/>
              <w:rPr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projectedEndTime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5EE3A61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5CBBE82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FAB7965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 xml:space="preserve">预计结束时间，格式：yyyy-MM-dd HH:mm:ss </w:t>
            </w:r>
          </w:p>
        </w:tc>
      </w:tr>
      <w:tr w14:paraId="4E7EE9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99CD904"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计划数量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CDD8A23"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detectPlanQty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9B4BA9B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NUMBER(8)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49CFE20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BD5DC35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计划数量</w:t>
            </w:r>
          </w:p>
        </w:tc>
      </w:tr>
      <w:tr w14:paraId="60CCC6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4C4C80B"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是否为需求优先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F2E700A"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demandFlag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B5B4D0A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6BDE351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350B5E1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是否为需求优先,参考VW_YES_NO_FLAG</w:t>
            </w:r>
          </w:p>
        </w:tc>
      </w:tr>
      <w:tr w14:paraId="110D5E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CD80D29">
            <w:pPr>
              <w:widowControl/>
              <w:jc w:val="left"/>
              <w:textAlignment w:val="center"/>
              <w:rPr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规划时间所在周开始结束时间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4546299">
            <w:pPr>
              <w:widowControl/>
              <w:jc w:val="left"/>
              <w:textAlignment w:val="center"/>
              <w:rPr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weekDayStartAndEnd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C53510B">
            <w:pPr>
              <w:jc w:val="both"/>
              <w:rPr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VARCHAR2(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64</w:t>
            </w: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5203A78">
            <w:pPr>
              <w:jc w:val="both"/>
              <w:rPr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64978C8">
            <w:pPr>
              <w:widowControl/>
              <w:jc w:val="left"/>
              <w:textAlignment w:val="center"/>
              <w:rPr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规划时间所在周开始结束时间，对应周开始时间与结束时间以英文逗号分隔</w:t>
            </w:r>
          </w:p>
        </w:tc>
      </w:tr>
      <w:tr w14:paraId="29D207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65" w:author="易呈翔" w:date="2026-08-26T09:33:0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6B935E7">
            <w:pPr>
              <w:jc w:val="left"/>
              <w:rPr>
                <w:ins w:id="466" w:author="易呈翔" w:date="2026-08-26T09:33:0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67" w:author="易呈翔" w:date="2026-08-26T09:33:08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检定类别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A202BDC">
            <w:pPr>
              <w:jc w:val="left"/>
              <w:rPr>
                <w:ins w:id="468" w:author="易呈翔" w:date="2026-08-26T09:33:0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69" w:author="易呈翔" w:date="2026-08-26T09:33:08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detectType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34E90C1">
            <w:pPr>
              <w:jc w:val="left"/>
              <w:rPr>
                <w:ins w:id="470" w:author="易呈翔" w:date="2026-08-26T09:33:0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71" w:author="易呈翔" w:date="2026-08-26T09:33:08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C63544E">
            <w:pPr>
              <w:jc w:val="left"/>
              <w:rPr>
                <w:ins w:id="472" w:author="易呈翔" w:date="2026-08-26T09:33:0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73" w:author="易呈翔" w:date="2026-08-26T09:33:0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6FE5AA7F">
            <w:pPr>
              <w:jc w:val="left"/>
              <w:rPr>
                <w:ins w:id="474" w:author="易呈翔" w:date="2026-08-26T09:33:0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75" w:author="易呈翔" w:date="2026-08-26T09:33:08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检定类别</w:t>
              </w:r>
            </w:ins>
            <w:ins w:id="476" w:author="易呈翔" w:date="2026-08-26T09:33:1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，</w:t>
              </w:r>
            </w:ins>
            <w:ins w:id="477" w:author="易呈翔" w:date="2026-08-26T09:33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02</w:t>
              </w:r>
            </w:ins>
            <w:ins w:id="478" w:author="易呈翔" w:date="2026-08-26T09:33:3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抽样</w:t>
              </w:r>
            </w:ins>
            <w:ins w:id="479" w:author="易呈翔" w:date="2026-08-26T09:33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试验</w:t>
              </w:r>
            </w:ins>
            <w:ins w:id="480" w:author="易呈翔" w:date="2026-08-26T09:33:5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，</w:t>
              </w:r>
            </w:ins>
            <w:ins w:id="481" w:author="易呈翔" w:date="2026-08-26T09:33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03</w:t>
              </w:r>
            </w:ins>
            <w:ins w:id="482" w:author="易呈翔" w:date="2026-08-26T09:33:5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首</w:t>
              </w:r>
            </w:ins>
            <w:ins w:id="483" w:author="易呈翔" w:date="2026-08-26T09:33:5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次</w:t>
              </w:r>
            </w:ins>
            <w:ins w:id="484" w:author="易呈翔" w:date="2026-08-26T09:33:5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检</w:t>
              </w:r>
            </w:ins>
            <w:ins w:id="485" w:author="易呈翔" w:date="2026-08-26T09:34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定</w:t>
              </w:r>
            </w:ins>
          </w:p>
        </w:tc>
      </w:tr>
      <w:tr w14:paraId="7ECB18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7FD02C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1"/>
                <w:szCs w:val="21"/>
              </w:rPr>
              <w:t>示例</w:t>
            </w:r>
          </w:p>
        </w:tc>
      </w:tr>
      <w:tr w14:paraId="015631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8EBBBA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发送json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DEC34F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>{</w:t>
            </w:r>
          </w:p>
          <w:p w14:paraId="30E4C08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"deviceParaList": [</w:t>
            </w:r>
          </w:p>
          <w:p w14:paraId="39F7072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{</w:t>
            </w:r>
          </w:p>
          <w:p w14:paraId="276AAEE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"sysNo": "线体编号",</w:t>
            </w:r>
          </w:p>
          <w:p w14:paraId="212AE85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"sysName": "线体名称",</w:t>
            </w:r>
          </w:p>
          <w:p w14:paraId="0E7CD9C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"deviceType": "检定仓类型",</w:t>
            </w:r>
          </w:p>
          <w:p w14:paraId="6F27E19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"deviceNo": "检定仓编号",</w:t>
            </w:r>
          </w:p>
          <w:p w14:paraId="31E5AC2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"deviceName": "检定仓名称",</w:t>
            </w:r>
          </w:p>
          <w:p w14:paraId="7B24CED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"detectEquipType": "所检设备表类型"</w:t>
            </w:r>
          </w:p>
          <w:p w14:paraId="27DA70C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}</w:t>
            </w:r>
          </w:p>
          <w:p w14:paraId="7641EA8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],</w:t>
            </w:r>
          </w:p>
          <w:p w14:paraId="4B2530D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"dmdPlanDetList": [</w:t>
            </w:r>
          </w:p>
          <w:p w14:paraId="6AB82B7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{</w:t>
            </w:r>
          </w:p>
          <w:p w14:paraId="66C5018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"dmdPlanDetId": "需求计划明细标识",</w:t>
            </w:r>
          </w:p>
          <w:p w14:paraId="5D8ACDE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"dmdPlanNo": "需求计划编号",</w:t>
            </w:r>
          </w:p>
          <w:p w14:paraId="482B060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"planType": "计划类型",</w:t>
            </w:r>
          </w:p>
          <w:p w14:paraId="61B71A0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"planYear": "计划年份",</w:t>
            </w:r>
          </w:p>
          <w:p w14:paraId="5C5B503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"planMonth": "计划月份",</w:t>
            </w:r>
          </w:p>
          <w:p w14:paraId="207E76B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"appOrg": "申请单位",</w:t>
            </w:r>
          </w:p>
          <w:p w14:paraId="6B30AD4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"equipCateg": "设备类别",</w:t>
            </w:r>
          </w:p>
          <w:p w14:paraId="17C627D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"equipCls": "设备分类",</w:t>
            </w:r>
          </w:p>
          <w:p w14:paraId="624A771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"equipCode": "设备类型码",</w:t>
            </w:r>
          </w:p>
          <w:p w14:paraId="3F70001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"equipDesc": "</w:t>
            </w:r>
            <w:del w:id="486" w:author="易呈翔" w:date="2026-08-22T18:13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delText>设备描述</w:delText>
              </w:r>
            </w:del>
            <w:ins w:id="487" w:author="易呈翔" w:date="2026-08-22T18:13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>设备类型码描述</w:t>
              </w:r>
            </w:ins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>",</w:t>
            </w:r>
          </w:p>
          <w:p w14:paraId="28857F3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"pEquipCode": "设备类型码大码",</w:t>
            </w:r>
          </w:p>
          <w:p w14:paraId="759C4ED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"sumQty": "汇总平衡后数量",</w:t>
            </w:r>
          </w:p>
          <w:p w14:paraId="38C8216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"detectEquipType": "所检设备表类型"</w:t>
            </w:r>
          </w:p>
          <w:p w14:paraId="4040295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}</w:t>
            </w:r>
          </w:p>
          <w:p w14:paraId="79C28E7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],</w:t>
            </w:r>
          </w:p>
          <w:p w14:paraId="37ACEBE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"arriveBatchList": [</w:t>
            </w:r>
          </w:p>
          <w:p w14:paraId="0BF4595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{</w:t>
            </w:r>
          </w:p>
          <w:p w14:paraId="6A16119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"arriveBatchNo": "到货批次号",</w:t>
            </w:r>
          </w:p>
          <w:p w14:paraId="38FF053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"equipCateg": "设备类别",</w:t>
            </w:r>
          </w:p>
          <w:p w14:paraId="7DFB3D1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"equipCls": "设备分类",</w:t>
            </w:r>
          </w:p>
          <w:p w14:paraId="08E6A9F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"equipCode": "设备类型码",</w:t>
            </w:r>
          </w:p>
          <w:p w14:paraId="6310854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"equipDesc": "</w:t>
            </w:r>
            <w:del w:id="488" w:author="易呈翔" w:date="2026-08-22T18:13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delText>设备描述</w:delText>
              </w:r>
            </w:del>
            <w:ins w:id="489" w:author="易呈翔" w:date="2026-08-22T18:13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>设备类型码描述</w:t>
              </w:r>
            </w:ins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>",</w:t>
            </w:r>
          </w:p>
          <w:p w14:paraId="14D3F8F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"arriveQty": "到货数量",</w:t>
            </w:r>
          </w:p>
          <w:p w14:paraId="7335415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"arriveDate": "到货日期",</w:t>
            </w:r>
          </w:p>
          <w:p w14:paraId="6B49D591">
            <w:pPr>
              <w:widowControl/>
              <w:jc w:val="left"/>
              <w:rPr>
                <w:ins w:id="490" w:author="易呈翔" w:date="2026-08-26T09:34:42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"detectEquipType": "所检设备表类型"</w:t>
            </w:r>
            <w:ins w:id="491" w:author="易呈翔" w:date="2026-08-26T09:34:4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>,</w:t>
              </w:r>
            </w:ins>
          </w:p>
          <w:p w14:paraId="2197EF66">
            <w:pPr>
              <w:widowControl/>
              <w:jc w:val="left"/>
              <w:rPr>
                <w:ins w:id="492" w:author="易呈翔" w:date="2026-08-26T09:34:42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493" w:author="易呈翔" w:date="2026-08-26T09:34:4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</w:t>
              </w:r>
            </w:ins>
            <w:ins w:id="494" w:author="易呈翔" w:date="2026-08-26T09:34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>sam</w:t>
              </w:r>
            </w:ins>
            <w:ins w:id="495" w:author="易呈翔" w:date="2026-08-26T09:34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>p</w:t>
              </w:r>
            </w:ins>
            <w:ins w:id="496" w:author="易呈翔" w:date="2026-08-26T09:34:5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>leF</w:t>
              </w:r>
            </w:ins>
            <w:ins w:id="497" w:author="易呈翔" w:date="2026-08-26T09:34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>lag</w:t>
              </w:r>
            </w:ins>
            <w:ins w:id="498" w:author="易呈翔" w:date="2026-08-26T09:34:4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>": "</w:t>
              </w:r>
            </w:ins>
            <w:ins w:id="499" w:author="易呈翔" w:date="2026-08-26T09:34:5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>是否</w:t>
              </w:r>
            </w:ins>
            <w:ins w:id="500" w:author="易呈翔" w:date="2026-08-26T09:34:5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>已</w:t>
              </w:r>
            </w:ins>
            <w:ins w:id="501" w:author="易呈翔" w:date="2026-08-26T09:35:0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>抽检</w:t>
              </w:r>
            </w:ins>
            <w:ins w:id="502" w:author="易呈翔" w:date="2026-08-26T09:34:4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>",</w:t>
              </w:r>
            </w:ins>
          </w:p>
          <w:p w14:paraId="72A8C48C">
            <w:pPr>
              <w:widowControl/>
              <w:jc w:val="left"/>
              <w:rPr>
                <w:ins w:id="503" w:author="易呈翔" w:date="2026-08-26T09:34:42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504" w:author="易呈翔" w:date="2026-08-26T09:34:4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</w:t>
              </w:r>
            </w:ins>
            <w:ins w:id="505" w:author="易呈翔" w:date="2026-08-26T09:35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>sam</w:t>
              </w:r>
            </w:ins>
            <w:ins w:id="506" w:author="易呈翔" w:date="2026-08-26T09:35:0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>ple</w:t>
              </w:r>
            </w:ins>
            <w:ins w:id="507" w:author="易呈翔" w:date="2026-08-26T09:35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>Q</w:t>
              </w:r>
            </w:ins>
            <w:ins w:id="508" w:author="易呈翔" w:date="2026-08-26T09:35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>ty</w:t>
              </w:r>
            </w:ins>
            <w:ins w:id="509" w:author="易呈翔" w:date="2026-08-26T09:34:4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>": "</w:t>
              </w:r>
            </w:ins>
            <w:ins w:id="510" w:author="易呈翔" w:date="2026-08-26T09:35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>抽样</w:t>
              </w:r>
            </w:ins>
            <w:ins w:id="511" w:author="易呈翔" w:date="2026-08-26T09:35:2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>数量</w:t>
              </w:r>
            </w:ins>
            <w:ins w:id="512" w:author="易呈翔" w:date="2026-08-26T09:34:4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>"</w:t>
              </w:r>
            </w:ins>
          </w:p>
          <w:p w14:paraId="18B58A3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</w:p>
          <w:p w14:paraId="6536CE3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}</w:t>
            </w:r>
          </w:p>
          <w:p w14:paraId="01B9814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],</w:t>
            </w:r>
          </w:p>
          <w:p w14:paraId="582DD42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"detectSchList": [</w:t>
            </w:r>
          </w:p>
          <w:p w14:paraId="284631C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{</w:t>
            </w:r>
          </w:p>
          <w:p w14:paraId="2E0D0BB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"equipCode": "设备类型码",</w:t>
            </w:r>
          </w:p>
          <w:p w14:paraId="2CD33C5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"detectType": "检定类别",</w:t>
            </w:r>
          </w:p>
          <w:p w14:paraId="2EEA70A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"detectSchemeId": "检定方案标识",</w:t>
            </w:r>
          </w:p>
          <w:p w14:paraId="6D6B69C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"schTime": "检定方案耗时"</w:t>
            </w:r>
          </w:p>
          <w:p w14:paraId="30A3DCD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}</w:t>
            </w:r>
          </w:p>
          <w:p w14:paraId="40A6D6C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],</w:t>
            </w:r>
          </w:p>
          <w:p w14:paraId="109B086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"qualifiedStockList": [</w:t>
            </w:r>
          </w:p>
          <w:p w14:paraId="4427BBA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{</w:t>
            </w:r>
          </w:p>
          <w:p w14:paraId="02D999B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"equipCode": "设备类型码",</w:t>
            </w:r>
          </w:p>
          <w:p w14:paraId="220F636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"lowerLimitQty": "安全库存数量",</w:t>
            </w:r>
          </w:p>
          <w:p w14:paraId="63D705D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"qualifiedQty": "合格在库设备数量",</w:t>
            </w:r>
          </w:p>
          <w:p w14:paraId="654403E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"distLockQty": "合格在库锁表数量"</w:t>
            </w:r>
          </w:p>
          <w:p w14:paraId="54A9C08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}</w:t>
            </w:r>
          </w:p>
          <w:p w14:paraId="7346DA6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],</w:t>
            </w:r>
          </w:p>
          <w:p w14:paraId="48ADCAD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"unqualifiedStockList": [</w:t>
            </w:r>
          </w:p>
          <w:p w14:paraId="3F6DB8E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{</w:t>
            </w:r>
          </w:p>
          <w:p w14:paraId="100678A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"equipCode": "设备类型码",</w:t>
            </w:r>
          </w:p>
          <w:p w14:paraId="62733EC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"arriveBatchNo": "到货批次号",</w:t>
            </w:r>
          </w:p>
          <w:p w14:paraId="7257C80F">
            <w:pPr>
              <w:widowControl/>
              <w:jc w:val="left"/>
              <w:rPr>
                <w:ins w:id="513" w:author="易呈翔" w:date="2026-08-26T09:35:3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"detectUQty": "待检设备数量"</w:t>
            </w:r>
            <w:ins w:id="514" w:author="易呈翔" w:date="2026-08-26T09:35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>,</w:t>
              </w:r>
            </w:ins>
          </w:p>
          <w:p w14:paraId="58EE73FA">
            <w:pPr>
              <w:widowControl/>
              <w:jc w:val="left"/>
              <w:rPr>
                <w:ins w:id="515" w:author="易呈翔" w:date="2026-08-26T09:35:3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516" w:author="易呈翔" w:date="2026-08-26T09:35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"sampleFlag": "是否已抽检",</w:t>
              </w:r>
            </w:ins>
          </w:p>
          <w:p w14:paraId="74BF0FE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517" w:author="易呈翔" w:date="2026-08-26T09:35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"sampleQty": "抽样数量"</w:t>
              </w:r>
            </w:ins>
          </w:p>
          <w:p w14:paraId="6244C73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}</w:t>
            </w:r>
          </w:p>
          <w:p w14:paraId="2401AAF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],</w:t>
            </w:r>
          </w:p>
          <w:p w14:paraId="38572F4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"scheduleTimeList": [</w:t>
            </w:r>
          </w:p>
          <w:p w14:paraId="55B83CB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{</w:t>
            </w:r>
          </w:p>
          <w:p w14:paraId="2EC96CC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"workDay": "工作日日期",</w:t>
            </w:r>
          </w:p>
          <w:p w14:paraId="3EFB807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"startTime": "开始时间",</w:t>
            </w:r>
          </w:p>
          <w:p w14:paraId="74E4B10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"endTime": "结束时间"</w:t>
            </w:r>
          </w:p>
          <w:p w14:paraId="3DBF402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}</w:t>
            </w:r>
          </w:p>
          <w:p w14:paraId="3270C86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],</w:t>
            </w:r>
          </w:p>
          <w:p w14:paraId="703CE5B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"scheduleConfigList": [</w:t>
            </w:r>
          </w:p>
          <w:p w14:paraId="51F2AB9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{</w:t>
            </w:r>
          </w:p>
          <w:p w14:paraId="50A9D50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"sysNo": "线体编号",</w:t>
            </w:r>
          </w:p>
          <w:p w14:paraId="039E1DD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"sysName": "线体名称",</w:t>
            </w:r>
          </w:p>
          <w:p w14:paraId="004DC94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"timeInterval": "调度时间间隔",</w:t>
            </w:r>
          </w:p>
          <w:p w14:paraId="573D6B0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"overtime": "允许加班时长"</w:t>
            </w:r>
          </w:p>
          <w:p w14:paraId="47676C0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}</w:t>
            </w:r>
          </w:p>
          <w:p w14:paraId="0435007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]</w:t>
            </w:r>
          </w:p>
          <w:p w14:paraId="79C644B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>}</w:t>
            </w:r>
          </w:p>
        </w:tc>
      </w:tr>
      <w:tr w14:paraId="2EBBB9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6E4936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返回json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7AAA26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>{</w:t>
            </w:r>
          </w:p>
          <w:p w14:paraId="7D2DF2E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"resultFlag": "结果标识",</w:t>
            </w:r>
          </w:p>
          <w:p w14:paraId="47EA62C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"errorInfo": "错误信息",</w:t>
            </w:r>
          </w:p>
          <w:p w14:paraId="393C4A5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"detectPlanSchedulingchList": [</w:t>
            </w:r>
          </w:p>
          <w:p w14:paraId="6E59D0B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{</w:t>
            </w:r>
          </w:p>
          <w:p w14:paraId="07E591C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"sysNo": "线体编号",</w:t>
            </w:r>
          </w:p>
          <w:p w14:paraId="4BC2833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"sysName": "线体名称",</w:t>
            </w:r>
          </w:p>
          <w:p w14:paraId="5E70F57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"deviceType": "检定仓类型",</w:t>
            </w:r>
          </w:p>
          <w:p w14:paraId="1D7863C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"deviceNo": "检定仓编号",</w:t>
            </w:r>
          </w:p>
          <w:p w14:paraId="631EF3B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"arriveBatchNo": "到货批次号",</w:t>
            </w:r>
          </w:p>
          <w:p w14:paraId="6129B38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"equipCateg": "设备类别",</w:t>
            </w:r>
          </w:p>
          <w:p w14:paraId="38D3449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"equipCls": "设备分类",</w:t>
            </w:r>
          </w:p>
          <w:p w14:paraId="330971B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"equipCode": "设备类型码",</w:t>
            </w:r>
          </w:p>
          <w:p w14:paraId="0D17F2D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"equipDesc": "</w:t>
            </w:r>
            <w:del w:id="518" w:author="易呈翔" w:date="2026-08-22T18:13:0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delText>设备描述</w:delText>
              </w:r>
            </w:del>
            <w:ins w:id="519" w:author="易呈翔" w:date="2026-08-22T18:13:0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>设备类型码描述</w:t>
              </w:r>
            </w:ins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>",</w:t>
            </w:r>
          </w:p>
          <w:p w14:paraId="23E5625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"detectSchemeId": "检定方案标识",</w:t>
            </w:r>
          </w:p>
          <w:p w14:paraId="12975FF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"projectedStartTime": "预计开始时间",</w:t>
            </w:r>
          </w:p>
          <w:p w14:paraId="651DACD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"projectedEndTime": "预计结束时间",</w:t>
            </w:r>
          </w:p>
          <w:p w14:paraId="2279E2C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"detectPlanQty": "计划数量",</w:t>
            </w:r>
          </w:p>
          <w:p w14:paraId="6B05647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"demandFlag": "是否为需求优先",</w:t>
            </w:r>
          </w:p>
          <w:p w14:paraId="7342DC81">
            <w:pPr>
              <w:widowControl/>
              <w:jc w:val="left"/>
              <w:rPr>
                <w:ins w:id="520" w:author="易呈翔" w:date="2026-08-26T09:35:58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  "weekDayStartAndEnd": "规划时间所在周开始结束时间"</w:t>
            </w:r>
            <w:ins w:id="521" w:author="易呈翔" w:date="2026-08-26T09:35:5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>,</w:t>
              </w:r>
            </w:ins>
          </w:p>
          <w:p w14:paraId="72345F5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522" w:author="易呈翔" w:date="2026-08-26T09:35:5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</w:t>
              </w:r>
            </w:ins>
            <w:ins w:id="523" w:author="易呈翔" w:date="2026-08-26T09:36:0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>detect</w:t>
              </w:r>
            </w:ins>
            <w:ins w:id="524" w:author="易呈翔" w:date="2026-08-26T09:36:0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>T</w:t>
              </w:r>
            </w:ins>
            <w:ins w:id="525" w:author="易呈翔" w:date="2026-08-26T09:36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>yp</w:t>
              </w:r>
            </w:ins>
            <w:ins w:id="526" w:author="易呈翔" w:date="2026-08-26T09:36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>e</w:t>
              </w:r>
            </w:ins>
            <w:ins w:id="527" w:author="易呈翔" w:date="2026-08-26T09:35:5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>": "</w:t>
              </w:r>
            </w:ins>
            <w:ins w:id="528" w:author="易呈翔" w:date="2026-08-26T09:36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>检定</w:t>
              </w:r>
            </w:ins>
            <w:ins w:id="529" w:author="易呈翔" w:date="2026-08-26T09:36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>类别</w:t>
              </w:r>
            </w:ins>
            <w:ins w:id="530" w:author="易呈翔" w:date="2026-08-26T09:35:5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>"</w:t>
              </w:r>
            </w:ins>
          </w:p>
          <w:p w14:paraId="763C7ED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  }</w:t>
            </w:r>
          </w:p>
          <w:p w14:paraId="1E81F55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 xml:space="preserve">  ]</w:t>
            </w:r>
          </w:p>
          <w:p w14:paraId="502AB95D">
            <w:pPr>
              <w:widowControl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  <w:t>}</w:t>
            </w:r>
          </w:p>
        </w:tc>
      </w:tr>
    </w:tbl>
    <w:p w14:paraId="665C184E">
      <w:pPr>
        <w:pStyle w:val="3"/>
        <w:numPr>
          <w:ilvl w:val="0"/>
          <w:numId w:val="7"/>
        </w:numPr>
        <w:bidi w:val="0"/>
        <w:rPr>
          <w:ins w:id="531" w:author="易呈翔" w:date="2026-08-18T16:04:37Z"/>
          <w:rFonts w:hint="eastAsia"/>
          <w:lang w:val="en-US" w:eastAsia="zh-CN"/>
        </w:rPr>
      </w:pPr>
      <w:ins w:id="532" w:author="易呈翔" w:date="2026-08-18T16:04:46Z">
        <w:r>
          <w:rPr>
            <w:rFonts w:hint="eastAsia"/>
            <w:lang w:val="en-US" w:eastAsia="zh-CN"/>
          </w:rPr>
          <w:t>到货</w:t>
        </w:r>
      </w:ins>
      <w:ins w:id="533" w:author="易呈翔" w:date="2026-08-18T16:04:37Z">
        <w:r>
          <w:rPr>
            <w:rFonts w:hint="eastAsia"/>
            <w:lang w:val="en-US" w:eastAsia="zh-CN"/>
          </w:rPr>
          <w:t>计划排程接口</w:t>
        </w:r>
      </w:ins>
    </w:p>
    <w:tbl>
      <w:tblPr>
        <w:tblStyle w:val="7"/>
        <w:tblW w:w="851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8"/>
        <w:gridCol w:w="1743"/>
        <w:gridCol w:w="1610"/>
        <w:gridCol w:w="1220"/>
        <w:gridCol w:w="2568"/>
      </w:tblGrid>
      <w:tr w14:paraId="63E459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534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000000" w:fill="FFFFFF"/>
            <w:vAlign w:val="center"/>
          </w:tcPr>
          <w:p w14:paraId="3125DC27">
            <w:pPr>
              <w:pStyle w:val="5"/>
              <w:rPr>
                <w:ins w:id="535" w:author="易呈翔" w:date="2026-08-18T16:04:37Z"/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ins w:id="536" w:author="易呈翔" w:date="2026-08-18T16:04:37Z">
              <w:r>
                <w:rPr>
                  <w:rFonts w:hint="eastAsia" w:ascii="宋体" w:hAnsi="宋体" w:eastAsia="宋体" w:cs="宋体"/>
                  <w:b/>
                  <w:bCs/>
                  <w:kern w:val="0"/>
                  <w:sz w:val="24"/>
                  <w:szCs w:val="24"/>
                </w:rPr>
                <w:t>场景描述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6D4C920">
            <w:pPr>
              <w:pStyle w:val="11"/>
              <w:ind w:left="0" w:leftChars="0" w:firstLine="0" w:firstLineChars="0"/>
              <w:rPr>
                <w:ins w:id="537" w:author="易呈翔" w:date="2026-08-18T16:04:37Z"/>
                <w:rFonts w:hint="default" w:hAnsi="宋体" w:eastAsia="宋体" w:cs="宋体"/>
                <w:color w:val="000000"/>
                <w:szCs w:val="21"/>
                <w:lang w:val="en-US" w:eastAsia="zh-CN"/>
              </w:rPr>
            </w:pPr>
            <w:ins w:id="538" w:author="易呈翔" w:date="2026-08-18T16:04:37Z">
              <w:r>
                <w:rPr>
                  <w:rFonts w:hint="eastAsia" w:hAnsi="宋体" w:cs="宋体"/>
                  <w:color w:val="000000"/>
                  <w:szCs w:val="21"/>
                  <w:lang w:val="en-US" w:eastAsia="zh-CN"/>
                </w:rPr>
                <w:t>计量生产调度平台将</w:t>
              </w:r>
            </w:ins>
            <w:ins w:id="539" w:author="易呈翔" w:date="2026-08-18T16:04:54Z">
              <w:r>
                <w:rPr>
                  <w:rFonts w:hint="eastAsia" w:hAnsi="宋体" w:cs="宋体"/>
                  <w:color w:val="000000"/>
                  <w:szCs w:val="21"/>
                  <w:lang w:val="en-US" w:eastAsia="zh-CN"/>
                </w:rPr>
                <w:t>到</w:t>
              </w:r>
            </w:ins>
            <w:ins w:id="540" w:author="易呈翔" w:date="2026-08-18T16:04:57Z">
              <w:r>
                <w:rPr>
                  <w:rFonts w:hint="eastAsia" w:hAnsi="宋体" w:cs="宋体"/>
                  <w:color w:val="000000"/>
                  <w:szCs w:val="21"/>
                  <w:lang w:val="en-US" w:eastAsia="zh-CN"/>
                </w:rPr>
                <w:t>货</w:t>
              </w:r>
            </w:ins>
            <w:ins w:id="541" w:author="易呈翔" w:date="2026-08-18T16:04:37Z">
              <w:r>
                <w:rPr>
                  <w:rFonts w:hint="eastAsia" w:hAnsi="宋体" w:cs="宋体"/>
                  <w:color w:val="000000"/>
                  <w:szCs w:val="21"/>
                  <w:lang w:val="en-US" w:eastAsia="zh-CN"/>
                </w:rPr>
                <w:t>计划排程算法输入所需参数，同步给算法服务，算法服务输出计量生产调度平台所需</w:t>
              </w:r>
            </w:ins>
            <w:ins w:id="542" w:author="易呈翔" w:date="2026-08-18T16:05:05Z">
              <w:r>
                <w:rPr>
                  <w:rFonts w:hint="eastAsia" w:hAnsi="宋体" w:cs="宋体"/>
                  <w:color w:val="000000"/>
                  <w:szCs w:val="21"/>
                  <w:lang w:val="en-US" w:eastAsia="zh-CN"/>
                </w:rPr>
                <w:t>到货</w:t>
              </w:r>
            </w:ins>
            <w:ins w:id="543" w:author="易呈翔" w:date="2026-08-18T16:04:37Z">
              <w:r>
                <w:rPr>
                  <w:rFonts w:hint="eastAsia" w:hAnsi="宋体" w:cs="宋体"/>
                  <w:color w:val="000000"/>
                  <w:szCs w:val="21"/>
                  <w:lang w:val="en-US" w:eastAsia="zh-CN"/>
                </w:rPr>
                <w:t>计划相关参数</w:t>
              </w:r>
            </w:ins>
          </w:p>
        </w:tc>
      </w:tr>
      <w:tr w14:paraId="2BCF9D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544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4F2B8F1">
            <w:pPr>
              <w:pStyle w:val="5"/>
              <w:rPr>
                <w:ins w:id="545" w:author="易呈翔" w:date="2026-08-18T16:04:37Z"/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ins w:id="546" w:author="易呈翔" w:date="2026-08-18T16:04:37Z">
              <w:r>
                <w:rPr>
                  <w:rFonts w:hint="eastAsia" w:ascii="宋体" w:hAnsi="宋体" w:eastAsia="宋体" w:cs="宋体"/>
                  <w:b/>
                  <w:bCs/>
                  <w:kern w:val="0"/>
                  <w:sz w:val="24"/>
                  <w:szCs w:val="24"/>
                </w:rPr>
                <w:t>服务端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9696645">
            <w:pPr>
              <w:widowControl/>
              <w:jc w:val="left"/>
              <w:rPr>
                <w:ins w:id="547" w:author="易呈翔" w:date="2026-08-18T16:04:37Z"/>
                <w:rFonts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ins w:id="548" w:author="易呈翔" w:date="2026-08-18T16:04:37Z">
              <w:r>
                <w:rPr>
                  <w:rFonts w:hint="eastAsia" w:ascii="宋体" w:hAnsi="宋体" w:eastAsia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算法服务</w:t>
              </w:r>
            </w:ins>
          </w:p>
        </w:tc>
      </w:tr>
      <w:tr w14:paraId="1DA35C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549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5737319">
            <w:pPr>
              <w:pStyle w:val="5"/>
              <w:rPr>
                <w:ins w:id="550" w:author="易呈翔" w:date="2026-08-18T16:04:37Z"/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ins w:id="551" w:author="易呈翔" w:date="2026-08-18T16:04:37Z">
              <w:r>
                <w:rPr>
                  <w:rFonts w:hint="eastAsia" w:ascii="宋体" w:hAnsi="宋体" w:eastAsia="宋体" w:cs="宋体"/>
                  <w:b/>
                  <w:bCs/>
                  <w:kern w:val="0"/>
                  <w:sz w:val="24"/>
                  <w:szCs w:val="24"/>
                </w:rPr>
                <w:t>客户端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6A131B0">
            <w:pPr>
              <w:widowControl/>
              <w:jc w:val="left"/>
              <w:rPr>
                <w:ins w:id="552" w:author="易呈翔" w:date="2026-08-18T16:04:37Z"/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553" w:author="易呈翔" w:date="2026-08-18T16:04:37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</w:rPr>
                <w:t>计量生产调度平台</w:t>
              </w:r>
            </w:ins>
          </w:p>
        </w:tc>
      </w:tr>
      <w:tr w14:paraId="69D922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554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4EBE955">
            <w:pPr>
              <w:pStyle w:val="5"/>
              <w:rPr>
                <w:ins w:id="555" w:author="易呈翔" w:date="2026-08-18T16:04:37Z"/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ins w:id="556" w:author="易呈翔" w:date="2026-08-18T16:04:37Z">
              <w:r>
                <w:rPr>
                  <w:rFonts w:hint="eastAsia" w:ascii="宋体" w:hAnsi="宋体" w:eastAsia="宋体" w:cs="宋体"/>
                  <w:b/>
                  <w:bCs/>
                  <w:kern w:val="0"/>
                  <w:sz w:val="24"/>
                  <w:szCs w:val="24"/>
                </w:rPr>
                <w:t>调用链路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6FABAFE">
            <w:pPr>
              <w:widowControl/>
              <w:jc w:val="left"/>
              <w:rPr>
                <w:ins w:id="557" w:author="易呈翔" w:date="2026-08-18T16:04:37Z"/>
                <w:rFonts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ins w:id="558" w:author="易呈翔" w:date="2026-08-18T16:04:37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</w:rPr>
                <w:t>计量生产调度平台</w:t>
              </w:r>
            </w:ins>
            <w:ins w:id="559" w:author="易呈翔" w:date="2026-08-18T16:04:37Z">
              <w:r>
                <w:rPr>
                  <w:rFonts w:hint="eastAsia" w:ascii="宋体" w:hAnsi="宋体" w:eastAsia="宋体" w:cs="宋体"/>
                  <w:color w:val="000000"/>
                  <w:kern w:val="0"/>
                  <w:sz w:val="21"/>
                  <w:szCs w:val="21"/>
                </w:rPr>
                <w:t>-&gt;</w:t>
              </w:r>
            </w:ins>
            <w:ins w:id="560" w:author="易呈翔" w:date="2026-08-18T16:04:37Z">
              <w:r>
                <w:rPr>
                  <w:rFonts w:hint="eastAsia" w:ascii="宋体" w:hAnsi="宋体" w:eastAsia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算法服务</w:t>
              </w:r>
            </w:ins>
          </w:p>
        </w:tc>
      </w:tr>
      <w:tr w14:paraId="7E69E7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561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31005F0">
            <w:pPr>
              <w:pStyle w:val="5"/>
              <w:rPr>
                <w:ins w:id="562" w:author="易呈翔" w:date="2026-08-18T16:04:37Z"/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ins w:id="563" w:author="易呈翔" w:date="2026-08-18T16:04:37Z">
              <w:r>
                <w:rPr>
                  <w:rFonts w:hint="eastAsia" w:ascii="宋体" w:hAnsi="宋体" w:eastAsia="宋体" w:cs="宋体"/>
                  <w:b/>
                  <w:bCs/>
                  <w:kern w:val="0"/>
                  <w:sz w:val="24"/>
                  <w:szCs w:val="24"/>
                </w:rPr>
                <w:t>接口函数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E970453">
            <w:pPr>
              <w:widowControl/>
              <w:jc w:val="left"/>
              <w:rPr>
                <w:ins w:id="564" w:author="易呈翔" w:date="2026-08-18T16:04:37Z"/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ins w:id="565" w:author="易呈翔" w:date="2026-08-18T16:05:22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  <w:lang w:val="en-US" w:eastAsia="zh-CN"/>
                </w:rPr>
                <w:t>a</w:t>
              </w:r>
            </w:ins>
            <w:ins w:id="566" w:author="易呈翔" w:date="2026-08-18T16:05:18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  <w:lang w:val="en-US" w:eastAsia="zh-CN"/>
                </w:rPr>
                <w:t>rrive</w:t>
              </w:r>
            </w:ins>
            <w:ins w:id="567" w:author="易呈翔" w:date="2026-08-18T16:04:37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  <w:lang w:val="en-US" w:eastAsia="zh-CN"/>
                </w:rPr>
                <w:t>PlanScheduling</w:t>
              </w:r>
            </w:ins>
          </w:p>
        </w:tc>
      </w:tr>
      <w:tr w14:paraId="5B8758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568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223BC5B">
            <w:pPr>
              <w:pStyle w:val="5"/>
              <w:rPr>
                <w:ins w:id="569" w:author="易呈翔" w:date="2026-08-18T16:04:37Z"/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ins w:id="570" w:author="易呈翔" w:date="2026-08-18T16:04:37Z">
              <w:r>
                <w:rPr>
                  <w:rFonts w:hint="eastAsia" w:ascii="宋体" w:hAnsi="宋体" w:eastAsia="宋体" w:cs="宋体"/>
                  <w:b/>
                  <w:bCs/>
                  <w:kern w:val="0"/>
                  <w:sz w:val="24"/>
                  <w:szCs w:val="24"/>
                </w:rPr>
                <w:t>接口路径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3AE202E">
            <w:pPr>
              <w:widowControl/>
              <w:jc w:val="left"/>
              <w:rPr>
                <w:ins w:id="571" w:author="易呈翔" w:date="2026-08-18T16:04:37Z"/>
                <w:rFonts w:hint="default" w:ascii="宋体" w:hAnsi="宋体" w:eastAsia="宋体" w:cs="宋体"/>
                <w:color w:val="000000"/>
                <w:sz w:val="21"/>
                <w:szCs w:val="21"/>
                <w:lang w:val="en-US"/>
              </w:rPr>
            </w:pPr>
            <w:ins w:id="572" w:author="易呈翔" w:date="2026-08-18T16:04:37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</w:rPr>
                <w:t>/restful</w:t>
              </w:r>
            </w:ins>
            <w:ins w:id="573" w:author="易呈翔" w:date="2026-08-18T16:04:37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  <w:lang w:val="en-US" w:eastAsia="zh-CN"/>
                </w:rPr>
                <w:t>/busiInterface</w:t>
              </w:r>
            </w:ins>
            <w:ins w:id="574" w:author="易呈翔" w:date="2026-08-18T16:04:37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</w:rPr>
                <w:t>/</w:t>
              </w:r>
            </w:ins>
            <w:ins w:id="575" w:author="易呈翔" w:date="2026-08-18T16:04:37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  <w:lang w:val="en-US" w:eastAsia="zh-CN"/>
                </w:rPr>
                <w:t>ipsService</w:t>
              </w:r>
            </w:ins>
            <w:ins w:id="576" w:author="易呈翔" w:date="2026-08-18T16:04:37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</w:rPr>
                <w:t>/</w:t>
              </w:r>
            </w:ins>
            <w:ins w:id="577" w:author="易呈翔" w:date="2026-08-18T16:05:26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  <w:lang w:val="en-US" w:eastAsia="zh-CN"/>
                </w:rPr>
                <w:t>arrivePlanScheduling</w:t>
              </w:r>
            </w:ins>
          </w:p>
        </w:tc>
      </w:tr>
      <w:tr w14:paraId="005374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578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1E35580">
            <w:pPr>
              <w:pStyle w:val="5"/>
              <w:rPr>
                <w:ins w:id="579" w:author="易呈翔" w:date="2026-08-18T16:04:37Z"/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ins w:id="580" w:author="易呈翔" w:date="2026-08-18T16:04:37Z">
              <w:r>
                <w:rPr>
                  <w:rFonts w:hint="eastAsia" w:ascii="宋体" w:hAnsi="宋体" w:eastAsia="宋体" w:cs="宋体"/>
                  <w:b/>
                  <w:bCs/>
                  <w:kern w:val="0"/>
                  <w:sz w:val="24"/>
                  <w:szCs w:val="24"/>
                </w:rPr>
                <w:t>集成方式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4CD8859">
            <w:pPr>
              <w:widowControl/>
              <w:jc w:val="left"/>
              <w:rPr>
                <w:ins w:id="581" w:author="易呈翔" w:date="2026-08-18T16:04:37Z"/>
                <w:rFonts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ins w:id="582" w:author="易呈翔" w:date="2026-08-18T16:04:37Z">
              <w:r>
                <w:rPr>
                  <w:rFonts w:hint="eastAsia" w:ascii="宋体" w:hAnsi="宋体" w:eastAsia="宋体" w:cs="宋体"/>
                  <w:color w:val="000000"/>
                  <w:kern w:val="0"/>
                  <w:sz w:val="21"/>
                  <w:szCs w:val="21"/>
                </w:rPr>
                <w:t>restful</w:t>
              </w:r>
            </w:ins>
          </w:p>
        </w:tc>
      </w:tr>
      <w:tr w14:paraId="1FE3F4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583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414A18D">
            <w:pPr>
              <w:pStyle w:val="5"/>
              <w:rPr>
                <w:ins w:id="584" w:author="易呈翔" w:date="2026-08-18T16:04:37Z"/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ins w:id="585" w:author="易呈翔" w:date="2026-08-18T16:04:37Z">
              <w:r>
                <w:rPr>
                  <w:rFonts w:hint="eastAsia" w:ascii="宋体" w:hAnsi="宋体" w:eastAsia="宋体" w:cs="宋体"/>
                  <w:b/>
                  <w:bCs/>
                  <w:kern w:val="0"/>
                  <w:sz w:val="24"/>
                  <w:szCs w:val="24"/>
                </w:rPr>
                <w:t>报文类型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277A94E">
            <w:pPr>
              <w:widowControl/>
              <w:jc w:val="left"/>
              <w:rPr>
                <w:ins w:id="586" w:author="易呈翔" w:date="2026-08-18T16:04:37Z"/>
                <w:rFonts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ins w:id="587" w:author="易呈翔" w:date="2026-08-18T16:04:37Z">
              <w:r>
                <w:rPr>
                  <w:rFonts w:hint="eastAsia" w:ascii="宋体" w:hAnsi="宋体" w:eastAsia="宋体" w:cs="宋体"/>
                  <w:color w:val="000000"/>
                  <w:kern w:val="0"/>
                  <w:sz w:val="21"/>
                  <w:szCs w:val="21"/>
                </w:rPr>
                <w:t>JSON</w:t>
              </w:r>
            </w:ins>
          </w:p>
        </w:tc>
      </w:tr>
      <w:tr w14:paraId="45014C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588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FF9F844">
            <w:pPr>
              <w:pStyle w:val="5"/>
              <w:rPr>
                <w:ins w:id="589" w:author="易呈翔" w:date="2026-08-18T16:04:37Z"/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ins w:id="590" w:author="易呈翔" w:date="2026-08-18T16:04:37Z">
              <w:r>
                <w:rPr>
                  <w:rFonts w:hint="eastAsia" w:ascii="宋体" w:hAnsi="宋体" w:eastAsia="宋体" w:cs="宋体"/>
                  <w:b/>
                  <w:bCs/>
                  <w:kern w:val="0"/>
                  <w:sz w:val="24"/>
                  <w:szCs w:val="24"/>
                  <w:lang w:val="en-US" w:eastAsia="zh-CN"/>
                </w:rPr>
                <w:t>请求方式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54F9A52">
            <w:pPr>
              <w:widowControl/>
              <w:jc w:val="left"/>
              <w:rPr>
                <w:ins w:id="591" w:author="易呈翔" w:date="2026-08-18T16:04:37Z"/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592" w:author="易呈翔" w:date="2026-08-18T16:04:37Z">
              <w:r>
                <w:rPr>
                  <w:rFonts w:hint="eastAsia" w:ascii="宋体" w:hAnsi="宋体" w:eastAsia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POST</w:t>
              </w:r>
            </w:ins>
          </w:p>
        </w:tc>
      </w:tr>
      <w:tr w14:paraId="70A6DA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593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8987C20">
            <w:pPr>
              <w:pStyle w:val="5"/>
              <w:rPr>
                <w:ins w:id="594" w:author="易呈翔" w:date="2026-08-18T16:04:37Z"/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ins w:id="595" w:author="易呈翔" w:date="2026-08-18T16:04:37Z">
              <w:r>
                <w:rPr>
                  <w:rFonts w:hint="eastAsia" w:ascii="宋体" w:hAnsi="宋体" w:eastAsia="宋体" w:cs="宋体"/>
                  <w:b/>
                  <w:bCs/>
                  <w:kern w:val="0"/>
                  <w:sz w:val="24"/>
                  <w:szCs w:val="24"/>
                </w:rPr>
                <w:t>备注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A0969A1">
            <w:pPr>
              <w:widowControl/>
              <w:jc w:val="left"/>
              <w:rPr>
                <w:ins w:id="596" w:author="易呈翔" w:date="2026-08-18T16:04:37Z"/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65F07D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597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44C55C7D">
            <w:pPr>
              <w:widowControl/>
              <w:jc w:val="left"/>
              <w:rPr>
                <w:ins w:id="598" w:author="易呈翔" w:date="2026-08-18T16:04:37Z"/>
                <w:rFonts w:ascii="宋体" w:hAnsi="宋体" w:cs="宋体"/>
                <w:b/>
                <w:color w:val="000000"/>
                <w:kern w:val="0"/>
                <w:szCs w:val="21"/>
              </w:rPr>
            </w:pPr>
            <w:ins w:id="599" w:author="易呈翔" w:date="2026-08-18T16:04:37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</w:rPr>
                <w:t>参数中文名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2CE57424">
            <w:pPr>
              <w:widowControl/>
              <w:jc w:val="left"/>
              <w:rPr>
                <w:ins w:id="600" w:author="易呈翔" w:date="2026-08-18T16:04:37Z"/>
                <w:rFonts w:ascii="宋体" w:hAnsi="宋体" w:cs="宋体"/>
                <w:b/>
                <w:color w:val="000000"/>
                <w:kern w:val="0"/>
                <w:szCs w:val="21"/>
              </w:rPr>
            </w:pPr>
            <w:ins w:id="601" w:author="易呈翔" w:date="2026-08-18T16:04:37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</w:rPr>
                <w:t>参数英文名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26267495">
            <w:pPr>
              <w:widowControl/>
              <w:jc w:val="left"/>
              <w:rPr>
                <w:ins w:id="602" w:author="易呈翔" w:date="2026-08-18T16:04:37Z"/>
                <w:rFonts w:hint="eastAsia" w:ascii="宋体" w:hAnsi="宋体" w:eastAsia="仿宋" w:cs="宋体"/>
                <w:b/>
                <w:color w:val="000000"/>
                <w:kern w:val="0"/>
                <w:szCs w:val="21"/>
                <w:lang w:val="en-US" w:eastAsia="zh-CN"/>
              </w:rPr>
            </w:pPr>
            <w:ins w:id="603" w:author="易呈翔" w:date="2026-08-18T16:04:37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</w:rPr>
                <w:t>数据</w:t>
              </w:r>
            </w:ins>
            <w:ins w:id="604" w:author="易呈翔" w:date="2026-08-18T16:04:37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  <w:lang w:val="en-US" w:eastAsia="zh-CN"/>
                </w:rPr>
                <w:t>格式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39CBE7DC">
            <w:pPr>
              <w:widowControl/>
              <w:jc w:val="left"/>
              <w:rPr>
                <w:ins w:id="605" w:author="易呈翔" w:date="2026-08-18T16:04:37Z"/>
                <w:rFonts w:ascii="宋体" w:hAnsi="宋体" w:cs="宋体"/>
                <w:b/>
                <w:color w:val="000000"/>
                <w:kern w:val="0"/>
                <w:szCs w:val="21"/>
              </w:rPr>
            </w:pPr>
            <w:ins w:id="606" w:author="易呈翔" w:date="2026-08-18T16:04:37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</w:rPr>
                <w:t>是否必填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165EC07F">
            <w:pPr>
              <w:widowControl/>
              <w:jc w:val="left"/>
              <w:rPr>
                <w:ins w:id="607" w:author="易呈翔" w:date="2026-08-18T16:04:37Z"/>
                <w:rFonts w:ascii="宋体" w:hAnsi="宋体" w:cs="宋体"/>
                <w:b/>
                <w:color w:val="000000"/>
                <w:kern w:val="0"/>
                <w:szCs w:val="21"/>
              </w:rPr>
            </w:pPr>
            <w:ins w:id="608" w:author="易呈翔" w:date="2026-08-18T16:04:37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</w:rPr>
                <w:t>参数说明</w:t>
              </w:r>
            </w:ins>
          </w:p>
        </w:tc>
      </w:tr>
      <w:tr w14:paraId="5C6D68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609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01F206E8">
            <w:pPr>
              <w:jc w:val="left"/>
              <w:rPr>
                <w:ins w:id="610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11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需求明细信息集合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2E98927">
            <w:pPr>
              <w:jc w:val="left"/>
              <w:rPr>
                <w:ins w:id="612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13" w:author="易呈翔" w:date="2026-08-18T21:00:0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dmdPlanDetList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9E94A1A">
            <w:pPr>
              <w:jc w:val="left"/>
              <w:rPr>
                <w:ins w:id="614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15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1FEFFD6">
            <w:pPr>
              <w:jc w:val="left"/>
              <w:rPr>
                <w:ins w:id="616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17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83395B5">
            <w:pPr>
              <w:jc w:val="left"/>
              <w:rPr>
                <w:ins w:id="618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19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需求明细信息集合</w:t>
              </w:r>
            </w:ins>
          </w:p>
        </w:tc>
      </w:tr>
      <w:tr w14:paraId="5E24AC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620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EA2FFD3">
            <w:pPr>
              <w:jc w:val="left"/>
              <w:rPr>
                <w:ins w:id="621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22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合格品库存信息集合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5449C8F9">
            <w:pPr>
              <w:jc w:val="left"/>
              <w:rPr>
                <w:ins w:id="623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24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qualifiedStockList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5A1CC0D">
            <w:pPr>
              <w:jc w:val="left"/>
              <w:rPr>
                <w:ins w:id="625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26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E6CB481">
            <w:pPr>
              <w:jc w:val="left"/>
              <w:rPr>
                <w:ins w:id="627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28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0904EF9">
            <w:pPr>
              <w:jc w:val="left"/>
              <w:rPr>
                <w:ins w:id="629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30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合格品库存信息集合</w:t>
              </w:r>
            </w:ins>
          </w:p>
        </w:tc>
      </w:tr>
      <w:tr w14:paraId="78CA5D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631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556B874">
            <w:pPr>
              <w:jc w:val="left"/>
              <w:rPr>
                <w:ins w:id="632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33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非合格品库存信息集合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093C7039">
            <w:pPr>
              <w:jc w:val="left"/>
              <w:rPr>
                <w:ins w:id="634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35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unqualifiedStockList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1A490A6">
            <w:pPr>
              <w:jc w:val="left"/>
              <w:rPr>
                <w:ins w:id="636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37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811247A">
            <w:pPr>
              <w:jc w:val="left"/>
              <w:rPr>
                <w:ins w:id="638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39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08135CCA">
            <w:pPr>
              <w:jc w:val="left"/>
              <w:rPr>
                <w:ins w:id="640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41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非合格品库存信息集合</w:t>
              </w:r>
            </w:ins>
          </w:p>
        </w:tc>
      </w:tr>
      <w:tr w14:paraId="105BE8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642" w:author="易呈翔" w:date="2026-08-18T21:01:03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FF47660">
            <w:pPr>
              <w:jc w:val="left"/>
              <w:rPr>
                <w:ins w:id="643" w:author="易呈翔" w:date="2026-08-18T21:01:03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44" w:author="易呈翔" w:date="2026-08-18T21:03:0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订单合同清单</w:t>
              </w:r>
            </w:ins>
            <w:ins w:id="645" w:author="易呈翔" w:date="2026-08-18T21:03:4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A1B82C0">
            <w:pPr>
              <w:jc w:val="left"/>
              <w:rPr>
                <w:ins w:id="646" w:author="易呈翔" w:date="2026-08-18T21:01:03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47" w:author="易呈翔" w:date="2026-08-18T21:03:0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orderContractDetList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E6D49F1">
            <w:pPr>
              <w:jc w:val="left"/>
              <w:rPr>
                <w:ins w:id="648" w:author="易呈翔" w:date="2026-08-18T21:01:03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49" w:author="易呈翔" w:date="2026-08-18T21:03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8E30EBB">
            <w:pPr>
              <w:jc w:val="left"/>
              <w:rPr>
                <w:ins w:id="650" w:author="易呈翔" w:date="2026-08-18T21:01:03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51" w:author="易呈翔" w:date="2026-08-18T21:03:3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55049836">
            <w:pPr>
              <w:jc w:val="left"/>
              <w:rPr>
                <w:ins w:id="652" w:author="易呈翔" w:date="2026-08-18T21:01:03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53" w:author="易呈翔" w:date="2026-08-18T21:03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订单合同清单</w:t>
              </w:r>
            </w:ins>
            <w:ins w:id="654" w:author="易呈翔" w:date="2026-08-18T21:03:3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集合</w:t>
              </w:r>
            </w:ins>
          </w:p>
        </w:tc>
      </w:tr>
      <w:tr w14:paraId="4B6A4C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655" w:author="易呈翔" w:date="2026-08-18T21:01:0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910690D">
            <w:pPr>
              <w:jc w:val="left"/>
              <w:rPr>
                <w:ins w:id="656" w:author="易呈翔" w:date="2026-08-18T21:01:0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57" w:author="易呈翔" w:date="2026-08-18T21:11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已供货通知物资</w:t>
              </w:r>
            </w:ins>
            <w:ins w:id="658" w:author="易呈翔" w:date="2026-08-18T21:11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9548FCA">
            <w:pPr>
              <w:jc w:val="left"/>
              <w:rPr>
                <w:ins w:id="659" w:author="易呈翔" w:date="2026-08-18T21:01:0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60" w:author="易呈翔" w:date="2026-08-18T21:13:2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supplyNoticeDetList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2B8923A">
            <w:pPr>
              <w:jc w:val="left"/>
              <w:rPr>
                <w:ins w:id="661" w:author="易呈翔" w:date="2026-08-18T21:01:0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62" w:author="易呈翔" w:date="2026-08-18T21:14:2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3C725DB">
            <w:pPr>
              <w:jc w:val="left"/>
              <w:rPr>
                <w:ins w:id="663" w:author="易呈翔" w:date="2026-08-18T21:01:0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64" w:author="易呈翔" w:date="2026-08-18T21:14:3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64AAD7D">
            <w:pPr>
              <w:jc w:val="left"/>
              <w:rPr>
                <w:ins w:id="665" w:author="易呈翔" w:date="2026-08-18T21:01:0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66" w:author="易呈翔" w:date="2026-08-18T21:14:4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已供货通知物资集合</w:t>
              </w:r>
            </w:ins>
          </w:p>
        </w:tc>
      </w:tr>
      <w:tr w14:paraId="268C13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667" w:author="易呈翔" w:date="2026-08-18T21:01:06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2E674AE">
            <w:pPr>
              <w:jc w:val="left"/>
              <w:rPr>
                <w:ins w:id="668" w:author="易呈翔" w:date="2026-08-18T21:01:06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69" w:author="易呈翔" w:date="2026-08-18T21:13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供应商配置信息</w:t>
              </w:r>
            </w:ins>
            <w:ins w:id="670" w:author="易呈翔" w:date="2026-08-18T21:14:4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827CEB0">
            <w:pPr>
              <w:jc w:val="left"/>
              <w:rPr>
                <w:ins w:id="671" w:author="易呈翔" w:date="2026-08-18T21:01:06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72" w:author="易呈翔" w:date="2026-08-18T21:13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supplierConfigList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908FB62">
            <w:pPr>
              <w:jc w:val="left"/>
              <w:rPr>
                <w:ins w:id="673" w:author="易呈翔" w:date="2026-08-18T21:01:06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74" w:author="易呈翔" w:date="2026-08-18T21:14:2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5E8AD230">
            <w:pPr>
              <w:jc w:val="left"/>
              <w:rPr>
                <w:ins w:id="675" w:author="易呈翔" w:date="2026-08-18T21:01:06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76" w:author="易呈翔" w:date="2026-08-18T21:14:3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54F4B8DF">
            <w:pPr>
              <w:jc w:val="left"/>
              <w:rPr>
                <w:ins w:id="677" w:author="易呈翔" w:date="2026-08-18T21:01:06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78" w:author="易呈翔" w:date="2026-08-18T21:14:5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供应商配置信息集合</w:t>
              </w:r>
            </w:ins>
          </w:p>
        </w:tc>
      </w:tr>
      <w:tr w14:paraId="71F636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679" w:author="易呈翔" w:date="2026-08-18T21:13:3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55613854">
            <w:pPr>
              <w:jc w:val="left"/>
              <w:rPr>
                <w:ins w:id="680" w:author="易呈翔" w:date="2026-08-18T21:13:3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81" w:author="易呈翔" w:date="2026-08-18T21:14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库区配置信息</w:t>
              </w:r>
            </w:ins>
            <w:ins w:id="682" w:author="易呈翔" w:date="2026-08-18T21:14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70743C7">
            <w:pPr>
              <w:jc w:val="left"/>
              <w:rPr>
                <w:ins w:id="683" w:author="易呈翔" w:date="2026-08-18T21:13:3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84" w:author="易呈翔" w:date="2026-08-18T21:13:5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whAreaConfigList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08FB3B8">
            <w:pPr>
              <w:jc w:val="left"/>
              <w:rPr>
                <w:ins w:id="685" w:author="易呈翔" w:date="2026-08-18T21:13:3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86" w:author="易呈翔" w:date="2026-08-18T21:14:2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F63B76E">
            <w:pPr>
              <w:jc w:val="left"/>
              <w:rPr>
                <w:ins w:id="687" w:author="易呈翔" w:date="2026-08-18T21:13:3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88" w:author="易呈翔" w:date="2026-08-18T21:14:3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01A7B47">
            <w:pPr>
              <w:jc w:val="left"/>
              <w:rPr>
                <w:ins w:id="689" w:author="易呈翔" w:date="2026-08-18T21:13:3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90" w:author="易呈翔" w:date="2026-08-18T21:14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库区配置信息集合</w:t>
              </w:r>
            </w:ins>
          </w:p>
        </w:tc>
      </w:tr>
      <w:tr w14:paraId="5F7382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691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2755CDE">
            <w:pPr>
              <w:jc w:val="left"/>
              <w:rPr>
                <w:ins w:id="692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93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排程时间配置集合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EC6FB02">
            <w:pPr>
              <w:jc w:val="left"/>
              <w:rPr>
                <w:ins w:id="694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95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scheduleTimeList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0059F355">
            <w:pPr>
              <w:jc w:val="left"/>
              <w:rPr>
                <w:ins w:id="696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97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67268F9">
            <w:pPr>
              <w:jc w:val="left"/>
              <w:rPr>
                <w:ins w:id="698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699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ADEBB36">
            <w:pPr>
              <w:jc w:val="left"/>
              <w:rPr>
                <w:ins w:id="700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01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排程时间配置集合</w:t>
              </w:r>
            </w:ins>
          </w:p>
        </w:tc>
      </w:tr>
      <w:tr w14:paraId="5C82EE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702" w:author="易呈翔" w:date="2026-08-18T16:04:37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7BCFFF2">
            <w:pPr>
              <w:jc w:val="left"/>
              <w:rPr>
                <w:ins w:id="703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04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需求明细信息(dmdPlanDetList)</w:t>
              </w:r>
            </w:ins>
          </w:p>
        </w:tc>
      </w:tr>
      <w:tr w14:paraId="1E8B72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705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F777320">
            <w:pPr>
              <w:jc w:val="left"/>
              <w:rPr>
                <w:ins w:id="706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07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需求计划明细标识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7578530">
            <w:pPr>
              <w:jc w:val="left"/>
              <w:rPr>
                <w:ins w:id="708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09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dmdPlanDetId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023D841">
            <w:pPr>
              <w:jc w:val="left"/>
              <w:rPr>
                <w:ins w:id="710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11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DD085D1">
            <w:pPr>
              <w:jc w:val="left"/>
              <w:rPr>
                <w:ins w:id="712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13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17300F8">
            <w:pPr>
              <w:jc w:val="left"/>
              <w:rPr>
                <w:ins w:id="714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15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需求计划明细标识</w:t>
              </w:r>
            </w:ins>
          </w:p>
        </w:tc>
      </w:tr>
      <w:tr w14:paraId="3BEA1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716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F1DCE34">
            <w:pPr>
              <w:jc w:val="left"/>
              <w:rPr>
                <w:ins w:id="717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18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需求计划编号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790E1A8">
            <w:pPr>
              <w:jc w:val="left"/>
              <w:rPr>
                <w:ins w:id="719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20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dmdPlanNo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3941120">
            <w:pPr>
              <w:jc w:val="left"/>
              <w:rPr>
                <w:ins w:id="721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22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723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16</w:t>
              </w:r>
            </w:ins>
            <w:ins w:id="724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C7F6B44">
            <w:pPr>
              <w:jc w:val="left"/>
              <w:rPr>
                <w:ins w:id="725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26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A684BDB">
            <w:pPr>
              <w:jc w:val="left"/>
              <w:rPr>
                <w:ins w:id="727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28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需求计划编号</w:t>
              </w:r>
            </w:ins>
          </w:p>
        </w:tc>
      </w:tr>
      <w:tr w14:paraId="059618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729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ECBEAC9">
            <w:pPr>
              <w:jc w:val="left"/>
              <w:rPr>
                <w:ins w:id="730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31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计划类型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BB15A70">
            <w:pPr>
              <w:jc w:val="left"/>
              <w:rPr>
                <w:ins w:id="732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33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planType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1D5434E">
            <w:pPr>
              <w:jc w:val="left"/>
              <w:rPr>
                <w:ins w:id="734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35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3842637">
            <w:pPr>
              <w:jc w:val="left"/>
              <w:rPr>
                <w:ins w:id="736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37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2E3AB2C2">
            <w:pPr>
              <w:jc w:val="left"/>
              <w:rPr>
                <w:ins w:id="738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39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计划类型</w:t>
              </w:r>
            </w:ins>
          </w:p>
        </w:tc>
      </w:tr>
      <w:tr w14:paraId="5C51A2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740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673E7B1">
            <w:pPr>
              <w:jc w:val="left"/>
              <w:rPr>
                <w:ins w:id="741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42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计划年份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996AEAC">
            <w:pPr>
              <w:jc w:val="left"/>
              <w:rPr>
                <w:ins w:id="743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44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planYear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E93CA24">
            <w:pPr>
              <w:jc w:val="left"/>
              <w:rPr>
                <w:ins w:id="745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46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VARCHAR2(4)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8E27006">
            <w:pPr>
              <w:jc w:val="left"/>
              <w:rPr>
                <w:ins w:id="747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48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4EF28D27">
            <w:pPr>
              <w:jc w:val="left"/>
              <w:rPr>
                <w:ins w:id="749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50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计划年份</w:t>
              </w:r>
            </w:ins>
          </w:p>
        </w:tc>
      </w:tr>
      <w:tr w14:paraId="4715C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751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0B9E2B5">
            <w:pPr>
              <w:jc w:val="left"/>
              <w:rPr>
                <w:ins w:id="752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53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计划月份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66F3CF4">
            <w:pPr>
              <w:jc w:val="left"/>
              <w:rPr>
                <w:ins w:id="754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55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planMonth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DA2C7E4">
            <w:pPr>
              <w:jc w:val="left"/>
              <w:rPr>
                <w:ins w:id="756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57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4C6FCF1">
            <w:pPr>
              <w:jc w:val="left"/>
              <w:rPr>
                <w:ins w:id="758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59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1EAE3B1A">
            <w:pPr>
              <w:jc w:val="left"/>
              <w:rPr>
                <w:ins w:id="760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61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计划月份</w:t>
              </w:r>
            </w:ins>
          </w:p>
        </w:tc>
      </w:tr>
      <w:tr w14:paraId="0FF1AA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762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EBC8517">
            <w:pPr>
              <w:jc w:val="left"/>
              <w:rPr>
                <w:ins w:id="763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64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申请单位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094A529">
            <w:pPr>
              <w:jc w:val="left"/>
              <w:rPr>
                <w:ins w:id="765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66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appOrg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0C2DB8C">
            <w:pPr>
              <w:jc w:val="left"/>
              <w:rPr>
                <w:ins w:id="767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68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A0D4B69">
            <w:pPr>
              <w:jc w:val="left"/>
              <w:rPr>
                <w:ins w:id="769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70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24E94F7F">
            <w:pPr>
              <w:jc w:val="left"/>
              <w:rPr>
                <w:ins w:id="771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72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申请单位</w:t>
              </w:r>
            </w:ins>
          </w:p>
        </w:tc>
      </w:tr>
      <w:tr w14:paraId="795C0A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773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1ECA503">
            <w:pPr>
              <w:jc w:val="left"/>
              <w:rPr>
                <w:ins w:id="774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75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设备类别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CBD6E74">
            <w:pPr>
              <w:jc w:val="left"/>
              <w:rPr>
                <w:ins w:id="776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77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equipCateg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61951532">
            <w:pPr>
              <w:jc w:val="left"/>
              <w:rPr>
                <w:ins w:id="778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79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3310411">
            <w:pPr>
              <w:jc w:val="left"/>
              <w:rPr>
                <w:ins w:id="780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81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29A561B3">
            <w:pPr>
              <w:jc w:val="left"/>
              <w:rPr>
                <w:ins w:id="782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83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设备类别</w:t>
              </w:r>
            </w:ins>
          </w:p>
        </w:tc>
      </w:tr>
      <w:tr w14:paraId="35B9BD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784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5678D2A">
            <w:pPr>
              <w:jc w:val="left"/>
              <w:rPr>
                <w:ins w:id="785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86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787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分类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0081DDC">
            <w:pPr>
              <w:jc w:val="left"/>
              <w:rPr>
                <w:ins w:id="788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89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equipCls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44435E5E">
            <w:pPr>
              <w:jc w:val="left"/>
              <w:rPr>
                <w:ins w:id="790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91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CE8FF0E">
            <w:pPr>
              <w:jc w:val="left"/>
              <w:rPr>
                <w:ins w:id="792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93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6CDB841F">
            <w:pPr>
              <w:jc w:val="left"/>
              <w:rPr>
                <w:ins w:id="794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95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796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分类</w:t>
              </w:r>
            </w:ins>
          </w:p>
        </w:tc>
      </w:tr>
      <w:tr w14:paraId="01C6F9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797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F41AD4">
            <w:pPr>
              <w:jc w:val="left"/>
              <w:rPr>
                <w:ins w:id="798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799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2514F0">
            <w:pPr>
              <w:jc w:val="left"/>
              <w:rPr>
                <w:ins w:id="800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01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equipCode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8B2B6FC">
            <w:pPr>
              <w:jc w:val="left"/>
              <w:rPr>
                <w:ins w:id="802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03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BA72CB8">
            <w:pPr>
              <w:jc w:val="left"/>
              <w:rPr>
                <w:ins w:id="804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05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635CA35">
            <w:pPr>
              <w:jc w:val="left"/>
              <w:rPr>
                <w:ins w:id="806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07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</w:t>
              </w:r>
            </w:ins>
          </w:p>
        </w:tc>
      </w:tr>
      <w:tr w14:paraId="40B99D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808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2E8045">
            <w:pPr>
              <w:jc w:val="left"/>
              <w:rPr>
                <w:ins w:id="809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10" w:author="易呈翔" w:date="2026-08-22T18:13:0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设备类型码描述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282F04">
            <w:pPr>
              <w:jc w:val="left"/>
              <w:rPr>
                <w:ins w:id="811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12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equipDesc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9203C51">
            <w:pPr>
              <w:jc w:val="left"/>
              <w:rPr>
                <w:ins w:id="813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14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VARCHAR2(512)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839D0D6">
            <w:pPr>
              <w:jc w:val="left"/>
              <w:rPr>
                <w:ins w:id="815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16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DBBC6DE">
            <w:pPr>
              <w:jc w:val="left"/>
              <w:rPr>
                <w:ins w:id="817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18" w:author="易呈翔" w:date="2026-08-22T18:13:0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设备类型码描述</w:t>
              </w:r>
            </w:ins>
          </w:p>
        </w:tc>
      </w:tr>
      <w:tr w14:paraId="3D00F8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819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4AA9B5">
            <w:pPr>
              <w:jc w:val="left"/>
              <w:rPr>
                <w:ins w:id="820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21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设备类型码大码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595708">
            <w:pPr>
              <w:jc w:val="left"/>
              <w:rPr>
                <w:ins w:id="822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23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pEquipCode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E51379E">
            <w:pPr>
              <w:jc w:val="left"/>
              <w:rPr>
                <w:ins w:id="824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25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004EF75">
            <w:pPr>
              <w:jc w:val="left"/>
              <w:rPr>
                <w:ins w:id="826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27" w:author="易呈翔" w:date="2026-08-22T16:24:2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B66932B">
            <w:pPr>
              <w:jc w:val="left"/>
              <w:rPr>
                <w:ins w:id="828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29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设备类型码大码</w:t>
              </w:r>
            </w:ins>
          </w:p>
        </w:tc>
      </w:tr>
      <w:tr w14:paraId="31FA81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830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EB720EA">
            <w:pPr>
              <w:jc w:val="left"/>
              <w:rPr>
                <w:ins w:id="831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32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汇总平衡后数量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68A7FF2">
            <w:pPr>
              <w:jc w:val="left"/>
              <w:rPr>
                <w:ins w:id="833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34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sumQty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8B92048">
            <w:pPr>
              <w:jc w:val="left"/>
              <w:rPr>
                <w:ins w:id="835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36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E93ACCE">
            <w:pPr>
              <w:jc w:val="left"/>
              <w:rPr>
                <w:ins w:id="837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38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68F30A71">
            <w:pPr>
              <w:jc w:val="left"/>
              <w:rPr>
                <w:ins w:id="839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40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汇总平衡后数量</w:t>
              </w:r>
            </w:ins>
          </w:p>
        </w:tc>
      </w:tr>
      <w:tr w14:paraId="1CC0F8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841" w:author="易呈翔" w:date="2026-08-18T16:13:4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E119B0F">
            <w:pPr>
              <w:jc w:val="left"/>
              <w:rPr>
                <w:ins w:id="842" w:author="易呈翔" w:date="2026-08-18T16:13:4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43" w:author="易呈翔" w:date="2026-08-18T16:14:2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物资</w:t>
              </w:r>
            </w:ins>
            <w:ins w:id="844" w:author="易呈翔" w:date="2026-08-18T16:14:2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编码</w:t>
              </w:r>
            </w:ins>
            <w:ins w:id="845" w:author="易呈翔" w:date="2026-08-18T16:14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关联</w:t>
              </w:r>
            </w:ins>
            <w:ins w:id="846" w:author="易呈翔" w:date="2026-08-18T16:14:4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ADFC62C">
            <w:pPr>
              <w:jc w:val="left"/>
              <w:rPr>
                <w:ins w:id="847" w:author="易呈翔" w:date="2026-08-18T16:13:4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48" w:author="易呈翔" w:date="2026-08-18T16:15:2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ma</w:t>
              </w:r>
            </w:ins>
            <w:ins w:id="849" w:author="易呈翔" w:date="2026-08-18T16:15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</w:t>
              </w:r>
            </w:ins>
            <w:ins w:id="850" w:author="易呈翔" w:date="2026-08-18T16:15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er</w:t>
              </w:r>
            </w:ins>
            <w:ins w:id="851" w:author="易呈翔" w:date="2026-08-18T16:15:3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ial</w:t>
              </w:r>
            </w:ins>
            <w:ins w:id="852" w:author="易呈翔" w:date="2026-08-18T16:15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</w:t>
              </w:r>
            </w:ins>
            <w:ins w:id="853" w:author="易呈翔" w:date="2026-08-18T16:15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o</w:t>
              </w:r>
            </w:ins>
            <w:ins w:id="854" w:author="易呈翔" w:date="2026-08-18T16:15:3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</w:t>
              </w:r>
            </w:ins>
            <w:ins w:id="855" w:author="易呈翔" w:date="2026-08-18T16:15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5BF7DD9">
            <w:pPr>
              <w:jc w:val="left"/>
              <w:rPr>
                <w:ins w:id="856" w:author="易呈翔" w:date="2026-08-18T16:13:4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57" w:author="易呈翔" w:date="2026-08-18T21:03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EF5D969">
            <w:pPr>
              <w:jc w:val="left"/>
              <w:rPr>
                <w:ins w:id="858" w:author="易呈翔" w:date="2026-08-18T16:13:4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59" w:author="易呈翔" w:date="2026-08-18T16:16:0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006FD696">
            <w:pPr>
              <w:jc w:val="left"/>
              <w:rPr>
                <w:ins w:id="860" w:author="易呈翔" w:date="2026-08-18T16:13:4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61" w:author="易呈翔" w:date="2026-08-18T16:16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物资编码关联集合</w:t>
              </w:r>
            </w:ins>
            <w:ins w:id="862" w:author="易呈翔" w:date="2026-08-18T16:16:0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,</w:t>
              </w:r>
            </w:ins>
            <w:ins w:id="863" w:author="易呈翔" w:date="2026-08-18T16:16:4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864" w:author="易呈翔" w:date="2026-08-18T16:16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类型</w:t>
              </w:r>
            </w:ins>
            <w:ins w:id="865" w:author="易呈翔" w:date="2026-08-18T16:16:5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码</w:t>
              </w:r>
            </w:ins>
            <w:ins w:id="866" w:author="易呈翔" w:date="2026-08-18T16:16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可能</w:t>
              </w:r>
            </w:ins>
            <w:ins w:id="867" w:author="易呈翔" w:date="2026-08-18T16:16:5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关联</w:t>
              </w:r>
            </w:ins>
            <w:ins w:id="868" w:author="易呈翔" w:date="2026-08-18T16:16:5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多个</w:t>
              </w:r>
            </w:ins>
            <w:ins w:id="869" w:author="易呈翔" w:date="2026-08-18T16:16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物资</w:t>
              </w:r>
            </w:ins>
            <w:ins w:id="870" w:author="易呈翔" w:date="2026-08-18T16:16:5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编码</w:t>
              </w:r>
            </w:ins>
          </w:p>
        </w:tc>
      </w:tr>
      <w:tr w14:paraId="646FC3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871" w:author="易呈翔" w:date="2026-08-18T16:17:05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541ED8A">
            <w:pPr>
              <w:jc w:val="left"/>
              <w:rPr>
                <w:ins w:id="872" w:author="易呈翔" w:date="2026-08-18T16:17:0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73" w:author="易呈翔" w:date="2026-08-18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物资</w:t>
              </w:r>
            </w:ins>
            <w:ins w:id="874" w:author="易呈翔" w:date="2026-08-18T16:17:3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编码</w:t>
              </w:r>
            </w:ins>
            <w:ins w:id="875" w:author="易呈翔" w:date="2026-08-18T16:17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信息</w:t>
              </w:r>
            </w:ins>
            <w:ins w:id="876" w:author="易呈翔" w:date="2026-08-18T16:17:5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（</w:t>
              </w:r>
            </w:ins>
            <w:ins w:id="877" w:author="易呈翔" w:date="2026-08-18T16:17:5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materialNoList</w:t>
              </w:r>
            </w:ins>
            <w:ins w:id="878" w:author="易呈翔" w:date="2026-08-18T16:17:5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）</w:t>
              </w:r>
            </w:ins>
          </w:p>
        </w:tc>
      </w:tr>
      <w:tr w14:paraId="49E5BB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879" w:author="易呈翔" w:date="2026-08-18T16:17:5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15C55A">
            <w:pPr>
              <w:jc w:val="both"/>
              <w:rPr>
                <w:ins w:id="880" w:author="易呈翔" w:date="2026-08-18T16:17:5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81" w:author="易呈翔" w:date="2026-08-18T16:18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物资</w:t>
              </w:r>
            </w:ins>
            <w:ins w:id="882" w:author="易呈翔" w:date="2026-08-18T16:18:0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编码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E845F9">
            <w:pPr>
              <w:jc w:val="both"/>
              <w:rPr>
                <w:ins w:id="883" w:author="易呈翔" w:date="2026-08-18T16:17:5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84" w:author="易呈翔" w:date="2026-08-18T16:18:2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m</w:t>
              </w:r>
            </w:ins>
            <w:ins w:id="885" w:author="易呈翔" w:date="2026-08-18T16:18:2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aterial</w:t>
              </w:r>
            </w:ins>
            <w:ins w:id="886" w:author="易呈翔" w:date="2026-08-18T16:18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</w:t>
              </w:r>
            </w:ins>
            <w:ins w:id="887" w:author="易呈翔" w:date="2026-08-18T16:18:3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BF186A3">
            <w:pPr>
              <w:jc w:val="both"/>
              <w:rPr>
                <w:ins w:id="888" w:author="易呈翔" w:date="2026-08-18T16:17:5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89" w:author="易呈翔" w:date="2026-08-18T16:17:5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F8D5437">
            <w:pPr>
              <w:jc w:val="both"/>
              <w:rPr>
                <w:ins w:id="890" w:author="易呈翔" w:date="2026-08-18T16:17:5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91" w:author="易呈翔" w:date="2026-08-18T16:17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D588D26">
            <w:pPr>
              <w:jc w:val="both"/>
              <w:rPr>
                <w:ins w:id="892" w:author="易呈翔" w:date="2026-08-18T16:17:5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93" w:author="易呈翔" w:date="2026-08-18T16:18:4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物资编码</w:t>
              </w:r>
            </w:ins>
          </w:p>
        </w:tc>
      </w:tr>
      <w:tr w14:paraId="5CDE2C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894" w:author="易呈翔" w:date="2026-08-20T17:28:39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89263C">
            <w:pPr>
              <w:jc w:val="both"/>
              <w:rPr>
                <w:ins w:id="895" w:author="易呈翔" w:date="2026-08-20T17:28:3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96" w:author="易呈翔" w:date="2026-08-20T17:28:4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物资编码</w:t>
              </w:r>
            </w:ins>
            <w:ins w:id="897" w:author="易呈翔" w:date="2026-08-20T17:28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描述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26A74F">
            <w:pPr>
              <w:jc w:val="both"/>
              <w:rPr>
                <w:ins w:id="898" w:author="易呈翔" w:date="2026-08-20T17:28:3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899" w:author="易呈翔" w:date="2026-08-20T17:29:2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m</w:t>
              </w:r>
            </w:ins>
            <w:ins w:id="900" w:author="易呈翔" w:date="2026-08-20T17:29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at</w:t>
              </w:r>
            </w:ins>
            <w:ins w:id="901" w:author="易呈翔" w:date="2026-08-20T17:29:2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er</w:t>
              </w:r>
            </w:ins>
            <w:ins w:id="902" w:author="易呈翔" w:date="2026-08-20T17:29:2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i</w:t>
              </w:r>
            </w:ins>
            <w:ins w:id="903" w:author="易呈翔" w:date="2026-08-20T17:29:3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</w:t>
              </w:r>
            </w:ins>
            <w:ins w:id="904" w:author="易呈翔" w:date="2026-08-20T17:30:1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</w:t>
              </w:r>
            </w:ins>
            <w:ins w:id="905" w:author="易呈翔" w:date="2026-08-20T17:29:3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De</w:t>
              </w:r>
            </w:ins>
            <w:ins w:id="906" w:author="易呈翔" w:date="2026-08-20T17:29:3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sc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29C784C">
            <w:pPr>
              <w:jc w:val="both"/>
              <w:rPr>
                <w:ins w:id="907" w:author="易呈翔" w:date="2026-08-20T17:28:3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08" w:author="易呈翔" w:date="2026-08-20T17:29:15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VARCHAR2(512)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86E85BA">
            <w:pPr>
              <w:jc w:val="both"/>
              <w:rPr>
                <w:ins w:id="909" w:author="易呈翔" w:date="2026-08-20T17:28:3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10" w:author="易呈翔" w:date="2026-08-20T17:29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52F6E9E">
            <w:pPr>
              <w:jc w:val="both"/>
              <w:rPr>
                <w:ins w:id="911" w:author="易呈翔" w:date="2026-08-20T17:28:3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12" w:author="易呈翔" w:date="2026-08-20T17:29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物资编码描述</w:t>
              </w:r>
            </w:ins>
          </w:p>
        </w:tc>
      </w:tr>
      <w:tr w14:paraId="2FD48D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913" w:author="易呈翔" w:date="2026-08-18T16:04:37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B6A0C32">
            <w:pPr>
              <w:jc w:val="left"/>
              <w:rPr>
                <w:ins w:id="914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15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合格品库存信息(qualifiedStockList)</w:t>
              </w:r>
            </w:ins>
          </w:p>
        </w:tc>
      </w:tr>
      <w:tr w14:paraId="76556E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916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2B28B3">
            <w:pPr>
              <w:jc w:val="both"/>
              <w:rPr>
                <w:ins w:id="917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18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B0D346">
            <w:pPr>
              <w:jc w:val="both"/>
              <w:rPr>
                <w:ins w:id="919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20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equipCode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4BD3E55">
            <w:pPr>
              <w:jc w:val="both"/>
              <w:rPr>
                <w:ins w:id="921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22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B3CE8FE">
            <w:pPr>
              <w:jc w:val="both"/>
              <w:rPr>
                <w:ins w:id="923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24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E5B72F5">
            <w:pPr>
              <w:jc w:val="both"/>
              <w:rPr>
                <w:ins w:id="925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26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</w:t>
              </w:r>
            </w:ins>
          </w:p>
        </w:tc>
      </w:tr>
      <w:tr w14:paraId="7870A7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927" w:author="易呈翔" w:date="2026-08-18T16:10:1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F03F4C">
            <w:pPr>
              <w:jc w:val="left"/>
              <w:rPr>
                <w:ins w:id="928" w:author="易呈翔" w:date="2026-08-18T16:10:1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29" w:author="易呈翔" w:date="2026-08-18T16:10:1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设备类型码大码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4E977B">
            <w:pPr>
              <w:jc w:val="left"/>
              <w:rPr>
                <w:ins w:id="930" w:author="易呈翔" w:date="2026-08-18T16:10:1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31" w:author="易呈翔" w:date="2026-08-18T16:10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pEquipCode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F6E0B87">
            <w:pPr>
              <w:jc w:val="left"/>
              <w:rPr>
                <w:ins w:id="932" w:author="易呈翔" w:date="2026-08-18T16:10:1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33" w:author="易呈翔" w:date="2026-08-18T16:10:1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D19DD77">
            <w:pPr>
              <w:jc w:val="left"/>
              <w:rPr>
                <w:ins w:id="934" w:author="易呈翔" w:date="2026-08-18T16:10:1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4DA08C2">
            <w:pPr>
              <w:jc w:val="left"/>
              <w:rPr>
                <w:ins w:id="935" w:author="易呈翔" w:date="2026-08-18T16:10:1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36" w:author="易呈翔" w:date="2026-08-18T16:10:1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设备类型码大码</w:t>
              </w:r>
            </w:ins>
          </w:p>
        </w:tc>
      </w:tr>
      <w:tr w14:paraId="7E28F7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937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99A7838">
            <w:pPr>
              <w:jc w:val="both"/>
              <w:rPr>
                <w:ins w:id="938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39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安全库存数量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8F36E2E">
            <w:pPr>
              <w:jc w:val="both"/>
              <w:rPr>
                <w:ins w:id="940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41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lowerLimitQty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A8E9E7C">
            <w:pPr>
              <w:jc w:val="both"/>
              <w:rPr>
                <w:ins w:id="942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43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A1038C2">
            <w:pPr>
              <w:jc w:val="both"/>
              <w:rPr>
                <w:ins w:id="944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45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9041492">
            <w:pPr>
              <w:jc w:val="both"/>
              <w:rPr>
                <w:ins w:id="946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47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安全库存，取值为储备定额下限</w:t>
              </w:r>
            </w:ins>
          </w:p>
        </w:tc>
      </w:tr>
      <w:tr w14:paraId="406DD6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948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6308DEC">
            <w:pPr>
              <w:jc w:val="both"/>
              <w:rPr>
                <w:ins w:id="949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50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合格在库设备数量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4ABFBA8">
            <w:pPr>
              <w:jc w:val="both"/>
              <w:rPr>
                <w:ins w:id="951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52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qualifiedQty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A79CFFE">
            <w:pPr>
              <w:jc w:val="both"/>
              <w:rPr>
                <w:ins w:id="953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54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B77C438">
            <w:pPr>
              <w:jc w:val="both"/>
              <w:rPr>
                <w:ins w:id="955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56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BBA22A9">
            <w:pPr>
              <w:jc w:val="both"/>
              <w:rPr>
                <w:ins w:id="957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58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合格品库存</w:t>
              </w:r>
            </w:ins>
          </w:p>
        </w:tc>
      </w:tr>
      <w:tr w14:paraId="5B6C07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959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43C7E71">
            <w:pPr>
              <w:jc w:val="both"/>
              <w:rPr>
                <w:ins w:id="960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61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合格在库锁表数量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3DA337E">
            <w:pPr>
              <w:jc w:val="both"/>
              <w:rPr>
                <w:ins w:id="962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63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distLockQty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6258646">
            <w:pPr>
              <w:jc w:val="both"/>
              <w:rPr>
                <w:ins w:id="964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65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4021112">
            <w:pPr>
              <w:jc w:val="both"/>
              <w:rPr>
                <w:ins w:id="966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67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2A8C0DC">
            <w:pPr>
              <w:jc w:val="both"/>
              <w:rPr>
                <w:ins w:id="968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69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未配送库存</w:t>
              </w:r>
            </w:ins>
          </w:p>
        </w:tc>
      </w:tr>
      <w:tr w14:paraId="30601D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970" w:author="易呈翔" w:date="2026-08-18T16:04:37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3FA66F9">
            <w:pPr>
              <w:jc w:val="left"/>
              <w:rPr>
                <w:ins w:id="971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72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非合格品库存信息(unqualifiedStockList)</w:t>
              </w:r>
            </w:ins>
          </w:p>
        </w:tc>
      </w:tr>
      <w:tr w14:paraId="68C54D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973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7E5456">
            <w:pPr>
              <w:jc w:val="both"/>
              <w:rPr>
                <w:ins w:id="974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75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A17570">
            <w:pPr>
              <w:jc w:val="both"/>
              <w:rPr>
                <w:ins w:id="976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77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equipCode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72DE6B7">
            <w:pPr>
              <w:jc w:val="both"/>
              <w:rPr>
                <w:ins w:id="978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79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B5C0CF3">
            <w:pPr>
              <w:jc w:val="both"/>
              <w:rPr>
                <w:ins w:id="980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81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F9175FB">
            <w:pPr>
              <w:jc w:val="both"/>
              <w:rPr>
                <w:ins w:id="982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83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</w:t>
              </w:r>
            </w:ins>
          </w:p>
        </w:tc>
      </w:tr>
      <w:tr w14:paraId="4A4879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984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BC4BB80">
            <w:pPr>
              <w:jc w:val="left"/>
              <w:rPr>
                <w:ins w:id="985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86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到货批次号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6C0EBAD">
            <w:pPr>
              <w:jc w:val="left"/>
              <w:rPr>
                <w:ins w:id="987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88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arriveBatchNo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95F062C">
            <w:pPr>
              <w:jc w:val="left"/>
              <w:rPr>
                <w:ins w:id="989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90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6F79CA3">
            <w:pPr>
              <w:jc w:val="left"/>
              <w:rPr>
                <w:ins w:id="991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92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3E291A1">
            <w:pPr>
              <w:jc w:val="left"/>
              <w:rPr>
                <w:ins w:id="993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94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到货批次号</w:t>
              </w:r>
            </w:ins>
          </w:p>
        </w:tc>
      </w:tr>
      <w:tr w14:paraId="7C86D4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995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D31E280">
            <w:pPr>
              <w:jc w:val="left"/>
              <w:rPr>
                <w:ins w:id="996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997" w:author="易呈翔" w:date="2026-08-18T16:11:0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非</w:t>
              </w:r>
            </w:ins>
            <w:ins w:id="998" w:author="易呈翔" w:date="2026-08-18T16:11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合格</w:t>
              </w:r>
            </w:ins>
            <w:ins w:id="999" w:author="易呈翔" w:date="2026-08-18T16:11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在库</w:t>
              </w:r>
            </w:ins>
            <w:ins w:id="1000" w:author="易呈翔" w:date="2026-08-18T16:11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库存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4337030">
            <w:pPr>
              <w:jc w:val="left"/>
              <w:rPr>
                <w:ins w:id="1001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02" w:author="易呈翔" w:date="2026-08-18T21:00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u</w:t>
              </w:r>
            </w:ins>
            <w:ins w:id="1003" w:author="易呈翔" w:date="2026-08-18T21:00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</w:t>
              </w:r>
            </w:ins>
            <w:ins w:id="1004" w:author="易呈翔" w:date="2026-08-18T16:11:2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qualifiedQty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FE877FD">
            <w:pPr>
              <w:jc w:val="left"/>
              <w:rPr>
                <w:ins w:id="1005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06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A8D437C">
            <w:pPr>
              <w:jc w:val="left"/>
              <w:rPr>
                <w:ins w:id="1007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08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81C5832">
            <w:pPr>
              <w:jc w:val="left"/>
              <w:rPr>
                <w:ins w:id="1009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10" w:author="易呈翔" w:date="2026-08-18T16:11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非合格在库库存</w:t>
              </w:r>
            </w:ins>
          </w:p>
        </w:tc>
      </w:tr>
      <w:tr w14:paraId="197B36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011" w:author="易呈翔" w:date="2026-08-18T16:11:37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B7E51C9">
            <w:pPr>
              <w:jc w:val="left"/>
              <w:rPr>
                <w:ins w:id="1012" w:author="易呈翔" w:date="2026-08-18T16:11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13" w:author="易呈翔" w:date="2026-08-18T16:12:0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订单</w:t>
              </w:r>
            </w:ins>
            <w:ins w:id="1014" w:author="易呈翔" w:date="2026-08-18T16:12:0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合同</w:t>
              </w:r>
            </w:ins>
            <w:ins w:id="1015" w:author="易呈翔" w:date="2026-08-18T16:12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清单</w:t>
              </w:r>
            </w:ins>
            <w:ins w:id="1016" w:author="易呈翔" w:date="2026-08-18T16:11:5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(</w:t>
              </w:r>
            </w:ins>
            <w:ins w:id="1017" w:author="易呈翔" w:date="2026-08-18T16:12:4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or</w:t>
              </w:r>
            </w:ins>
            <w:ins w:id="1018" w:author="易呈翔" w:date="2026-08-18T16:12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der</w:t>
              </w:r>
            </w:ins>
            <w:ins w:id="1019" w:author="易呈翔" w:date="2026-08-18T16:12:4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C</w:t>
              </w:r>
            </w:ins>
            <w:ins w:id="1020" w:author="易呈翔" w:date="2026-08-18T16:12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o</w:t>
              </w:r>
            </w:ins>
            <w:ins w:id="1021" w:author="易呈翔" w:date="2026-08-18T16:12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</w:t>
              </w:r>
            </w:ins>
            <w:ins w:id="1022" w:author="易呈翔" w:date="2026-08-18T16:12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</w:t>
              </w:r>
            </w:ins>
            <w:ins w:id="1023" w:author="易呈翔" w:date="2026-08-18T16:12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rac</w:t>
              </w:r>
            </w:ins>
            <w:ins w:id="1024" w:author="易呈翔" w:date="2026-08-18T16:12:5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</w:t>
              </w:r>
            </w:ins>
            <w:ins w:id="1025" w:author="易呈翔" w:date="2026-08-18T16:12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</w:t>
              </w:r>
            </w:ins>
            <w:ins w:id="1026" w:author="易呈翔" w:date="2026-08-18T16:12:5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et</w:t>
              </w:r>
            </w:ins>
            <w:ins w:id="1027" w:author="易呈翔" w:date="2026-08-18T16:11:5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List)</w:t>
              </w:r>
            </w:ins>
          </w:p>
        </w:tc>
      </w:tr>
      <w:tr w14:paraId="39AE32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028" w:author="易呈翔" w:date="2026-08-18T16:11:4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78F7E47">
            <w:pPr>
              <w:jc w:val="left"/>
              <w:rPr>
                <w:ins w:id="1029" w:author="易呈翔" w:date="2026-08-18T16:11:4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30" w:author="易呈翔" w:date="2026-08-18T16:21:4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合同明细标识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8FAE787">
            <w:pPr>
              <w:jc w:val="left"/>
              <w:rPr>
                <w:ins w:id="1031" w:author="易呈翔" w:date="2026-08-18T16:11:4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32" w:author="易呈翔" w:date="2026-08-18T16:55:5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contractDetId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BF93F93">
            <w:pPr>
              <w:jc w:val="left"/>
              <w:rPr>
                <w:ins w:id="1033" w:author="易呈翔" w:date="2026-08-18T16:11:4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34" w:author="易呈翔" w:date="2026-08-18T16:26:21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56FBA0B">
            <w:pPr>
              <w:jc w:val="left"/>
              <w:rPr>
                <w:ins w:id="1035" w:author="易呈翔" w:date="2026-08-18T16:11:4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36" w:author="易呈翔" w:date="2026-08-18T16:56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F08461">
            <w:pPr>
              <w:jc w:val="left"/>
              <w:rPr>
                <w:ins w:id="1037" w:author="易呈翔" w:date="2026-08-18T16:11:4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38" w:author="易呈翔" w:date="2026-08-18T16:56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合同明细标识</w:t>
              </w:r>
            </w:ins>
          </w:p>
        </w:tc>
      </w:tr>
      <w:tr w14:paraId="15265A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039" w:author="易呈翔" w:date="2026-08-18T16:21:1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63CB253">
            <w:pPr>
              <w:jc w:val="left"/>
              <w:rPr>
                <w:ins w:id="1040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41" w:author="易呈翔" w:date="2026-08-18T16:21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合同标识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12F1D07">
            <w:pPr>
              <w:jc w:val="left"/>
              <w:rPr>
                <w:ins w:id="1042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43" w:author="易呈翔" w:date="2026-08-18T16:55:5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contractId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65E4131">
            <w:pPr>
              <w:jc w:val="left"/>
              <w:rPr>
                <w:ins w:id="1044" w:author="易呈翔" w:date="2026-08-18T16:21:1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45" w:author="易呈翔" w:date="2026-08-18T16:26:22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E581824">
            <w:pPr>
              <w:jc w:val="left"/>
              <w:rPr>
                <w:ins w:id="1046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47" w:author="易呈翔" w:date="2026-08-18T16:56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32EF4DA">
            <w:pPr>
              <w:jc w:val="left"/>
              <w:rPr>
                <w:ins w:id="1048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49" w:author="易呈翔" w:date="2026-08-18T16:56:5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合同标识</w:t>
              </w:r>
            </w:ins>
          </w:p>
        </w:tc>
      </w:tr>
      <w:tr w14:paraId="11B4B5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050" w:author="易呈翔" w:date="2026-08-18T16:21:1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8D18F8F">
            <w:pPr>
              <w:jc w:val="left"/>
              <w:rPr>
                <w:ins w:id="1051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52" w:author="易呈翔" w:date="2026-08-18T16:21:5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设备类别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5519471">
            <w:pPr>
              <w:jc w:val="left"/>
              <w:rPr>
                <w:ins w:id="1053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54" w:author="易呈翔" w:date="2026-08-18T16:55:5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equipCateg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7F5680C">
            <w:pPr>
              <w:jc w:val="left"/>
              <w:rPr>
                <w:ins w:id="1055" w:author="易呈翔" w:date="2026-08-18T16:21:1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56" w:author="易呈翔" w:date="2026-08-18T16:26:33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8B75DFC">
            <w:pPr>
              <w:jc w:val="left"/>
              <w:rPr>
                <w:ins w:id="1057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58" w:author="易呈翔" w:date="2026-08-18T16:56:2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BEE44FB">
            <w:pPr>
              <w:jc w:val="left"/>
              <w:rPr>
                <w:ins w:id="1059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60" w:author="易呈翔" w:date="2026-08-18T16:56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设备类别</w:t>
              </w:r>
            </w:ins>
          </w:p>
        </w:tc>
      </w:tr>
      <w:tr w14:paraId="383165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061" w:author="易呈翔" w:date="2026-08-18T16:21:1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141ECE2">
            <w:pPr>
              <w:jc w:val="left"/>
              <w:rPr>
                <w:ins w:id="1062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63" w:author="易呈翔" w:date="2026-08-18T16:22:0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设备分类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0A593E2">
            <w:pPr>
              <w:jc w:val="left"/>
              <w:rPr>
                <w:ins w:id="1064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65" w:author="易呈翔" w:date="2026-08-18T16:55:5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equipCls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8FC9A89">
            <w:pPr>
              <w:jc w:val="left"/>
              <w:rPr>
                <w:ins w:id="1066" w:author="易呈翔" w:date="2026-08-18T16:21:1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67" w:author="易呈翔" w:date="2026-08-18T16:26:38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B095E37">
            <w:pPr>
              <w:jc w:val="left"/>
              <w:rPr>
                <w:ins w:id="1068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69" w:author="易呈翔" w:date="2026-08-18T16:56:2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7B9A5AA">
            <w:pPr>
              <w:jc w:val="left"/>
              <w:rPr>
                <w:ins w:id="1070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71" w:author="易呈翔" w:date="2026-08-18T16:56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设备分类</w:t>
              </w:r>
            </w:ins>
          </w:p>
        </w:tc>
      </w:tr>
      <w:tr w14:paraId="467308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072" w:author="易呈翔" w:date="2026-08-18T16:21:1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48F3D34">
            <w:pPr>
              <w:jc w:val="left"/>
              <w:rPr>
                <w:ins w:id="1073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74" w:author="易呈翔" w:date="2026-08-18T16:22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物资编码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0A5223">
            <w:pPr>
              <w:jc w:val="left"/>
              <w:rPr>
                <w:ins w:id="1075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76" w:author="易呈翔" w:date="2026-08-18T16:55:5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materialNo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0C91BD3">
            <w:pPr>
              <w:jc w:val="left"/>
              <w:rPr>
                <w:ins w:id="1077" w:author="易呈翔" w:date="2026-08-18T16:21:1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78" w:author="易呈翔" w:date="2026-08-18T16:26:46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859881C">
            <w:pPr>
              <w:jc w:val="left"/>
              <w:rPr>
                <w:ins w:id="1079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80" w:author="易呈翔" w:date="2026-08-18T16:56:2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60756E6">
            <w:pPr>
              <w:jc w:val="left"/>
              <w:rPr>
                <w:ins w:id="1081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82" w:author="易呈翔" w:date="2026-08-18T16:56:5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物资编码</w:t>
              </w:r>
            </w:ins>
          </w:p>
        </w:tc>
      </w:tr>
      <w:tr w14:paraId="3E6245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083" w:author="易呈翔" w:date="2026-08-18T16:21:1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E409F9E">
            <w:pPr>
              <w:jc w:val="left"/>
              <w:rPr>
                <w:ins w:id="1084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85" w:author="易呈翔" w:date="2026-08-18T16:22:1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合同数量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9505875">
            <w:pPr>
              <w:jc w:val="left"/>
              <w:rPr>
                <w:ins w:id="1086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87" w:author="易呈翔" w:date="2026-08-18T16:55:5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purchaseQty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8ADC55A">
            <w:pPr>
              <w:jc w:val="left"/>
              <w:rPr>
                <w:ins w:id="1088" w:author="易呈翔" w:date="2026-08-18T16:21:1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89" w:author="易呈翔" w:date="2026-08-18T16:26:54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CF076F0">
            <w:pPr>
              <w:jc w:val="left"/>
              <w:rPr>
                <w:ins w:id="1090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91" w:author="易呈翔" w:date="2026-08-18T16:56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8441782">
            <w:pPr>
              <w:jc w:val="left"/>
              <w:rPr>
                <w:ins w:id="1092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93" w:author="易呈翔" w:date="2026-08-18T16:57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合同数量</w:t>
              </w:r>
            </w:ins>
          </w:p>
        </w:tc>
      </w:tr>
      <w:tr w14:paraId="0B2A44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094" w:author="易呈翔" w:date="2026-08-18T16:21:1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7310EC7">
            <w:pPr>
              <w:jc w:val="left"/>
              <w:rPr>
                <w:ins w:id="1095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96" w:author="易呈翔" w:date="2026-08-18T16:22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已到货数量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B92C859">
            <w:pPr>
              <w:jc w:val="left"/>
              <w:rPr>
                <w:ins w:id="1097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098" w:author="易呈翔" w:date="2026-08-18T16:55:5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arriveQty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C09B754">
            <w:pPr>
              <w:jc w:val="left"/>
              <w:rPr>
                <w:ins w:id="1099" w:author="易呈翔" w:date="2026-08-18T16:21:1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00" w:author="易呈翔" w:date="2026-08-18T16:54:42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31EF669">
            <w:pPr>
              <w:jc w:val="left"/>
              <w:rPr>
                <w:ins w:id="1101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02" w:author="易呈翔" w:date="2026-08-18T16:56:2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B21B95E">
            <w:pPr>
              <w:jc w:val="left"/>
              <w:rPr>
                <w:ins w:id="1103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04" w:author="易呈翔" w:date="2026-08-18T16:57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已到货数量</w:t>
              </w:r>
            </w:ins>
          </w:p>
        </w:tc>
      </w:tr>
      <w:tr w14:paraId="17BDF5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105" w:author="易呈翔" w:date="2026-08-18T16:21:1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C98E8C6">
            <w:pPr>
              <w:jc w:val="left"/>
              <w:rPr>
                <w:ins w:id="1106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07" w:author="易呈翔" w:date="2026-08-18T16:22:3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供应商编号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0F7794F">
            <w:pPr>
              <w:jc w:val="left"/>
              <w:rPr>
                <w:ins w:id="1108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09" w:author="易呈翔" w:date="2026-08-18T16:55:5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supplierNo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0184691">
            <w:pPr>
              <w:jc w:val="left"/>
              <w:rPr>
                <w:ins w:id="1110" w:author="易呈翔" w:date="2026-08-18T16:21:1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11" w:author="易呈翔" w:date="2026-08-18T16:54:51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7DF9DF3">
            <w:pPr>
              <w:jc w:val="left"/>
              <w:rPr>
                <w:ins w:id="1112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13" w:author="易呈翔" w:date="2026-08-18T16:56:2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47CD1E9">
            <w:pPr>
              <w:jc w:val="left"/>
              <w:rPr>
                <w:ins w:id="1114" w:author="易呈翔" w:date="2026-08-18T16:21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15" w:author="易呈翔" w:date="2026-08-18T16:57:0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供应商编号</w:t>
              </w:r>
            </w:ins>
          </w:p>
        </w:tc>
      </w:tr>
      <w:tr w14:paraId="540720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116" w:author="易呈翔" w:date="2026-08-20T17:12:56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617E24C">
            <w:pPr>
              <w:jc w:val="left"/>
              <w:rPr>
                <w:ins w:id="1117" w:author="易呈翔" w:date="2026-08-20T17:12:56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18" w:author="易呈翔" w:date="2026-08-20T17:13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供应商</w:t>
              </w:r>
            </w:ins>
            <w:ins w:id="1119" w:author="易呈翔" w:date="2026-08-20T17:13:0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名称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D120903">
            <w:pPr>
              <w:jc w:val="left"/>
              <w:rPr>
                <w:ins w:id="1120" w:author="易呈翔" w:date="2026-08-20T17:12:56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21" w:author="易呈翔" w:date="2026-08-20T17:13:0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supplierN</w:t>
              </w:r>
            </w:ins>
            <w:ins w:id="1122" w:author="易呈翔" w:date="2026-08-20T17:13:0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EAA652E">
            <w:pPr>
              <w:jc w:val="left"/>
              <w:rPr>
                <w:ins w:id="1123" w:author="易呈翔" w:date="2026-08-20T17:12:56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ins w:id="1124" w:author="易呈翔" w:date="2026-08-20T17:13:12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VARCHAR2(</w:t>
              </w:r>
            </w:ins>
            <w:ins w:id="1125" w:author="易呈翔" w:date="2026-08-20T17:13:1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25</w:t>
              </w:r>
            </w:ins>
            <w:ins w:id="1126" w:author="易呈翔" w:date="2026-08-20T17:13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6</w:t>
              </w:r>
            </w:ins>
            <w:ins w:id="1127" w:author="易呈翔" w:date="2026-08-20T17:13:12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2817186">
            <w:pPr>
              <w:jc w:val="left"/>
              <w:rPr>
                <w:ins w:id="1128" w:author="易呈翔" w:date="2026-08-20T17:12:56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29" w:author="易呈翔" w:date="2026-08-20T17:13:2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7E7DE0E">
            <w:pPr>
              <w:jc w:val="left"/>
              <w:rPr>
                <w:ins w:id="1130" w:author="易呈翔" w:date="2026-08-20T17:12:56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31" w:author="易呈翔" w:date="2026-08-20T17:13:2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供应商名称</w:t>
              </w:r>
            </w:ins>
          </w:p>
        </w:tc>
      </w:tr>
      <w:tr w14:paraId="07F1F1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132" w:author="易呈翔" w:date="2026-08-18T16:57:43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A10B53E">
            <w:pPr>
              <w:jc w:val="left"/>
              <w:rPr>
                <w:ins w:id="1133" w:author="易呈翔" w:date="2026-08-18T16:57:43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34" w:author="易呈翔" w:date="2026-08-18T16:57:5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已</w:t>
              </w:r>
            </w:ins>
            <w:ins w:id="1135" w:author="易呈翔" w:date="2026-08-18T16:58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供货</w:t>
              </w:r>
            </w:ins>
            <w:ins w:id="1136" w:author="易呈翔" w:date="2026-08-18T16:58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通知</w:t>
              </w:r>
            </w:ins>
            <w:ins w:id="1137" w:author="易呈翔" w:date="2026-08-18T16:58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物资</w:t>
              </w:r>
            </w:ins>
            <w:ins w:id="1138" w:author="易呈翔" w:date="2026-08-18T16:57:4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(</w:t>
              </w:r>
            </w:ins>
            <w:ins w:id="1139" w:author="易呈翔" w:date="2026-08-18T16:59:1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supp</w:t>
              </w:r>
            </w:ins>
            <w:ins w:id="1140" w:author="易呈翔" w:date="2026-08-18T16:59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</w:t>
              </w:r>
            </w:ins>
            <w:ins w:id="1141" w:author="易呈翔" w:date="2026-08-18T16:59:1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y</w:t>
              </w:r>
            </w:ins>
            <w:ins w:id="1142" w:author="易呈翔" w:date="2026-08-18T16:59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</w:t>
              </w:r>
            </w:ins>
            <w:ins w:id="1143" w:author="易呈翔" w:date="2026-08-18T16:5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o</w:t>
              </w:r>
            </w:ins>
            <w:ins w:id="1144" w:author="易呈翔" w:date="2026-08-18T16:59:2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tic</w:t>
              </w:r>
            </w:ins>
            <w:ins w:id="1145" w:author="易呈翔" w:date="2026-08-18T16:59:2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</w:t>
              </w:r>
            </w:ins>
            <w:ins w:id="1146" w:author="易呈翔" w:date="2026-08-18T16:57:4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DetList)</w:t>
              </w:r>
            </w:ins>
          </w:p>
        </w:tc>
      </w:tr>
      <w:tr w14:paraId="722E10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147" w:author="易呈翔" w:date="2026-08-18T16:57:3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4F21985">
            <w:pPr>
              <w:jc w:val="left"/>
              <w:rPr>
                <w:ins w:id="1148" w:author="易呈翔" w:date="2026-08-18T16:57:3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49" w:author="易呈翔" w:date="2026-08-18T17:01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供货通知明细标识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E1E87E7">
            <w:pPr>
              <w:jc w:val="left"/>
              <w:rPr>
                <w:ins w:id="1150" w:author="易呈翔" w:date="2026-08-18T16:57:38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151" w:author="易呈翔" w:date="2026-08-18T17:08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supplyNoticeDetId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C1B6C65">
            <w:pPr>
              <w:jc w:val="left"/>
              <w:rPr>
                <w:ins w:id="1152" w:author="易呈翔" w:date="2026-08-18T16:57:38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ins w:id="1153" w:author="易呈翔" w:date="2026-08-18T17:04:27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CABBEB">
            <w:pPr>
              <w:jc w:val="left"/>
              <w:rPr>
                <w:ins w:id="1154" w:author="易呈翔" w:date="2026-08-18T16:57:3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55" w:author="易呈翔" w:date="2026-08-18T17:08:4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37AC406">
            <w:pPr>
              <w:jc w:val="left"/>
              <w:rPr>
                <w:ins w:id="1156" w:author="易呈翔" w:date="2026-08-18T16:57:3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57" w:author="易呈翔" w:date="2026-08-18T17:09:1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供货通知明细标识</w:t>
              </w:r>
            </w:ins>
          </w:p>
        </w:tc>
      </w:tr>
      <w:tr w14:paraId="16FD40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158" w:author="易呈翔" w:date="2026-08-18T17:01:1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EEE0221">
            <w:pPr>
              <w:jc w:val="left"/>
              <w:rPr>
                <w:ins w:id="1159" w:author="易呈翔" w:date="2026-08-18T17:01:1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60" w:author="易呈翔" w:date="2026-08-18T17:04:58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供货通知标识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876F2B7">
            <w:pPr>
              <w:jc w:val="left"/>
              <w:rPr>
                <w:ins w:id="1161" w:author="易呈翔" w:date="2026-08-18T17:01:18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162" w:author="易呈翔" w:date="2026-08-18T17:08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supplyNoticeId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F2C2C28">
            <w:pPr>
              <w:jc w:val="left"/>
              <w:rPr>
                <w:ins w:id="1163" w:author="易呈翔" w:date="2026-08-18T17:01:18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ins w:id="1164" w:author="易呈翔" w:date="2026-08-18T17:05:42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EB2F49D">
            <w:pPr>
              <w:jc w:val="left"/>
              <w:rPr>
                <w:ins w:id="1165" w:author="易呈翔" w:date="2026-08-18T17:01:1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66" w:author="易呈翔" w:date="2026-08-18T17:08:4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8CD84DD">
            <w:pPr>
              <w:jc w:val="left"/>
              <w:rPr>
                <w:ins w:id="1167" w:author="易呈翔" w:date="2026-08-18T17:01:1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68" w:author="易呈翔" w:date="2026-08-18T17:09:23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供货通知标识</w:t>
              </w:r>
            </w:ins>
          </w:p>
        </w:tc>
      </w:tr>
      <w:tr w14:paraId="0325B5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169" w:author="易呈翔" w:date="2026-08-18T17:01:1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E20E777">
            <w:pPr>
              <w:jc w:val="left"/>
              <w:rPr>
                <w:ins w:id="1170" w:author="易呈翔" w:date="2026-08-18T17:01:1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71" w:author="易呈翔" w:date="2026-08-18T17:01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供应商编号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54E9FDA">
            <w:pPr>
              <w:jc w:val="left"/>
              <w:rPr>
                <w:ins w:id="1172" w:author="易呈翔" w:date="2026-08-18T17:01:18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173" w:author="易呈翔" w:date="2026-08-18T17:08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supplierNo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9D3135C">
            <w:pPr>
              <w:jc w:val="left"/>
              <w:rPr>
                <w:ins w:id="1174" w:author="易呈翔" w:date="2026-08-18T17:01:18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ins w:id="1175" w:author="易呈翔" w:date="2026-08-18T17:05:39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619E64B">
            <w:pPr>
              <w:jc w:val="left"/>
              <w:rPr>
                <w:ins w:id="1176" w:author="易呈翔" w:date="2026-08-18T17:01:1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77" w:author="易呈翔" w:date="2026-08-18T17:08:4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FAB052F">
            <w:pPr>
              <w:jc w:val="left"/>
              <w:rPr>
                <w:ins w:id="1178" w:author="易呈翔" w:date="2026-08-18T17:01:1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79" w:author="易呈翔" w:date="2026-08-18T17:09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供应商编号</w:t>
              </w:r>
            </w:ins>
          </w:p>
        </w:tc>
      </w:tr>
      <w:tr w14:paraId="0CEAFC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180" w:author="易呈翔" w:date="2026-08-18T16:57:3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138CA6D">
            <w:pPr>
              <w:jc w:val="left"/>
              <w:rPr>
                <w:ins w:id="1181" w:author="易呈翔" w:date="2026-08-18T16:57:3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82" w:author="易呈翔" w:date="2026-08-18T17:01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合同明细标识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074E139">
            <w:pPr>
              <w:jc w:val="left"/>
              <w:rPr>
                <w:ins w:id="1183" w:author="易呈翔" w:date="2026-08-18T16:57:38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184" w:author="易呈翔" w:date="2026-08-18T17:08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contractDetId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0D03185">
            <w:pPr>
              <w:jc w:val="left"/>
              <w:rPr>
                <w:ins w:id="1185" w:author="易呈翔" w:date="2026-08-18T16:57:38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ins w:id="1186" w:author="易呈翔" w:date="2026-08-18T17:05:52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0ACE39D">
            <w:pPr>
              <w:jc w:val="left"/>
              <w:rPr>
                <w:ins w:id="1187" w:author="易呈翔" w:date="2026-08-18T16:57:3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88" w:author="易呈翔" w:date="2026-08-18T17:08:4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ED78405">
            <w:pPr>
              <w:jc w:val="left"/>
              <w:rPr>
                <w:ins w:id="1189" w:author="易呈翔" w:date="2026-08-18T16:57:3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90" w:author="易呈翔" w:date="2026-08-18T17:09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合同明细标识</w:t>
              </w:r>
            </w:ins>
          </w:p>
        </w:tc>
      </w:tr>
      <w:tr w14:paraId="71139B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191" w:author="易呈翔" w:date="2026-08-18T16:57:3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85A2F45">
            <w:pPr>
              <w:jc w:val="left"/>
              <w:rPr>
                <w:ins w:id="1192" w:author="易呈翔" w:date="2026-08-18T16:57:3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93" w:author="易呈翔" w:date="2026-08-18T17:01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物资编码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28002F8">
            <w:pPr>
              <w:jc w:val="left"/>
              <w:rPr>
                <w:ins w:id="1194" w:author="易呈翔" w:date="2026-08-18T16:57:38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195" w:author="易呈翔" w:date="2026-08-18T17:08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materialNo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578ADE5">
            <w:pPr>
              <w:jc w:val="left"/>
              <w:rPr>
                <w:ins w:id="1196" w:author="易呈翔" w:date="2026-08-18T16:57:38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ins w:id="1197" w:author="易呈翔" w:date="2026-08-18T17:06:04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619AFAC">
            <w:pPr>
              <w:jc w:val="left"/>
              <w:rPr>
                <w:ins w:id="1198" w:author="易呈翔" w:date="2026-08-18T16:57:3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199" w:author="易呈翔" w:date="2026-08-18T17:08:4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8350E26">
            <w:pPr>
              <w:jc w:val="left"/>
              <w:rPr>
                <w:ins w:id="1200" w:author="易呈翔" w:date="2026-08-18T16:57:3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201" w:author="易呈翔" w:date="2026-08-18T17:09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物资编码</w:t>
              </w:r>
            </w:ins>
          </w:p>
        </w:tc>
      </w:tr>
      <w:tr w14:paraId="17B5C5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202" w:author="易呈翔" w:date="2026-08-18T16:57:3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68F5752">
            <w:pPr>
              <w:jc w:val="left"/>
              <w:rPr>
                <w:ins w:id="1203" w:author="易呈翔" w:date="2026-08-18T16:57:3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204" w:author="易呈翔" w:date="2026-08-18T17:01:3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0979555">
            <w:pPr>
              <w:jc w:val="left"/>
              <w:rPr>
                <w:ins w:id="1205" w:author="易呈翔" w:date="2026-08-18T16:57:38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206" w:author="易呈翔" w:date="2026-08-18T17:08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equipCode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D364C90">
            <w:pPr>
              <w:jc w:val="left"/>
              <w:rPr>
                <w:ins w:id="1207" w:author="易呈翔" w:date="2026-08-18T16:57:38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ins w:id="1208" w:author="易呈翔" w:date="2026-08-18T17:06:16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DC8AEAD">
            <w:pPr>
              <w:jc w:val="left"/>
              <w:rPr>
                <w:ins w:id="1209" w:author="易呈翔" w:date="2026-08-18T16:57:3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210" w:author="易呈翔" w:date="2026-08-18T17:08:4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2CCE8F7">
            <w:pPr>
              <w:jc w:val="left"/>
              <w:rPr>
                <w:ins w:id="1211" w:author="易呈翔" w:date="2026-08-18T16:57:3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212" w:author="易呈翔" w:date="2026-08-18T17:09:3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</w:t>
              </w:r>
            </w:ins>
          </w:p>
        </w:tc>
      </w:tr>
      <w:tr w14:paraId="04F436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213" w:author="易呈翔" w:date="2026-08-18T16:57:3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7086301">
            <w:pPr>
              <w:jc w:val="left"/>
              <w:rPr>
                <w:ins w:id="1214" w:author="易呈翔" w:date="2026-08-18T16:57:3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215" w:author="易呈翔" w:date="2026-08-18T17:01:3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供货数量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312222B">
            <w:pPr>
              <w:jc w:val="left"/>
              <w:rPr>
                <w:ins w:id="1216" w:author="易呈翔" w:date="2026-08-18T16:57:38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217" w:author="易呈翔" w:date="2026-08-18T17:08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supplyQty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0120115">
            <w:pPr>
              <w:jc w:val="left"/>
              <w:rPr>
                <w:ins w:id="1218" w:author="易呈翔" w:date="2026-08-18T16:57:38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ins w:id="1219" w:author="易呈翔" w:date="2026-08-18T17:06:31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62AEA73">
            <w:pPr>
              <w:jc w:val="left"/>
              <w:rPr>
                <w:ins w:id="1220" w:author="易呈翔" w:date="2026-08-18T16:57:3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221" w:author="易呈翔" w:date="2026-08-18T17:08:4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0568947">
            <w:pPr>
              <w:jc w:val="left"/>
              <w:rPr>
                <w:ins w:id="1222" w:author="易呈翔" w:date="2026-08-18T16:57:3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223" w:author="易呈翔" w:date="2026-08-18T17:09:4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供货数量</w:t>
              </w:r>
            </w:ins>
          </w:p>
        </w:tc>
      </w:tr>
      <w:tr w14:paraId="07FD79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224" w:author="易呈翔" w:date="2026-08-18T16:57:3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4E7DD40">
            <w:pPr>
              <w:jc w:val="left"/>
              <w:rPr>
                <w:ins w:id="1225" w:author="易呈翔" w:date="2026-08-18T16:57:3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226" w:author="易呈翔" w:date="2026-08-18T17:01:5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已入待检仓数量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EE6F81D">
            <w:pPr>
              <w:jc w:val="left"/>
              <w:rPr>
                <w:ins w:id="1227" w:author="易呈翔" w:date="2026-08-18T16:57:38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228" w:author="易呈翔" w:date="2026-08-18T17:08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inWhQty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9B9A856">
            <w:pPr>
              <w:jc w:val="left"/>
              <w:rPr>
                <w:ins w:id="1229" w:author="易呈翔" w:date="2026-08-18T16:57:38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ins w:id="1230" w:author="易呈翔" w:date="2026-08-18T17:06:49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D557CA8">
            <w:pPr>
              <w:jc w:val="left"/>
              <w:rPr>
                <w:ins w:id="1231" w:author="易呈翔" w:date="2026-08-18T16:57:3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232" w:author="易呈翔" w:date="2026-08-18T17:08:4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6C96FF7">
            <w:pPr>
              <w:jc w:val="left"/>
              <w:rPr>
                <w:ins w:id="1233" w:author="易呈翔" w:date="2026-08-18T16:57:3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234" w:author="易呈翔" w:date="2026-08-18T17:09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已入待检仓数量</w:t>
              </w:r>
            </w:ins>
            <w:ins w:id="1235" w:author="易呈翔" w:date="2026-08-18T17:10:2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,</w:t>
              </w:r>
            </w:ins>
            <w:ins w:id="1236" w:author="易呈翔" w:date="2026-08-18T17:10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用于</w:t>
              </w:r>
            </w:ins>
            <w:ins w:id="1237" w:author="易呈翔" w:date="2026-08-18T17:10:3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与</w:t>
              </w:r>
            </w:ins>
            <w:ins w:id="1238" w:author="易呈翔" w:date="2026-08-18T17:10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非</w:t>
              </w:r>
            </w:ins>
            <w:ins w:id="1239" w:author="易呈翔" w:date="2026-08-18T17:10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合格</w:t>
              </w:r>
            </w:ins>
            <w:ins w:id="1240" w:author="易呈翔" w:date="2026-08-18T17:10:4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品</w:t>
              </w:r>
            </w:ins>
            <w:ins w:id="1241" w:author="易呈翔" w:date="2026-08-18T17:10:4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库存</w:t>
              </w:r>
            </w:ins>
            <w:ins w:id="1242" w:author="易呈翔" w:date="2026-08-18T17:10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区分</w:t>
              </w:r>
            </w:ins>
            <w:ins w:id="1243" w:author="易呈翔" w:date="2026-08-18T17:11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，</w:t>
              </w:r>
            </w:ins>
            <w:ins w:id="1244" w:author="易呈翔" w:date="2026-08-18T17:11:1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供货</w:t>
              </w:r>
            </w:ins>
            <w:ins w:id="1245" w:author="易呈翔" w:date="2026-08-18T17:11:1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数量</w:t>
              </w:r>
            </w:ins>
            <w:ins w:id="1246" w:author="易呈翔" w:date="2026-08-18T17:11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-</w:t>
              </w:r>
            </w:ins>
            <w:ins w:id="1247" w:author="易呈翔" w:date="2026-08-18T17:11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已入待检仓数量</w:t>
              </w:r>
            </w:ins>
            <w:ins w:id="1248" w:author="易呈翔" w:date="2026-08-18T17:11:2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即为</w:t>
              </w:r>
            </w:ins>
            <w:ins w:id="1249" w:author="易呈翔" w:date="2026-08-18T17:34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待</w:t>
              </w:r>
            </w:ins>
            <w:ins w:id="1250" w:author="易呈翔" w:date="2026-08-18T17:34:2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到货</w:t>
              </w:r>
            </w:ins>
            <w:ins w:id="1251" w:author="易呈翔" w:date="2026-08-18T17:34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</w:p>
        </w:tc>
      </w:tr>
      <w:tr w14:paraId="7A6281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252" w:author="易呈翔" w:date="2026-08-18T16:57:3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73538E1">
            <w:pPr>
              <w:jc w:val="left"/>
              <w:rPr>
                <w:ins w:id="1253" w:author="易呈翔" w:date="2026-08-18T16:57:3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254" w:author="易呈翔" w:date="2026-08-18T17:02:0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要求到货日期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E68DDEC">
            <w:pPr>
              <w:jc w:val="left"/>
              <w:rPr>
                <w:ins w:id="1255" w:author="易呈翔" w:date="2026-08-18T16:57:38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256" w:author="易呈翔" w:date="2026-08-18T17:08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reqArriveDate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E85545E">
            <w:pPr>
              <w:jc w:val="left"/>
              <w:rPr>
                <w:ins w:id="1257" w:author="易呈翔" w:date="2026-08-18T16:57:38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ins w:id="1258" w:author="易呈翔" w:date="2026-08-18T17:07:1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9C263CE">
            <w:pPr>
              <w:jc w:val="left"/>
              <w:rPr>
                <w:ins w:id="1259" w:author="易呈翔" w:date="2026-08-18T16:57:3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260" w:author="易呈翔" w:date="2026-08-18T17:08:4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31FAAC1">
            <w:pPr>
              <w:jc w:val="left"/>
              <w:rPr>
                <w:ins w:id="1261" w:author="易呈翔" w:date="2026-08-18T16:57:3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262" w:author="易呈翔" w:date="2026-08-18T17:09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要求到货日期</w:t>
              </w:r>
            </w:ins>
          </w:p>
        </w:tc>
      </w:tr>
      <w:tr w14:paraId="026905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263" w:author="易呈翔" w:date="2026-08-18T18:43:41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00EBDF2">
            <w:pPr>
              <w:jc w:val="left"/>
              <w:rPr>
                <w:ins w:id="1264" w:author="易呈翔" w:date="2026-08-18T18:43:4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265" w:author="易呈翔" w:date="2026-08-18T18:43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供应商</w:t>
              </w:r>
            </w:ins>
            <w:ins w:id="1266" w:author="易呈翔" w:date="2026-08-18T19:02:5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配置</w:t>
              </w:r>
            </w:ins>
            <w:ins w:id="1267" w:author="易呈翔" w:date="2026-08-18T18:43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信息</w:t>
              </w:r>
            </w:ins>
            <w:ins w:id="1268" w:author="易呈翔" w:date="2026-08-18T18:43:4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(supp</w:t>
              </w:r>
            </w:ins>
            <w:ins w:id="1269" w:author="易呈翔" w:date="2026-08-18T18:45:4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lie</w:t>
              </w:r>
            </w:ins>
            <w:ins w:id="1270" w:author="易呈翔" w:date="2026-08-18T18:45:4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r</w:t>
              </w:r>
            </w:ins>
            <w:ins w:id="1271" w:author="易呈翔" w:date="2026-08-18T18:45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C</w:t>
              </w:r>
            </w:ins>
            <w:ins w:id="1272" w:author="易呈翔" w:date="2026-08-18T18:45:5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on</w:t>
              </w:r>
            </w:ins>
            <w:ins w:id="1273" w:author="易呈翔" w:date="2026-08-18T18:45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fig</w:t>
              </w:r>
            </w:ins>
            <w:ins w:id="1274" w:author="易呈翔" w:date="2026-08-18T18:43:4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List)</w:t>
              </w:r>
            </w:ins>
          </w:p>
        </w:tc>
      </w:tr>
      <w:tr w14:paraId="277396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275" w:author="易呈翔" w:date="2026-08-18T18:43:3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4E844F3">
            <w:pPr>
              <w:jc w:val="left"/>
              <w:rPr>
                <w:ins w:id="1276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277" w:author="易呈翔" w:date="2026-08-18T18:49:3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供应商编号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2AEB4DA">
            <w:pPr>
              <w:jc w:val="left"/>
              <w:rPr>
                <w:ins w:id="1278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279" w:author="易呈翔" w:date="2026-08-18T18:56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supplierNo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D18B8DC">
            <w:pPr>
              <w:jc w:val="left"/>
              <w:rPr>
                <w:ins w:id="1280" w:author="易呈翔" w:date="2026-08-18T18:43:3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281" w:author="易呈翔" w:date="2026-08-18T18:56:56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C3FA307">
            <w:pPr>
              <w:jc w:val="left"/>
              <w:rPr>
                <w:ins w:id="1282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283" w:author="易呈翔" w:date="2026-08-18T19:01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3CDEEB0">
            <w:pPr>
              <w:jc w:val="left"/>
              <w:rPr>
                <w:ins w:id="1284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285" w:author="易呈翔" w:date="2026-08-18T19:02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供应商编号</w:t>
              </w:r>
            </w:ins>
          </w:p>
        </w:tc>
      </w:tr>
      <w:tr w14:paraId="3F74B1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286" w:author="易呈翔" w:date="2026-08-18T18:43:3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0F9E72A">
            <w:pPr>
              <w:jc w:val="left"/>
              <w:rPr>
                <w:ins w:id="1287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288" w:author="易呈翔" w:date="2026-08-18T18:49:4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备货周期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9B0B1E7">
            <w:pPr>
              <w:jc w:val="left"/>
              <w:rPr>
                <w:ins w:id="1289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290" w:author="易呈翔" w:date="2026-08-18T18:56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stockCycle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F42B058">
            <w:pPr>
              <w:jc w:val="left"/>
              <w:rPr>
                <w:ins w:id="1291" w:author="易呈翔" w:date="2026-08-18T18:43:3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292" w:author="易呈翔" w:date="2026-08-18T18:57:45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1293" w:author="易呈翔" w:date="2026-08-18T18:58:3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4,</w:t>
              </w:r>
            </w:ins>
            <w:ins w:id="1294" w:author="易呈翔" w:date="2026-08-18T18:58:3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2</w:t>
              </w:r>
            </w:ins>
            <w:ins w:id="1295" w:author="易呈翔" w:date="2026-08-18T18:57:45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1B18977">
            <w:pPr>
              <w:jc w:val="left"/>
              <w:rPr>
                <w:ins w:id="1296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297" w:author="易呈翔" w:date="2026-08-18T19:01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ED8327E">
            <w:pPr>
              <w:jc w:val="left"/>
              <w:rPr>
                <w:ins w:id="1298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299" w:author="易呈翔" w:date="2026-08-18T19:02:0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备货周期</w:t>
              </w:r>
            </w:ins>
            <w:ins w:id="1300" w:author="易呈翔" w:date="2026-08-18T19:02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,单位：天</w:t>
              </w:r>
            </w:ins>
          </w:p>
        </w:tc>
      </w:tr>
      <w:tr w14:paraId="2ED015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301" w:author="易呈翔" w:date="2026-08-18T18:43:3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FC2AC8C">
            <w:pPr>
              <w:jc w:val="left"/>
              <w:rPr>
                <w:ins w:id="1302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303" w:author="易呈翔" w:date="2026-08-18T18:49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物流在途时间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2279197">
            <w:pPr>
              <w:jc w:val="left"/>
              <w:rPr>
                <w:ins w:id="1304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305" w:author="易呈翔" w:date="2026-08-18T18:56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transitTime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6529237">
            <w:pPr>
              <w:jc w:val="left"/>
              <w:rPr>
                <w:ins w:id="1306" w:author="易呈翔" w:date="2026-08-18T18:43:3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307" w:author="易呈翔" w:date="2026-08-18T18:58:37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1308" w:author="易呈翔" w:date="2026-08-18T18:58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4,2</w:t>
              </w:r>
            </w:ins>
            <w:ins w:id="1309" w:author="易呈翔" w:date="2026-08-18T18:58:37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265FD14">
            <w:pPr>
              <w:jc w:val="left"/>
              <w:rPr>
                <w:ins w:id="1310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311" w:author="易呈翔" w:date="2026-08-18T19:01:1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DA0031F">
            <w:pPr>
              <w:jc w:val="left"/>
              <w:rPr>
                <w:ins w:id="1312" w:author="易呈翔" w:date="2026-08-18T18:43:3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313" w:author="易呈翔" w:date="2026-08-18T19:01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物流在途时间</w:t>
              </w:r>
            </w:ins>
            <w:ins w:id="1314" w:author="易呈翔" w:date="2026-08-18T19:01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,</w:t>
              </w:r>
            </w:ins>
            <w:ins w:id="1315" w:author="易呈翔" w:date="2026-08-18T19:01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单位</w:t>
              </w:r>
            </w:ins>
            <w:ins w:id="1316" w:author="易呈翔" w:date="2026-08-18T19:01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：</w:t>
              </w:r>
            </w:ins>
            <w:ins w:id="1317" w:author="易呈翔" w:date="2026-08-18T19:01:5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天</w:t>
              </w:r>
            </w:ins>
          </w:p>
        </w:tc>
      </w:tr>
      <w:tr w14:paraId="230057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318" w:author="易呈翔" w:date="2026-08-18T18:43:3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D06584D">
            <w:pPr>
              <w:jc w:val="left"/>
              <w:rPr>
                <w:ins w:id="1319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320" w:author="易呈翔" w:date="2026-08-18T18:49:5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综合评分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B8A754F">
            <w:pPr>
              <w:jc w:val="left"/>
              <w:rPr>
                <w:ins w:id="1321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322" w:author="易呈翔" w:date="2026-08-18T18:56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overallScore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D7E550E">
            <w:pPr>
              <w:jc w:val="left"/>
              <w:rPr>
                <w:ins w:id="1323" w:author="易呈翔" w:date="2026-08-18T18:43:3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324" w:author="易呈翔" w:date="2026-08-18T18:58:39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1325" w:author="易呈翔" w:date="2026-08-18T18:58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5</w:t>
              </w:r>
            </w:ins>
            <w:ins w:id="1326" w:author="易呈翔" w:date="2026-08-18T18:58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,2</w:t>
              </w:r>
            </w:ins>
            <w:ins w:id="1327" w:author="易呈翔" w:date="2026-08-18T18:58:39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4393E04">
            <w:pPr>
              <w:jc w:val="left"/>
              <w:rPr>
                <w:ins w:id="1328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329" w:author="易呈翔" w:date="2026-08-18T19:01:1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A97A64E">
            <w:pPr>
              <w:jc w:val="left"/>
              <w:rPr>
                <w:ins w:id="1330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331" w:author="易呈翔" w:date="2026-08-18T19:01:4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综合评分</w:t>
              </w:r>
            </w:ins>
          </w:p>
        </w:tc>
      </w:tr>
      <w:tr w14:paraId="096018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332" w:author="易呈翔" w:date="2026-08-18T18:43:3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DB38131">
            <w:pPr>
              <w:jc w:val="left"/>
              <w:rPr>
                <w:ins w:id="1333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334" w:author="易呈翔" w:date="2026-08-18T18:50:0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每周最大到货次数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8A081A5">
            <w:pPr>
              <w:jc w:val="left"/>
              <w:rPr>
                <w:ins w:id="1335" w:author="易呈翔" w:date="2026-08-18T18:43:35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336" w:author="易呈翔" w:date="2026-08-18T18:56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weekMaxCount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320F12A">
            <w:pPr>
              <w:jc w:val="left"/>
              <w:rPr>
                <w:ins w:id="1337" w:author="易呈翔" w:date="2026-08-18T18:43:3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338" w:author="易呈翔" w:date="2026-08-18T18:57:14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1339" w:author="易呈翔" w:date="2026-08-18T18:57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2</w:t>
              </w:r>
            </w:ins>
            <w:ins w:id="1340" w:author="易呈翔" w:date="2026-08-18T18:57:14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BF640E6">
            <w:pPr>
              <w:jc w:val="left"/>
              <w:rPr>
                <w:ins w:id="1341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342" w:author="易呈翔" w:date="2026-08-18T19:01:1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91FF81C">
            <w:pPr>
              <w:jc w:val="left"/>
              <w:rPr>
                <w:ins w:id="1343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344" w:author="易呈翔" w:date="2026-08-18T19:01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同设备类型码每周最大到货次数</w:t>
              </w:r>
            </w:ins>
          </w:p>
        </w:tc>
      </w:tr>
      <w:tr w14:paraId="2377D7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345" w:author="易呈翔" w:date="2026-08-18T18:43:3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C533D09">
            <w:pPr>
              <w:jc w:val="left"/>
              <w:rPr>
                <w:ins w:id="1346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347" w:author="易呈翔" w:date="2026-08-18T18:50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每月最大到货次数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808936C">
            <w:pPr>
              <w:jc w:val="left"/>
              <w:rPr>
                <w:ins w:id="1348" w:author="易呈翔" w:date="2026-08-18T18:43:35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349" w:author="易呈翔" w:date="2026-08-18T18:56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monthMaxCount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10F0482">
            <w:pPr>
              <w:jc w:val="left"/>
              <w:rPr>
                <w:ins w:id="1350" w:author="易呈翔" w:date="2026-08-18T18:43:3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351" w:author="易呈翔" w:date="2026-08-18T18:57:29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1352" w:author="易呈翔" w:date="2026-08-18T18:57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2</w:t>
              </w:r>
            </w:ins>
            <w:ins w:id="1353" w:author="易呈翔" w:date="2026-08-18T18:57:29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C2DC7A">
            <w:pPr>
              <w:jc w:val="left"/>
              <w:rPr>
                <w:ins w:id="1354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355" w:author="易呈翔" w:date="2026-08-18T19:01:1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E7BB819">
            <w:pPr>
              <w:jc w:val="left"/>
              <w:rPr>
                <w:ins w:id="1356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357" w:author="易呈翔" w:date="2026-08-18T19:01:2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同设备类型码每月最大到货次数</w:t>
              </w:r>
            </w:ins>
          </w:p>
        </w:tc>
      </w:tr>
      <w:tr w14:paraId="51E3B3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358" w:author="易呈翔" w:date="2026-08-18T19:02:41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CF0847D">
            <w:pPr>
              <w:jc w:val="left"/>
              <w:rPr>
                <w:ins w:id="1359" w:author="易呈翔" w:date="2026-08-18T19:02:4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360" w:author="易呈翔" w:date="2026-08-18T19:03:2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库区</w:t>
              </w:r>
            </w:ins>
            <w:ins w:id="1361" w:author="易呈翔" w:date="2026-08-18T19:03:2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配置</w:t>
              </w:r>
            </w:ins>
            <w:ins w:id="1362" w:author="易呈翔" w:date="2026-08-18T19:02:4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信息(</w:t>
              </w:r>
            </w:ins>
            <w:ins w:id="1363" w:author="易呈翔" w:date="2026-08-18T19:03:3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wh</w:t>
              </w:r>
            </w:ins>
            <w:ins w:id="1364" w:author="易呈翔" w:date="2026-08-18T19:03:3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</w:t>
              </w:r>
            </w:ins>
            <w:ins w:id="1365" w:author="易呈翔" w:date="2026-08-18T19:03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re</w:t>
              </w:r>
            </w:ins>
            <w:ins w:id="1366" w:author="易呈翔" w:date="2026-08-18T19:03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</w:t>
              </w:r>
            </w:ins>
            <w:ins w:id="1367" w:author="易呈翔" w:date="2026-08-18T19:02:4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ConfigList)</w:t>
              </w:r>
            </w:ins>
          </w:p>
        </w:tc>
      </w:tr>
      <w:tr w14:paraId="735FF6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368" w:author="易呈翔" w:date="2026-08-20T16:54:0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64FB178">
            <w:pPr>
              <w:jc w:val="left"/>
              <w:rPr>
                <w:ins w:id="1369" w:author="易呈翔" w:date="2026-08-20T16:5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370" w:author="易呈翔" w:date="2026-08-20T16:54:4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库区标识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810D14C">
            <w:pPr>
              <w:jc w:val="left"/>
              <w:rPr>
                <w:ins w:id="1371" w:author="易呈翔" w:date="2026-08-20T16:54:01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372" w:author="易呈翔" w:date="2026-08-20T16:55:0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whArea</w:t>
              </w:r>
            </w:ins>
            <w:ins w:id="1373" w:author="易呈翔" w:date="2026-08-20T16:55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8F5658E">
            <w:pPr>
              <w:jc w:val="left"/>
              <w:rPr>
                <w:ins w:id="1374" w:author="易呈翔" w:date="2026-08-20T16:5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375" w:author="易呈翔" w:date="2026-08-20T16:54:4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57D7465">
            <w:pPr>
              <w:jc w:val="left"/>
              <w:rPr>
                <w:ins w:id="1376" w:author="易呈翔" w:date="2026-08-20T16:5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377" w:author="易呈翔" w:date="2026-08-20T16:54:5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7A653B2">
            <w:pPr>
              <w:jc w:val="left"/>
              <w:rPr>
                <w:ins w:id="1378" w:author="易呈翔" w:date="2026-08-20T16:54:0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379" w:author="易呈翔" w:date="2026-08-20T16:54:4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库区标识</w:t>
              </w:r>
            </w:ins>
          </w:p>
        </w:tc>
      </w:tr>
      <w:tr w14:paraId="54CF45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380" w:author="易呈翔" w:date="2026-08-18T18:43:3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B2C5AE4">
            <w:pPr>
              <w:jc w:val="left"/>
              <w:rPr>
                <w:ins w:id="1381" w:author="易呈翔" w:date="2026-08-18T18:43:3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382" w:author="易呈翔" w:date="2026-08-18T19:37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库区</w:t>
              </w:r>
            </w:ins>
            <w:ins w:id="1383" w:author="易呈翔" w:date="2026-08-18T19:37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名称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7D48F21">
            <w:pPr>
              <w:jc w:val="left"/>
              <w:rPr>
                <w:ins w:id="1384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385" w:author="易呈翔" w:date="2026-08-18T20:54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whAreaName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D525669">
            <w:pPr>
              <w:jc w:val="left"/>
              <w:rPr>
                <w:ins w:id="1386" w:author="易呈翔" w:date="2026-08-18T18:43:3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387" w:author="易呈翔" w:date="2026-08-18T20:55:5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5AFD4FD">
            <w:pPr>
              <w:jc w:val="left"/>
              <w:rPr>
                <w:ins w:id="1388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389" w:author="易呈翔" w:date="2026-08-18T20:57:4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BFE7BFD">
            <w:pPr>
              <w:jc w:val="left"/>
              <w:rPr>
                <w:ins w:id="1390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391" w:author="易呈翔" w:date="2026-08-18T20:59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库区名称</w:t>
              </w:r>
            </w:ins>
          </w:p>
        </w:tc>
      </w:tr>
      <w:tr w14:paraId="4A1AAA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392" w:author="易呈翔" w:date="2026-08-18T18:43:3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2003602">
            <w:pPr>
              <w:jc w:val="left"/>
              <w:rPr>
                <w:ins w:id="1393" w:author="易呈翔" w:date="2026-08-18T18:43:3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394" w:author="易呈翔" w:date="2026-08-18T19:13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库区</w:t>
              </w:r>
            </w:ins>
            <w:ins w:id="1395" w:author="易呈翔" w:date="2026-08-20T17:02:1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类型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EF3DCD6">
            <w:pPr>
              <w:jc w:val="left"/>
              <w:rPr>
                <w:ins w:id="1396" w:author="易呈翔" w:date="2026-08-18T18:43:35Z"/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397" w:author="易呈翔" w:date="2026-08-20T17:02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wh</w:t>
              </w:r>
            </w:ins>
            <w:ins w:id="1398" w:author="易呈翔" w:date="2026-08-20T17:02:0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Area</w:t>
              </w:r>
            </w:ins>
            <w:ins w:id="1399" w:author="易呈翔" w:date="2026-08-20T17:02:0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</w:t>
              </w:r>
            </w:ins>
            <w:ins w:id="1400" w:author="易呈翔" w:date="2026-08-20T17:02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ype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1D55A39">
            <w:pPr>
              <w:jc w:val="left"/>
              <w:rPr>
                <w:ins w:id="1401" w:author="易呈翔" w:date="2026-08-18T18:43:3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02" w:author="易呈翔" w:date="2026-08-18T20:57:18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07CEE54">
            <w:pPr>
              <w:jc w:val="left"/>
              <w:rPr>
                <w:ins w:id="1403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04" w:author="易呈翔" w:date="2026-08-18T20:57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17B91B2">
            <w:pPr>
              <w:jc w:val="left"/>
              <w:rPr>
                <w:ins w:id="1405" w:author="易呈翔" w:date="2026-08-18T18:43:3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06" w:author="易呈翔" w:date="2026-08-18T20:59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库区类型</w:t>
              </w:r>
            </w:ins>
            <w:ins w:id="1407" w:author="易呈翔" w:date="2026-08-20T17:02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，01</w:t>
              </w:r>
            </w:ins>
            <w:ins w:id="1408" w:author="易呈翔" w:date="2026-08-20T17:02:2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待检仓</w:t>
              </w:r>
            </w:ins>
            <w:ins w:id="1409" w:author="易呈翔" w:date="2026-08-20T17:02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配置</w:t>
              </w:r>
            </w:ins>
          </w:p>
        </w:tc>
      </w:tr>
      <w:tr w14:paraId="73854A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410" w:author="易呈翔" w:date="2026-08-18T18:43:3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9B8C6B5">
            <w:pPr>
              <w:jc w:val="left"/>
              <w:rPr>
                <w:ins w:id="1411" w:author="易呈翔" w:date="2026-08-18T18:43:3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12" w:author="易呈翔" w:date="2026-08-18T19:05:48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库区容量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D21E6EF">
            <w:pPr>
              <w:jc w:val="left"/>
              <w:rPr>
                <w:ins w:id="1413" w:author="易呈翔" w:date="2026-08-18T18:43:35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14" w:author="易呈翔" w:date="2026-08-18T20:54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whAreaCap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B5B34FF">
            <w:pPr>
              <w:jc w:val="left"/>
              <w:rPr>
                <w:ins w:id="1415" w:author="易呈翔" w:date="2026-08-18T18:43:3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16" w:author="易呈翔" w:date="2026-08-18T20:57:28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1417" w:author="易呈翔" w:date="2026-08-18T20:57:3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8</w:t>
              </w:r>
            </w:ins>
            <w:ins w:id="1418" w:author="易呈翔" w:date="2026-08-18T20:57:28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44CF83F">
            <w:pPr>
              <w:jc w:val="left"/>
              <w:rPr>
                <w:ins w:id="1419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20" w:author="易呈翔" w:date="2026-08-18T20:57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AF89467">
            <w:pPr>
              <w:jc w:val="left"/>
              <w:rPr>
                <w:ins w:id="1421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22" w:author="易呈翔" w:date="2026-08-18T20:59:16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库区容量</w:t>
              </w:r>
            </w:ins>
          </w:p>
        </w:tc>
      </w:tr>
      <w:tr w14:paraId="5142E6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423" w:author="易呈翔" w:date="2026-08-18T18:43:3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095A3A1">
            <w:pPr>
              <w:jc w:val="left"/>
              <w:rPr>
                <w:ins w:id="1424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25" w:author="易呈翔" w:date="2026-08-18T19:05:5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当前库存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EEC813D">
            <w:pPr>
              <w:jc w:val="left"/>
              <w:rPr>
                <w:ins w:id="1426" w:author="易呈翔" w:date="2026-08-18T18:43:35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27" w:author="易呈翔" w:date="2026-08-18T20:54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inStockQty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B2D7E07">
            <w:pPr>
              <w:jc w:val="left"/>
              <w:rPr>
                <w:ins w:id="1428" w:author="易呈翔" w:date="2026-08-18T18:43:3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29" w:author="易呈翔" w:date="2026-08-18T20:57:35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1430" w:author="易呈翔" w:date="2026-08-18T20:57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8</w:t>
              </w:r>
            </w:ins>
            <w:ins w:id="1431" w:author="易呈翔" w:date="2026-08-18T20:57:35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EB0BC62">
            <w:pPr>
              <w:jc w:val="left"/>
              <w:rPr>
                <w:ins w:id="1432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33" w:author="易呈翔" w:date="2026-08-18T20:57:5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42853C7">
            <w:pPr>
              <w:jc w:val="left"/>
              <w:rPr>
                <w:ins w:id="1434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35" w:author="易呈翔" w:date="2026-08-18T20:5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当前库存</w:t>
              </w:r>
            </w:ins>
          </w:p>
        </w:tc>
      </w:tr>
      <w:tr w14:paraId="30708D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436" w:author="易呈翔" w:date="2026-08-18T18:43:3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757250D">
            <w:pPr>
              <w:jc w:val="left"/>
              <w:rPr>
                <w:ins w:id="1437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38" w:author="易呈翔" w:date="2026-08-18T19:05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每日最大接收批次数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605C081">
            <w:pPr>
              <w:jc w:val="left"/>
              <w:rPr>
                <w:ins w:id="1439" w:author="易呈翔" w:date="2026-08-18T18:43:35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40" w:author="易呈翔" w:date="2026-08-18T20:54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arriveBatchQty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87A7EE6">
            <w:pPr>
              <w:jc w:val="left"/>
              <w:rPr>
                <w:ins w:id="1441" w:author="易呈翔" w:date="2026-08-18T18:43:3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42" w:author="易呈翔" w:date="2026-08-18T20:57:37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1443" w:author="易呈翔" w:date="2026-08-18T20:57:4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4</w:t>
              </w:r>
            </w:ins>
            <w:ins w:id="1444" w:author="易呈翔" w:date="2026-08-18T20:57:37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0ADBC3B">
            <w:pPr>
              <w:jc w:val="left"/>
              <w:rPr>
                <w:ins w:id="1445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46" w:author="易呈翔" w:date="2026-08-18T20:57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61EF7C2">
            <w:pPr>
              <w:jc w:val="left"/>
              <w:rPr>
                <w:ins w:id="1447" w:author="易呈翔" w:date="2026-08-18T18:4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48" w:author="易呈翔" w:date="2026-08-18T20:59:2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每日最大接收批次数</w:t>
              </w:r>
            </w:ins>
          </w:p>
        </w:tc>
      </w:tr>
      <w:tr w14:paraId="2AEBA8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449" w:author="易呈翔" w:date="2026-08-18T16:04:37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8B721A1">
            <w:pPr>
              <w:jc w:val="left"/>
              <w:rPr>
                <w:ins w:id="1450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51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排程时间配置(scheduleTimeList)</w:t>
              </w:r>
            </w:ins>
          </w:p>
        </w:tc>
      </w:tr>
      <w:tr w14:paraId="4257C9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452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6F8F555">
            <w:pPr>
              <w:jc w:val="left"/>
              <w:rPr>
                <w:ins w:id="1453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54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工作日日期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78BEF0B">
            <w:pPr>
              <w:jc w:val="left"/>
              <w:rPr>
                <w:ins w:id="1455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56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workDay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D2098C6">
            <w:pPr>
              <w:jc w:val="both"/>
              <w:rPr>
                <w:ins w:id="1457" w:author="易呈翔" w:date="2026-08-18T16:04:37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1458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1459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16</w:t>
              </w:r>
            </w:ins>
            <w:ins w:id="1460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69EC731">
            <w:pPr>
              <w:jc w:val="both"/>
              <w:rPr>
                <w:ins w:id="1461" w:author="易呈翔" w:date="2026-08-18T16:04:37Z"/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1462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EA2CBF9">
            <w:pPr>
              <w:jc w:val="left"/>
              <w:rPr>
                <w:ins w:id="1463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64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工作日日期,格式：yyyy-MM-dd</w:t>
              </w:r>
            </w:ins>
          </w:p>
        </w:tc>
      </w:tr>
      <w:tr w14:paraId="465260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465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705D7BC">
            <w:pPr>
              <w:jc w:val="left"/>
              <w:rPr>
                <w:ins w:id="1466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67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开始时间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F604FEA">
            <w:pPr>
              <w:jc w:val="left"/>
              <w:rPr>
                <w:ins w:id="1468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69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startTime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8F8A190">
            <w:pPr>
              <w:jc w:val="left"/>
              <w:rPr>
                <w:ins w:id="1470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71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1472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16</w:t>
              </w:r>
            </w:ins>
            <w:ins w:id="1473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8B8C977">
            <w:pPr>
              <w:jc w:val="left"/>
              <w:rPr>
                <w:ins w:id="1474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75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59002B6">
            <w:pPr>
              <w:jc w:val="left"/>
              <w:rPr>
                <w:ins w:id="1476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77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开始时间,格式：HH:mm</w:t>
              </w:r>
            </w:ins>
          </w:p>
        </w:tc>
      </w:tr>
      <w:tr w14:paraId="6B76F3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478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2DBE641">
            <w:pPr>
              <w:jc w:val="left"/>
              <w:rPr>
                <w:ins w:id="1479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80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结束时间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192F39A">
            <w:pPr>
              <w:jc w:val="left"/>
              <w:rPr>
                <w:ins w:id="1481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82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endTime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B820E9F">
            <w:pPr>
              <w:jc w:val="left"/>
              <w:rPr>
                <w:ins w:id="1483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84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1485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16</w:t>
              </w:r>
            </w:ins>
            <w:ins w:id="1486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8FE2891">
            <w:pPr>
              <w:jc w:val="left"/>
              <w:rPr>
                <w:ins w:id="1487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88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E8A5018">
            <w:pPr>
              <w:jc w:val="left"/>
              <w:rPr>
                <w:ins w:id="1489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490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结束时间,格式：HH:mm</w:t>
              </w:r>
            </w:ins>
          </w:p>
        </w:tc>
      </w:tr>
      <w:tr w14:paraId="146BF2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491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702C8028">
            <w:pPr>
              <w:widowControl/>
              <w:jc w:val="left"/>
              <w:rPr>
                <w:ins w:id="1492" w:author="易呈翔" w:date="2026-08-18T16:04:37Z"/>
                <w:rFonts w:ascii="宋体" w:hAnsi="宋体" w:cs="宋体"/>
                <w:b/>
                <w:color w:val="000000"/>
                <w:kern w:val="0"/>
                <w:szCs w:val="21"/>
              </w:rPr>
            </w:pPr>
            <w:ins w:id="1493" w:author="易呈翔" w:date="2026-08-18T16:04:37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</w:rPr>
                <w:t>出参中文名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0074B61E">
            <w:pPr>
              <w:widowControl/>
              <w:jc w:val="left"/>
              <w:rPr>
                <w:ins w:id="1494" w:author="易呈翔" w:date="2026-08-18T16:04:37Z"/>
                <w:rFonts w:ascii="宋体" w:hAnsi="宋体" w:cs="宋体"/>
                <w:b/>
                <w:color w:val="000000"/>
                <w:kern w:val="0"/>
                <w:szCs w:val="21"/>
              </w:rPr>
            </w:pPr>
            <w:ins w:id="1495" w:author="易呈翔" w:date="2026-08-18T16:04:37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</w:rPr>
                <w:t>出参英文名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50EF190A">
            <w:pPr>
              <w:widowControl/>
              <w:jc w:val="left"/>
              <w:rPr>
                <w:ins w:id="1496" w:author="易呈翔" w:date="2026-08-18T16:04:37Z"/>
                <w:rFonts w:hint="eastAsia" w:ascii="宋体" w:hAnsi="宋体" w:eastAsia="仿宋" w:cs="宋体"/>
                <w:b/>
                <w:color w:val="000000"/>
                <w:kern w:val="0"/>
                <w:szCs w:val="21"/>
                <w:lang w:eastAsia="zh-CN"/>
              </w:rPr>
            </w:pPr>
            <w:ins w:id="1497" w:author="易呈翔" w:date="2026-08-18T16:04:37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</w:rPr>
                <w:t>数据</w:t>
              </w:r>
            </w:ins>
            <w:ins w:id="1498" w:author="易呈翔" w:date="2026-08-18T16:04:37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  <w:lang w:val="en-US" w:eastAsia="zh-CN"/>
                </w:rPr>
                <w:t>格式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1DE44B3F">
            <w:pPr>
              <w:widowControl/>
              <w:jc w:val="left"/>
              <w:rPr>
                <w:ins w:id="1499" w:author="易呈翔" w:date="2026-08-18T16:04:37Z"/>
                <w:rFonts w:ascii="宋体" w:hAnsi="宋体" w:cs="宋体"/>
                <w:b/>
                <w:color w:val="000000"/>
                <w:kern w:val="0"/>
                <w:szCs w:val="21"/>
              </w:rPr>
            </w:pPr>
            <w:ins w:id="1500" w:author="易呈翔" w:date="2026-08-18T16:04:37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</w:rPr>
                <w:t>是否必填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678F7B8E">
            <w:pPr>
              <w:widowControl/>
              <w:jc w:val="left"/>
              <w:rPr>
                <w:ins w:id="1501" w:author="易呈翔" w:date="2026-08-18T16:04:37Z"/>
                <w:rFonts w:ascii="宋体" w:hAnsi="宋体" w:cs="宋体"/>
                <w:b/>
                <w:color w:val="000000"/>
                <w:kern w:val="0"/>
                <w:szCs w:val="21"/>
              </w:rPr>
            </w:pPr>
            <w:ins w:id="1502" w:author="易呈翔" w:date="2026-08-18T16:04:37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</w:rPr>
                <w:t>参数说明</w:t>
              </w:r>
            </w:ins>
          </w:p>
        </w:tc>
      </w:tr>
      <w:tr w14:paraId="781BBA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ins w:id="1503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F748C96">
            <w:pPr>
              <w:widowControl/>
              <w:jc w:val="left"/>
              <w:textAlignment w:val="center"/>
              <w:rPr>
                <w:ins w:id="1504" w:author="易呈翔" w:date="2026-08-18T16:04:37Z"/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ins w:id="1505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结果标识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7827364">
            <w:pPr>
              <w:widowControl/>
              <w:jc w:val="left"/>
              <w:textAlignment w:val="center"/>
              <w:rPr>
                <w:ins w:id="1506" w:author="易呈翔" w:date="2026-08-18T16:04:37Z"/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ins w:id="1507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resultFlag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BC6975E">
            <w:pPr>
              <w:widowControl/>
              <w:jc w:val="left"/>
              <w:textAlignment w:val="center"/>
              <w:rPr>
                <w:ins w:id="1508" w:author="易呈翔" w:date="2026-08-18T16:04:37Z"/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ins w:id="1509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7CB4247">
            <w:pPr>
              <w:widowControl/>
              <w:jc w:val="left"/>
              <w:textAlignment w:val="center"/>
              <w:rPr>
                <w:ins w:id="1510" w:author="易呈翔" w:date="2026-08-18T16:04:37Z"/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ins w:id="1511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01BF9F4">
            <w:pPr>
              <w:widowControl/>
              <w:jc w:val="left"/>
              <w:textAlignment w:val="center"/>
              <w:rPr>
                <w:ins w:id="1512" w:author="易呈翔" w:date="2026-08-18T16:04:37Z"/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513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结果标识</w:t>
              </w:r>
            </w:ins>
            <w:ins w:id="1514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eastAsia="zh-CN"/>
                </w:rPr>
                <w:t>，</w:t>
              </w:r>
            </w:ins>
            <w:ins w:id="1515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1：成功，0：失败</w:t>
              </w:r>
            </w:ins>
          </w:p>
        </w:tc>
      </w:tr>
      <w:tr w14:paraId="5BA081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516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C91AA60">
            <w:pPr>
              <w:widowControl/>
              <w:jc w:val="left"/>
              <w:textAlignment w:val="center"/>
              <w:rPr>
                <w:ins w:id="1517" w:author="易呈翔" w:date="2026-08-18T16:04:37Z"/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ins w:id="1518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错误信息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A5704C7">
            <w:pPr>
              <w:widowControl/>
              <w:jc w:val="left"/>
              <w:textAlignment w:val="center"/>
              <w:rPr>
                <w:ins w:id="1519" w:author="易呈翔" w:date="2026-08-18T16:04:37Z"/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ins w:id="1520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errorInfo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C2C5C83">
            <w:pPr>
              <w:widowControl/>
              <w:jc w:val="left"/>
              <w:textAlignment w:val="center"/>
              <w:rPr>
                <w:ins w:id="1521" w:author="易呈翔" w:date="2026-08-18T16:04:37Z"/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ins w:id="1522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VARCHAR2(1024)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0FDA0CF">
            <w:pPr>
              <w:widowControl/>
              <w:jc w:val="left"/>
              <w:textAlignment w:val="center"/>
              <w:rPr>
                <w:ins w:id="1523" w:author="易呈翔" w:date="2026-08-18T16:04:37Z"/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ins w:id="1524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否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05BB3F6">
            <w:pPr>
              <w:widowControl/>
              <w:jc w:val="left"/>
              <w:textAlignment w:val="center"/>
              <w:rPr>
                <w:ins w:id="1525" w:author="易呈翔" w:date="2026-08-18T16:04:37Z"/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ins w:id="1526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错误信息</w:t>
              </w:r>
            </w:ins>
          </w:p>
        </w:tc>
      </w:tr>
      <w:tr w14:paraId="370526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527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03444D0">
            <w:pPr>
              <w:widowControl/>
              <w:jc w:val="both"/>
              <w:textAlignment w:val="center"/>
              <w:rPr>
                <w:ins w:id="1528" w:author="易呈翔" w:date="2026-08-18T16:04:37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1529" w:author="易呈翔" w:date="2026-08-18T21:15:4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到货计划</w:t>
              </w:r>
            </w:ins>
            <w:ins w:id="1530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排程明细信息集合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94F856F">
            <w:pPr>
              <w:widowControl/>
              <w:jc w:val="both"/>
              <w:textAlignment w:val="center"/>
              <w:rPr>
                <w:ins w:id="1531" w:author="易呈翔" w:date="2026-08-18T16:04:37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1532" w:author="易呈翔" w:date="2026-08-18T21:15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</w:t>
              </w:r>
            </w:ins>
            <w:ins w:id="1533" w:author="易呈翔" w:date="2026-08-18T21:15:5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r</w:t>
              </w:r>
            </w:ins>
            <w:ins w:id="1534" w:author="易呈翔" w:date="2026-08-18T21:15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rive</w:t>
              </w:r>
            </w:ins>
            <w:ins w:id="1535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PlanSchedulingchList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6768265">
            <w:pPr>
              <w:widowControl/>
              <w:jc w:val="both"/>
              <w:textAlignment w:val="center"/>
              <w:rPr>
                <w:ins w:id="1536" w:author="易呈翔" w:date="2026-08-18T16:04:37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1537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List&lt;</w:t>
              </w:r>
            </w:ins>
            <w:ins w:id="1538" w:author="易呈翔" w:date="2026-08-18T21:16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B</w:t>
              </w:r>
            </w:ins>
            <w:ins w:id="1539" w:author="易呈翔" w:date="2026-08-18T21:16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ean</w:t>
              </w:r>
            </w:ins>
            <w:ins w:id="1540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913DD25">
            <w:pPr>
              <w:widowControl/>
              <w:jc w:val="both"/>
              <w:textAlignment w:val="center"/>
              <w:rPr>
                <w:ins w:id="1541" w:author="易呈翔" w:date="2026-08-18T16:04:37Z"/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1542" w:author="易呈翔" w:date="2026-08-18T21:23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 w:bidi="ar-SA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48A87C1">
            <w:pPr>
              <w:widowControl/>
              <w:jc w:val="both"/>
              <w:textAlignment w:val="center"/>
              <w:rPr>
                <w:ins w:id="1543" w:author="易呈翔" w:date="2026-08-18T16:04:37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1544" w:author="易呈翔" w:date="2026-08-18T21:16:0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到货</w:t>
              </w:r>
            </w:ins>
            <w:ins w:id="1545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排程计划明细信息集合</w:t>
              </w:r>
            </w:ins>
          </w:p>
        </w:tc>
      </w:tr>
      <w:tr w14:paraId="2732AF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546" w:author="易呈翔" w:date="2026-08-18T21:20:2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71B1846">
            <w:pPr>
              <w:widowControl/>
              <w:jc w:val="both"/>
              <w:textAlignment w:val="center"/>
              <w:rPr>
                <w:ins w:id="1547" w:author="易呈翔" w:date="2026-08-18T21:20:2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548" w:author="易呈翔" w:date="2026-08-18T21:20:4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待检仓</w:t>
              </w:r>
            </w:ins>
            <w:ins w:id="1549" w:author="易呈翔" w:date="2026-08-18T21:20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容量</w:t>
              </w:r>
            </w:ins>
            <w:ins w:id="1550" w:author="易呈翔" w:date="2026-08-18T21:20:5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告警</w:t>
              </w:r>
            </w:ins>
            <w:ins w:id="1551" w:author="易呈翔" w:date="2026-08-18T21:20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清单</w:t>
              </w:r>
            </w:ins>
            <w:ins w:id="1552" w:author="易呈翔" w:date="2026-08-18T21:20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2870178">
            <w:pPr>
              <w:widowControl/>
              <w:jc w:val="both"/>
              <w:textAlignment w:val="center"/>
              <w:rPr>
                <w:ins w:id="1553" w:author="易呈翔" w:date="2026-08-18T21:20:2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554" w:author="易呈翔" w:date="2026-08-18T21:22:5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c</w:t>
              </w:r>
            </w:ins>
            <w:ins w:id="1555" w:author="易呈翔" w:date="2026-08-18T21:22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ap</w:t>
              </w:r>
            </w:ins>
            <w:ins w:id="1556" w:author="易呈翔" w:date="2026-08-18T21:22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Alarm</w:t>
              </w:r>
            </w:ins>
            <w:ins w:id="1557" w:author="易呈翔" w:date="2026-08-18T21:22:4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8D61828">
            <w:pPr>
              <w:widowControl/>
              <w:jc w:val="both"/>
              <w:textAlignment w:val="center"/>
              <w:rPr>
                <w:ins w:id="1558" w:author="易呈翔" w:date="2026-08-18T21:20:2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559" w:author="易呈翔" w:date="2026-08-18T21:22:5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4A39043">
            <w:pPr>
              <w:widowControl/>
              <w:jc w:val="both"/>
              <w:textAlignment w:val="center"/>
              <w:rPr>
                <w:ins w:id="1560" w:author="易呈翔" w:date="2026-08-18T21:20:2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1561" w:author="易呈翔" w:date="2026-08-18T21:23:0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 w:bidi="ar-SA"/>
                </w:rPr>
                <w:t>否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4C5D834">
            <w:pPr>
              <w:widowControl/>
              <w:jc w:val="both"/>
              <w:textAlignment w:val="center"/>
              <w:rPr>
                <w:ins w:id="1562" w:author="易呈翔" w:date="2026-08-18T21:20:2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563" w:author="易呈翔" w:date="2026-08-18T21:23:1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待检仓容量告警清单集合</w:t>
              </w:r>
            </w:ins>
          </w:p>
        </w:tc>
      </w:tr>
      <w:tr w14:paraId="16A786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564" w:author="易呈翔" w:date="2026-08-18T21:21:0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9D91EC2">
            <w:pPr>
              <w:widowControl/>
              <w:jc w:val="both"/>
              <w:textAlignment w:val="center"/>
              <w:rPr>
                <w:ins w:id="1565" w:author="易呈翔" w:date="2026-08-18T21:21:0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566" w:author="易呈翔" w:date="2026-08-18T21:21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合同</w:t>
              </w:r>
            </w:ins>
            <w:ins w:id="1567" w:author="易呈翔" w:date="2026-08-18T21:21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分配</w:t>
              </w:r>
            </w:ins>
            <w:ins w:id="1568" w:author="易呈翔" w:date="2026-08-18T21:21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情况</w:t>
              </w:r>
            </w:ins>
            <w:ins w:id="1569" w:author="易呈翔" w:date="2026-08-18T21:21:1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8C49D3B">
            <w:pPr>
              <w:widowControl/>
              <w:jc w:val="both"/>
              <w:textAlignment w:val="center"/>
              <w:rPr>
                <w:ins w:id="1570" w:author="易呈翔" w:date="2026-08-18T21:21:00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571" w:author="易呈翔" w:date="2026-08-18T21:25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contract</w:t>
              </w:r>
            </w:ins>
            <w:ins w:id="1572" w:author="易呈翔" w:date="2026-08-18T21:25:1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Allocation</w:t>
              </w:r>
            </w:ins>
            <w:ins w:id="1573" w:author="易呈翔" w:date="2026-08-18T21:25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2063881">
            <w:pPr>
              <w:widowControl/>
              <w:jc w:val="both"/>
              <w:textAlignment w:val="center"/>
              <w:rPr>
                <w:ins w:id="1574" w:author="易呈翔" w:date="2026-08-18T21:21:0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575" w:author="易呈翔" w:date="2026-08-18T21:25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A064C18">
            <w:pPr>
              <w:widowControl/>
              <w:jc w:val="both"/>
              <w:textAlignment w:val="center"/>
              <w:rPr>
                <w:ins w:id="1576" w:author="易呈翔" w:date="2026-08-18T21:21:0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1577" w:author="易呈翔" w:date="2026-08-18T21:23:2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 w:bidi="ar-SA"/>
                </w:rPr>
                <w:t>否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3E43498">
            <w:pPr>
              <w:widowControl/>
              <w:jc w:val="both"/>
              <w:textAlignment w:val="center"/>
              <w:rPr>
                <w:ins w:id="1578" w:author="易呈翔" w:date="2026-08-18T21:21:0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579" w:author="易呈翔" w:date="2026-08-18T21:23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合同分配情况集合</w:t>
              </w:r>
            </w:ins>
            <w:ins w:id="1580" w:author="易呈翔" w:date="2026-08-20T17:11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，</w:t>
              </w:r>
            </w:ins>
            <w:ins w:id="1581" w:author="易呈翔" w:date="2026-08-20T17:11:2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辅助</w:t>
              </w:r>
            </w:ins>
            <w:ins w:id="1582" w:author="易呈翔" w:date="2026-08-20T17:11:2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算法</w:t>
              </w:r>
            </w:ins>
            <w:ins w:id="1583" w:author="易呈翔" w:date="2026-08-20T17:11:2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数据</w:t>
              </w:r>
            </w:ins>
            <w:ins w:id="1584" w:author="易呈翔" w:date="2026-08-20T17:11:3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排查</w:t>
              </w:r>
            </w:ins>
            <w:ins w:id="1585" w:author="易呈翔" w:date="2026-08-20T17:11:3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，</w:t>
              </w:r>
            </w:ins>
            <w:ins w:id="1586" w:author="易呈翔" w:date="2026-08-20T17:11:4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不做</w:t>
              </w:r>
            </w:ins>
            <w:ins w:id="1587" w:author="易呈翔" w:date="2026-08-20T17:11:4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记录</w:t>
              </w:r>
            </w:ins>
          </w:p>
        </w:tc>
      </w:tr>
      <w:tr w14:paraId="4ADBEE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588" w:author="易呈翔" w:date="2026-08-18T21:20:24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FCE0AC6">
            <w:pPr>
              <w:widowControl/>
              <w:jc w:val="both"/>
              <w:textAlignment w:val="center"/>
              <w:rPr>
                <w:ins w:id="1589" w:author="易呈翔" w:date="2026-08-18T21:20:24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590" w:author="易呈翔" w:date="2026-08-18T21:21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合同</w:t>
              </w:r>
            </w:ins>
            <w:ins w:id="1591" w:author="易呈翔" w:date="2026-08-18T21:21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不足</w:t>
              </w:r>
            </w:ins>
            <w:ins w:id="1592" w:author="易呈翔" w:date="2026-08-18T21:21:2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告警</w:t>
              </w:r>
            </w:ins>
            <w:ins w:id="1593" w:author="易呈翔" w:date="2026-08-18T21:21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清单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9ECF8F6">
            <w:pPr>
              <w:widowControl/>
              <w:jc w:val="both"/>
              <w:textAlignment w:val="center"/>
              <w:rPr>
                <w:ins w:id="1594" w:author="易呈翔" w:date="2026-08-18T21:20:24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595" w:author="易呈翔" w:date="2026-08-18T21:25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contract</w:t>
              </w:r>
            </w:ins>
            <w:ins w:id="1596" w:author="易呈翔" w:date="2026-08-18T21:26:3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Shortage</w:t>
              </w:r>
            </w:ins>
            <w:ins w:id="1597" w:author="易呈翔" w:date="2026-08-18T21:25:4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</w:t>
              </w:r>
            </w:ins>
            <w:ins w:id="1598" w:author="易呈翔" w:date="2026-08-18T21:25:4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lar</w:t>
              </w:r>
            </w:ins>
            <w:ins w:id="1599" w:author="易呈翔" w:date="2026-08-18T21:25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m</w:t>
              </w:r>
            </w:ins>
            <w:ins w:id="1600" w:author="易呈翔" w:date="2026-08-18T21:25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</w:t>
              </w:r>
            </w:ins>
            <w:ins w:id="1601" w:author="易呈翔" w:date="2026-08-18T21:25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1E113F9">
            <w:pPr>
              <w:widowControl/>
              <w:jc w:val="both"/>
              <w:textAlignment w:val="center"/>
              <w:rPr>
                <w:ins w:id="1602" w:author="易呈翔" w:date="2026-08-18T21:20:2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603" w:author="易呈翔" w:date="2026-08-18T21:25:2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A4E672A">
            <w:pPr>
              <w:widowControl/>
              <w:jc w:val="both"/>
              <w:textAlignment w:val="center"/>
              <w:rPr>
                <w:ins w:id="1604" w:author="易呈翔" w:date="2026-08-18T21:20:2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1605" w:author="易呈翔" w:date="2026-08-18T21:23:2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 w:bidi="ar-SA"/>
                </w:rPr>
                <w:t>否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5DF343B">
            <w:pPr>
              <w:widowControl/>
              <w:jc w:val="both"/>
              <w:textAlignment w:val="center"/>
              <w:rPr>
                <w:ins w:id="1606" w:author="易呈翔" w:date="2026-08-18T21:20:2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607" w:author="易呈翔" w:date="2026-08-18T21:23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合同不足告警清单</w:t>
              </w:r>
            </w:ins>
          </w:p>
        </w:tc>
      </w:tr>
      <w:tr w14:paraId="67118B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608" w:author="易呈翔" w:date="2026-08-25T11:08:4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F0C0005">
            <w:pPr>
              <w:widowControl/>
              <w:jc w:val="both"/>
              <w:textAlignment w:val="center"/>
              <w:rPr>
                <w:ins w:id="1609" w:author="易呈翔" w:date="2026-08-25T11:08:4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610" w:author="易呈翔" w:date="2026-08-25T11:09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净需求</w:t>
              </w:r>
            </w:ins>
            <w:ins w:id="1611" w:author="易呈翔" w:date="2026-08-25T11:09:1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汇总</w:t>
              </w:r>
            </w:ins>
            <w:ins w:id="1612" w:author="易呈翔" w:date="2026-08-25T11:09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信息</w:t>
              </w:r>
            </w:ins>
            <w:ins w:id="1613" w:author="易呈翔" w:date="2026-08-25T11:28:2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7B4329A">
            <w:pPr>
              <w:widowControl/>
              <w:jc w:val="both"/>
              <w:textAlignment w:val="center"/>
              <w:rPr>
                <w:ins w:id="1614" w:author="易呈翔" w:date="2026-08-25T11:08:48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615" w:author="易呈翔" w:date="2026-08-25T11:10:2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</w:t>
              </w:r>
            </w:ins>
            <w:ins w:id="1616" w:author="易呈翔" w:date="2026-08-25T11:10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rrive</w:t>
              </w:r>
            </w:ins>
            <w:ins w:id="1617" w:author="易呈翔" w:date="2026-08-25T11:10:1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Allocation</w:t>
              </w:r>
            </w:ins>
            <w:ins w:id="1618" w:author="易呈翔" w:date="2026-08-25T11:10:1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0005D7A">
            <w:pPr>
              <w:widowControl/>
              <w:jc w:val="both"/>
              <w:textAlignment w:val="center"/>
              <w:rPr>
                <w:ins w:id="1619" w:author="易呈翔" w:date="2026-08-25T11:08:4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620" w:author="易呈翔" w:date="2026-08-25T11:10:2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EF9DA06">
            <w:pPr>
              <w:widowControl/>
              <w:jc w:val="both"/>
              <w:textAlignment w:val="center"/>
              <w:rPr>
                <w:ins w:id="1621" w:author="易呈翔" w:date="2026-08-25T11:08:4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1622" w:author="易呈翔" w:date="2026-08-25T11:10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 w:bidi="ar-SA"/>
                </w:rPr>
                <w:t>否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659B34B">
            <w:pPr>
              <w:widowControl/>
              <w:jc w:val="both"/>
              <w:textAlignment w:val="center"/>
              <w:rPr>
                <w:ins w:id="1623" w:author="易呈翔" w:date="2026-08-25T11:08:4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624" w:author="易呈翔" w:date="2026-08-25T11:09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净需求汇总信息</w:t>
              </w:r>
            </w:ins>
            <w:ins w:id="1625" w:author="易呈翔" w:date="2026-08-25T11:09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，辅助算法数据排查，不做记录</w:t>
              </w:r>
            </w:ins>
          </w:p>
        </w:tc>
      </w:tr>
      <w:tr w14:paraId="5AB5D0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626" w:author="易呈翔" w:date="2026-08-18T16:04:37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97FF992">
            <w:pPr>
              <w:widowControl/>
              <w:jc w:val="left"/>
              <w:textAlignment w:val="center"/>
              <w:rPr>
                <w:ins w:id="1627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628" w:author="易呈翔" w:date="2026-08-18T21:15:2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到货</w:t>
              </w:r>
            </w:ins>
            <w:ins w:id="1629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计划排程明细信息（</w:t>
              </w:r>
            </w:ins>
            <w:ins w:id="1630" w:author="易呈翔" w:date="2026-08-18T21:16:4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arrivePlanSchedulingchList</w:t>
              </w:r>
            </w:ins>
            <w:ins w:id="1631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）</w:t>
              </w:r>
            </w:ins>
          </w:p>
        </w:tc>
      </w:tr>
      <w:tr w14:paraId="59F6B2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632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595A000">
            <w:pPr>
              <w:widowControl/>
              <w:jc w:val="both"/>
              <w:textAlignment w:val="center"/>
              <w:rPr>
                <w:ins w:id="1633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634" w:author="易呈翔" w:date="2026-08-20T15:56:0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到货</w:t>
              </w:r>
            </w:ins>
            <w:ins w:id="1635" w:author="易呈翔" w:date="2026-08-20T15:56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日期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86BEFA">
            <w:pPr>
              <w:widowControl/>
              <w:jc w:val="both"/>
              <w:textAlignment w:val="center"/>
              <w:rPr>
                <w:ins w:id="1636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637" w:author="易呈翔" w:date="2026-08-20T16:51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arrivePlanDate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14D58A3">
            <w:pPr>
              <w:widowControl/>
              <w:jc w:val="both"/>
              <w:textAlignment w:val="center"/>
              <w:rPr>
                <w:ins w:id="1638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639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503D275">
            <w:pPr>
              <w:widowControl/>
              <w:jc w:val="both"/>
              <w:textAlignment w:val="center"/>
              <w:rPr>
                <w:ins w:id="1640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641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C5DC20C">
            <w:pPr>
              <w:widowControl/>
              <w:jc w:val="both"/>
              <w:textAlignment w:val="center"/>
              <w:rPr>
                <w:ins w:id="1642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643" w:author="易呈翔" w:date="2026-08-20T16:01:4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到货日期</w:t>
              </w:r>
            </w:ins>
            <w:ins w:id="1644" w:author="易呈翔" w:date="2026-08-20T16:01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 xml:space="preserve">，格式：yyyy-MM-dd HH:mm:ss </w:t>
              </w:r>
            </w:ins>
          </w:p>
        </w:tc>
      </w:tr>
      <w:tr w14:paraId="59340C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645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7B5C2DC">
            <w:pPr>
              <w:widowControl/>
              <w:jc w:val="both"/>
              <w:textAlignment w:val="center"/>
              <w:rPr>
                <w:ins w:id="1646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647" w:author="易呈翔" w:date="2026-08-20T16:29:3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所属月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1355B15">
            <w:pPr>
              <w:widowControl/>
              <w:jc w:val="both"/>
              <w:textAlignment w:val="center"/>
              <w:rPr>
                <w:ins w:id="1648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649" w:author="易呈翔" w:date="2026-08-20T16:51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planYm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4E84739">
            <w:pPr>
              <w:widowControl/>
              <w:jc w:val="both"/>
              <w:textAlignment w:val="center"/>
              <w:rPr>
                <w:ins w:id="1650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651" w:author="易呈翔" w:date="2026-08-20T16:45:4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1652" w:author="易呈翔" w:date="2026-08-20T16:47:3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8</w:t>
              </w:r>
            </w:ins>
            <w:ins w:id="1653" w:author="易呈翔" w:date="2026-08-20T16:45:4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F13CABA">
            <w:pPr>
              <w:widowControl/>
              <w:jc w:val="both"/>
              <w:textAlignment w:val="center"/>
              <w:rPr>
                <w:ins w:id="1654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655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63315D4">
            <w:pPr>
              <w:widowControl/>
              <w:jc w:val="both"/>
              <w:textAlignment w:val="center"/>
              <w:rPr>
                <w:ins w:id="1656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657" w:author="易呈翔" w:date="2026-08-20T16:34:1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所属月</w:t>
              </w:r>
            </w:ins>
            <w:ins w:id="1658" w:author="易呈翔" w:date="2026-08-20T16:34:4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,</w:t>
              </w:r>
            </w:ins>
            <w:ins w:id="1659" w:author="易呈翔" w:date="2026-08-20T16:34:4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格式</w:t>
              </w:r>
            </w:ins>
            <w:ins w:id="1660" w:author="易呈翔" w:date="2026-08-20T16:34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：yyyy-MM</w:t>
              </w:r>
            </w:ins>
          </w:p>
        </w:tc>
      </w:tr>
      <w:tr w14:paraId="4C706C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661" w:author="易呈翔" w:date="2026-08-20T16:39:56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EFBE2CE">
            <w:pPr>
              <w:widowControl/>
              <w:jc w:val="both"/>
              <w:textAlignment w:val="center"/>
              <w:rPr>
                <w:ins w:id="1662" w:author="易呈翔" w:date="2026-08-20T16:39:56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663" w:author="易呈翔" w:date="2026-08-20T16:40:0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所属周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7F5F679">
            <w:pPr>
              <w:widowControl/>
              <w:jc w:val="both"/>
              <w:textAlignment w:val="center"/>
              <w:rPr>
                <w:ins w:id="1664" w:author="易呈翔" w:date="2026-08-20T16:39:56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665" w:author="易呈翔" w:date="2026-08-20T16:51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planWeek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6FA8139">
            <w:pPr>
              <w:widowControl/>
              <w:jc w:val="both"/>
              <w:textAlignment w:val="center"/>
              <w:rPr>
                <w:ins w:id="1666" w:author="易呈翔" w:date="2026-08-20T16:39:56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667" w:author="易呈翔" w:date="2026-08-20T16:45:3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1668" w:author="易呈翔" w:date="2026-08-20T16:47:2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8</w:t>
              </w:r>
            </w:ins>
            <w:ins w:id="1669" w:author="易呈翔" w:date="2026-08-20T16:45:3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8D10A2D">
            <w:pPr>
              <w:widowControl/>
              <w:jc w:val="both"/>
              <w:textAlignment w:val="center"/>
              <w:rPr>
                <w:ins w:id="1670" w:author="易呈翔" w:date="2026-08-20T16:39:56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671" w:author="易呈翔" w:date="2026-08-20T16:44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80AA618">
            <w:pPr>
              <w:widowControl/>
              <w:jc w:val="both"/>
              <w:textAlignment w:val="center"/>
              <w:rPr>
                <w:ins w:id="1672" w:author="易呈翔" w:date="2026-08-20T16:39:56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673" w:author="易呈翔" w:date="2026-08-20T16:45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所属</w:t>
              </w:r>
            </w:ins>
            <w:ins w:id="1674" w:author="易呈翔" w:date="2026-08-20T16:45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周</w:t>
              </w:r>
            </w:ins>
            <w:ins w:id="1675" w:author="易呈翔" w:date="2026-08-20T16:45:5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，</w:t>
              </w:r>
            </w:ins>
            <w:ins w:id="1676" w:author="易呈翔" w:date="2026-08-20T16:45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格式</w:t>
              </w:r>
            </w:ins>
            <w:ins w:id="1677" w:author="易呈翔" w:date="2026-08-20T16:45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：</w:t>
              </w:r>
            </w:ins>
            <w:ins w:id="1678" w:author="易呈翔" w:date="2026-08-20T16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yyyy-Www</w:t>
              </w:r>
            </w:ins>
            <w:ins w:id="1679" w:author="易呈翔" w:date="2026-08-20T16:46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，</w:t>
              </w:r>
            </w:ins>
            <w:ins w:id="1680" w:author="易呈翔" w:date="2026-08-20T16:46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ISO 8601 标准的年周格式</w:t>
              </w:r>
            </w:ins>
            <w:ins w:id="1681" w:author="易呈翔" w:date="2026-08-20T16:47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，</w:t>
              </w:r>
            </w:ins>
            <w:ins w:id="1682" w:author="易呈翔" w:date="2026-08-20T16:47:0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例如</w:t>
              </w:r>
            </w:ins>
            <w:ins w:id="1683" w:author="易呈翔" w:date="2026-08-20T16:47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：</w:t>
              </w:r>
            </w:ins>
            <w:ins w:id="1684" w:author="易呈翔" w:date="2026-08-20T16:47:0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2026-W34</w:t>
              </w:r>
            </w:ins>
          </w:p>
        </w:tc>
      </w:tr>
      <w:tr w14:paraId="415C14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685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FB8C071">
            <w:pPr>
              <w:widowControl/>
              <w:jc w:val="both"/>
              <w:textAlignment w:val="center"/>
              <w:rPr>
                <w:ins w:id="1686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687" w:author="易呈翔" w:date="2026-08-20T16:31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设备类别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B55C97C">
            <w:pPr>
              <w:widowControl/>
              <w:jc w:val="both"/>
              <w:textAlignment w:val="center"/>
              <w:rPr>
                <w:ins w:id="1688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689" w:author="易呈翔" w:date="2026-08-20T16:51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equipCateg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467DF49">
            <w:pPr>
              <w:widowControl/>
              <w:jc w:val="both"/>
              <w:textAlignment w:val="center"/>
              <w:rPr>
                <w:ins w:id="1690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691" w:author="易呈翔" w:date="2026-08-20T16:31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DC2ADBE">
            <w:pPr>
              <w:widowControl/>
              <w:jc w:val="both"/>
              <w:textAlignment w:val="center"/>
              <w:rPr>
                <w:ins w:id="1692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693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F50DA22">
            <w:pPr>
              <w:widowControl/>
              <w:jc w:val="both"/>
              <w:textAlignment w:val="center"/>
              <w:rPr>
                <w:ins w:id="1694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695" w:author="易呈翔" w:date="2026-08-20T16:31:4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设备类别</w:t>
              </w:r>
            </w:ins>
            <w:ins w:id="1696" w:author="易呈翔" w:date="2026-08-20T16:31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eastAsia="zh-CN"/>
                </w:rPr>
                <w:t>，</w:t>
              </w:r>
            </w:ins>
            <w:ins w:id="1697" w:author="易呈翔" w:date="2026-08-20T16:31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视图。VW_EQUIP_CATEG</w:t>
              </w:r>
            </w:ins>
          </w:p>
        </w:tc>
      </w:tr>
      <w:tr w14:paraId="4B5E83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698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EF0DCC0">
            <w:pPr>
              <w:widowControl/>
              <w:jc w:val="both"/>
              <w:textAlignment w:val="center"/>
              <w:rPr>
                <w:ins w:id="1699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00" w:author="易呈翔" w:date="2026-08-20T16:31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设备分类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B3AA6EF">
            <w:pPr>
              <w:widowControl/>
              <w:jc w:val="both"/>
              <w:textAlignment w:val="center"/>
              <w:rPr>
                <w:ins w:id="1701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02" w:author="易呈翔" w:date="2026-08-20T16:51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equipCls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E4D3DC3">
            <w:pPr>
              <w:widowControl/>
              <w:jc w:val="both"/>
              <w:textAlignment w:val="center"/>
              <w:rPr>
                <w:ins w:id="1703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04" w:author="易呈翔" w:date="2026-08-20T16:31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1FCE4F3">
            <w:pPr>
              <w:widowControl/>
              <w:jc w:val="both"/>
              <w:textAlignment w:val="center"/>
              <w:rPr>
                <w:ins w:id="1705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06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8AFE763">
            <w:pPr>
              <w:widowControl/>
              <w:jc w:val="both"/>
              <w:textAlignment w:val="center"/>
              <w:rPr>
                <w:ins w:id="1707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08" w:author="易呈翔" w:date="2026-08-20T16:31:5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设备分类</w:t>
              </w:r>
            </w:ins>
            <w:ins w:id="1709" w:author="易呈翔" w:date="2026-08-20T16:31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eastAsia="zh-CN"/>
                </w:rPr>
                <w:t>，</w:t>
              </w:r>
            </w:ins>
            <w:ins w:id="1710" w:author="易呈翔" w:date="2026-08-20T16:31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视图。VW_EQUIP_CLS</w:t>
              </w:r>
            </w:ins>
          </w:p>
        </w:tc>
      </w:tr>
      <w:tr w14:paraId="48DA90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711" w:author="易呈翔" w:date="2026-08-20T16:32:4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D99038D">
            <w:pPr>
              <w:widowControl/>
              <w:jc w:val="both"/>
              <w:textAlignment w:val="center"/>
              <w:rPr>
                <w:ins w:id="1712" w:author="易呈翔" w:date="2026-08-20T16:32:48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13" w:author="易呈翔" w:date="2026-08-20T16:33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物资编码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D5BE385">
            <w:pPr>
              <w:widowControl/>
              <w:jc w:val="both"/>
              <w:textAlignment w:val="center"/>
              <w:rPr>
                <w:ins w:id="1714" w:author="易呈翔" w:date="2026-08-20T16:32:48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715" w:author="易呈翔" w:date="2026-08-20T16:51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materialNo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563F42">
            <w:pPr>
              <w:widowControl/>
              <w:jc w:val="both"/>
              <w:textAlignment w:val="center"/>
              <w:rPr>
                <w:ins w:id="1716" w:author="易呈翔" w:date="2026-08-20T16:32:48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717" w:author="易呈翔" w:date="2026-08-20T16:33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EE7A0F3">
            <w:pPr>
              <w:widowControl/>
              <w:jc w:val="both"/>
              <w:textAlignment w:val="center"/>
              <w:rPr>
                <w:ins w:id="1718" w:author="易呈翔" w:date="2026-08-20T16:32:4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19" w:author="易呈翔" w:date="2026-08-20T16:49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CFDD52F">
            <w:pPr>
              <w:widowControl/>
              <w:jc w:val="both"/>
              <w:textAlignment w:val="center"/>
              <w:rPr>
                <w:ins w:id="1720" w:author="易呈翔" w:date="2026-08-20T16:32:48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721" w:author="易呈翔" w:date="2026-08-20T16:33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物资编码</w:t>
              </w:r>
            </w:ins>
          </w:p>
        </w:tc>
      </w:tr>
      <w:tr w14:paraId="3B34E0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722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1F2877EA">
            <w:pPr>
              <w:widowControl/>
              <w:jc w:val="both"/>
              <w:textAlignment w:val="center"/>
              <w:rPr>
                <w:ins w:id="1723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24" w:author="易呈翔" w:date="2026-08-20T16:31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设备</w:t>
              </w:r>
            </w:ins>
            <w:ins w:id="1725" w:author="易呈翔" w:date="2026-08-20T16:32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类型</w:t>
              </w:r>
            </w:ins>
            <w:ins w:id="1726" w:author="易呈翔" w:date="2026-08-20T16:31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469D3C51">
            <w:pPr>
              <w:widowControl/>
              <w:jc w:val="both"/>
              <w:textAlignment w:val="center"/>
              <w:rPr>
                <w:ins w:id="1727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28" w:author="易呈翔" w:date="2026-08-20T16:51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equipCode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1CE1C9CB">
            <w:pPr>
              <w:widowControl/>
              <w:jc w:val="both"/>
              <w:textAlignment w:val="center"/>
              <w:rPr>
                <w:ins w:id="1729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30" w:author="易呈翔" w:date="2026-08-20T16:31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E555166">
            <w:pPr>
              <w:widowControl/>
              <w:jc w:val="both"/>
              <w:textAlignment w:val="center"/>
              <w:rPr>
                <w:ins w:id="1731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32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776FD3E5">
            <w:pPr>
              <w:widowControl/>
              <w:jc w:val="both"/>
              <w:textAlignment w:val="center"/>
              <w:rPr>
                <w:ins w:id="1733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34" w:author="易呈翔" w:date="2026-08-20T16:31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设备</w:t>
              </w:r>
            </w:ins>
            <w:ins w:id="1735" w:author="易呈翔" w:date="2026-08-20T16:32:0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类型</w:t>
              </w:r>
            </w:ins>
            <w:ins w:id="1736" w:author="易呈翔" w:date="2026-08-20T16:31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码</w:t>
              </w:r>
            </w:ins>
          </w:p>
        </w:tc>
      </w:tr>
      <w:tr w14:paraId="3E5941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737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6DC9F144">
            <w:pPr>
              <w:widowControl/>
              <w:jc w:val="both"/>
              <w:textAlignment w:val="center"/>
              <w:rPr>
                <w:ins w:id="1738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39" w:author="易呈翔" w:date="2026-08-20T16:31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设备类型码描述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45B01EBD">
            <w:pPr>
              <w:widowControl/>
              <w:jc w:val="both"/>
              <w:textAlignment w:val="center"/>
              <w:rPr>
                <w:ins w:id="1740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41" w:author="易呈翔" w:date="2026-08-20T16:51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equipDesc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757825BD">
            <w:pPr>
              <w:widowControl/>
              <w:jc w:val="both"/>
              <w:textAlignment w:val="center"/>
              <w:rPr>
                <w:ins w:id="1742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43" w:author="易呈翔" w:date="2026-08-20T16:31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VARCHAR2(512)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D70263D">
            <w:pPr>
              <w:widowControl/>
              <w:jc w:val="both"/>
              <w:textAlignment w:val="center"/>
              <w:rPr>
                <w:ins w:id="1744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45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03966BC2">
            <w:pPr>
              <w:widowControl/>
              <w:jc w:val="both"/>
              <w:textAlignment w:val="center"/>
              <w:rPr>
                <w:ins w:id="1746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47" w:author="易呈翔" w:date="2026-08-20T16:31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设备类型码描述</w:t>
              </w:r>
            </w:ins>
          </w:p>
        </w:tc>
      </w:tr>
      <w:tr w14:paraId="0BF6FE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748" w:author="易呈翔" w:date="2026-08-20T16:49:16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0FBFE91">
            <w:pPr>
              <w:widowControl/>
              <w:jc w:val="both"/>
              <w:textAlignment w:val="center"/>
              <w:rPr>
                <w:ins w:id="1749" w:author="易呈翔" w:date="2026-08-20T16:49:16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50" w:author="易呈翔" w:date="2026-08-20T16:49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供应商编号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8C80B65">
            <w:pPr>
              <w:widowControl/>
              <w:jc w:val="both"/>
              <w:textAlignment w:val="center"/>
              <w:rPr>
                <w:ins w:id="1751" w:author="易呈翔" w:date="2026-08-20T16:49:16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52" w:author="易呈翔" w:date="2026-08-20T16:51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supplierNo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19C9594">
            <w:pPr>
              <w:widowControl/>
              <w:jc w:val="both"/>
              <w:textAlignment w:val="center"/>
              <w:rPr>
                <w:ins w:id="1753" w:author="易呈翔" w:date="2026-08-20T16:49:16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54" w:author="易呈翔" w:date="2026-08-20T16:49:16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C488192">
            <w:pPr>
              <w:widowControl/>
              <w:jc w:val="both"/>
              <w:textAlignment w:val="center"/>
              <w:rPr>
                <w:ins w:id="1755" w:author="易呈翔" w:date="2026-08-20T16:49:16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56" w:author="易呈翔" w:date="2026-08-20T16:49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51E3016">
            <w:pPr>
              <w:widowControl/>
              <w:jc w:val="both"/>
              <w:textAlignment w:val="center"/>
              <w:rPr>
                <w:ins w:id="1757" w:author="易呈翔" w:date="2026-08-20T16:49:16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58" w:author="易呈翔" w:date="2026-08-20T16:49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供应商编号</w:t>
              </w:r>
            </w:ins>
          </w:p>
        </w:tc>
      </w:tr>
      <w:tr w14:paraId="7C5CE9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759" w:author="易呈翔" w:date="2026-08-20T16:49:5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EBCCFF0">
            <w:pPr>
              <w:widowControl/>
              <w:jc w:val="both"/>
              <w:textAlignment w:val="center"/>
              <w:rPr>
                <w:ins w:id="1760" w:author="易呈翔" w:date="2026-08-20T16:49:5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61" w:author="易呈翔" w:date="2026-08-20T16:50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推荐</w:t>
              </w:r>
            </w:ins>
            <w:ins w:id="1762" w:author="易呈翔" w:date="2026-08-20T16:50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合同标识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EA91A35">
            <w:pPr>
              <w:widowControl/>
              <w:jc w:val="both"/>
              <w:textAlignment w:val="center"/>
              <w:rPr>
                <w:ins w:id="1763" w:author="易呈翔" w:date="2026-08-20T16:49:5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764" w:author="易呈翔" w:date="2026-08-20T16:51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contractId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4AB993F">
            <w:pPr>
              <w:widowControl/>
              <w:jc w:val="both"/>
              <w:textAlignment w:val="center"/>
              <w:rPr>
                <w:ins w:id="1765" w:author="易呈翔" w:date="2026-08-20T16:49:55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ins w:id="1766" w:author="易呈翔" w:date="2026-08-20T16:50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3A6FC67">
            <w:pPr>
              <w:widowControl/>
              <w:jc w:val="both"/>
              <w:textAlignment w:val="center"/>
              <w:rPr>
                <w:ins w:id="1767" w:author="易呈翔" w:date="2026-08-20T16:49:5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68" w:author="易呈翔" w:date="2026-08-20T16:50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527EAF6">
            <w:pPr>
              <w:widowControl/>
              <w:jc w:val="both"/>
              <w:textAlignment w:val="center"/>
              <w:rPr>
                <w:ins w:id="1769" w:author="易呈翔" w:date="2026-08-20T16:49:5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70" w:author="易呈翔" w:date="2026-08-20T16:50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推荐</w:t>
              </w:r>
            </w:ins>
            <w:ins w:id="1771" w:author="易呈翔" w:date="2026-08-20T16:50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合同标识</w:t>
              </w:r>
            </w:ins>
          </w:p>
        </w:tc>
      </w:tr>
      <w:tr w14:paraId="64D2CB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772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13ACE3">
            <w:pPr>
              <w:widowControl/>
              <w:jc w:val="both"/>
              <w:textAlignment w:val="center"/>
              <w:rPr>
                <w:ins w:id="1773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74" w:author="易呈翔" w:date="2026-08-20T16:38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推荐</w:t>
              </w:r>
            </w:ins>
            <w:ins w:id="1775" w:author="易呈翔" w:date="2026-08-20T16:36:1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合同明细标识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3781E0">
            <w:pPr>
              <w:widowControl/>
              <w:jc w:val="both"/>
              <w:textAlignment w:val="center"/>
              <w:rPr>
                <w:ins w:id="1776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77" w:author="易呈翔" w:date="2026-08-20T16:51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contractDetId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8B4213D">
            <w:pPr>
              <w:widowControl/>
              <w:jc w:val="both"/>
              <w:textAlignment w:val="center"/>
              <w:rPr>
                <w:ins w:id="1778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79" w:author="易呈翔" w:date="2026-08-20T16:36:1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A0266A1">
            <w:pPr>
              <w:widowControl/>
              <w:jc w:val="both"/>
              <w:textAlignment w:val="center"/>
              <w:rPr>
                <w:ins w:id="1780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81" w:author="易呈翔" w:date="2026-08-20T16:38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A0056AE">
            <w:pPr>
              <w:widowControl/>
              <w:jc w:val="both"/>
              <w:textAlignment w:val="center"/>
              <w:rPr>
                <w:ins w:id="1782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83" w:author="易呈翔" w:date="2026-08-20T16:38:2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推荐</w:t>
              </w:r>
            </w:ins>
            <w:ins w:id="1784" w:author="易呈翔" w:date="2026-08-20T16:36:1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合同明细标识</w:t>
              </w:r>
            </w:ins>
          </w:p>
        </w:tc>
      </w:tr>
      <w:tr w14:paraId="261C5D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785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3401D3">
            <w:pPr>
              <w:widowControl/>
              <w:jc w:val="both"/>
              <w:textAlignment w:val="center"/>
              <w:rPr>
                <w:ins w:id="1786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87" w:author="易呈翔" w:date="2026-08-20T16:37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计划</w:t>
              </w:r>
            </w:ins>
            <w:ins w:id="1788" w:author="易呈翔" w:date="2026-08-20T16:38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到货</w:t>
              </w:r>
            </w:ins>
            <w:ins w:id="1789" w:author="易呈翔" w:date="2026-08-20T16:37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FDFC91">
            <w:pPr>
              <w:widowControl/>
              <w:jc w:val="both"/>
              <w:textAlignment w:val="center"/>
              <w:rPr>
                <w:ins w:id="1790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91" w:author="易呈翔" w:date="2026-08-20T16:51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planQty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E3E660C">
            <w:pPr>
              <w:widowControl/>
              <w:jc w:val="both"/>
              <w:textAlignment w:val="center"/>
              <w:rPr>
                <w:ins w:id="1792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93" w:author="易呈翔" w:date="2026-08-20T16:37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932C3FD">
            <w:pPr>
              <w:widowControl/>
              <w:jc w:val="both"/>
              <w:textAlignment w:val="center"/>
              <w:rPr>
                <w:ins w:id="1794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95" w:author="易呈翔" w:date="2026-08-20T16:38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D6F5CAA">
            <w:pPr>
              <w:widowControl/>
              <w:jc w:val="both"/>
              <w:textAlignment w:val="center"/>
              <w:rPr>
                <w:ins w:id="1796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797" w:author="易呈翔" w:date="2026-08-20T16:37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计划</w:t>
              </w:r>
            </w:ins>
            <w:ins w:id="1798" w:author="易呈翔" w:date="2026-08-20T16:38:0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到货</w:t>
              </w:r>
            </w:ins>
            <w:ins w:id="1799" w:author="易呈翔" w:date="2026-08-20T16:37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数量</w:t>
              </w:r>
            </w:ins>
          </w:p>
        </w:tc>
      </w:tr>
      <w:tr w14:paraId="29234D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800" w:author="易呈翔" w:date="2026-08-20T16:50:53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C3A4137">
            <w:pPr>
              <w:widowControl/>
              <w:jc w:val="both"/>
              <w:textAlignment w:val="center"/>
              <w:rPr>
                <w:ins w:id="1801" w:author="易呈翔" w:date="2026-08-20T16:50:53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02" w:author="易呈翔" w:date="2026-08-20T16:50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备货周期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39DE3DB">
            <w:pPr>
              <w:widowControl/>
              <w:jc w:val="both"/>
              <w:textAlignment w:val="center"/>
              <w:rPr>
                <w:ins w:id="1803" w:author="易呈翔" w:date="2026-08-20T16:50:53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804" w:author="易呈翔" w:date="2026-08-20T16:51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stockCycle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CD9864D">
            <w:pPr>
              <w:widowControl/>
              <w:jc w:val="both"/>
              <w:textAlignment w:val="center"/>
              <w:rPr>
                <w:ins w:id="1805" w:author="易呈翔" w:date="2026-08-20T16:50:53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06" w:author="易呈翔" w:date="2026-08-20T16:50:53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1807" w:author="易呈翔" w:date="2026-08-20T16:50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4,2</w:t>
              </w:r>
            </w:ins>
            <w:ins w:id="1808" w:author="易呈翔" w:date="2026-08-20T16:50:53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1872D15">
            <w:pPr>
              <w:widowControl/>
              <w:jc w:val="both"/>
              <w:textAlignment w:val="center"/>
              <w:rPr>
                <w:ins w:id="1809" w:author="易呈翔" w:date="2026-08-20T16:50:53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10" w:author="易呈翔" w:date="2026-08-20T16:50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6CEE53A">
            <w:pPr>
              <w:widowControl/>
              <w:jc w:val="both"/>
              <w:textAlignment w:val="center"/>
              <w:rPr>
                <w:ins w:id="1811" w:author="易呈翔" w:date="2026-08-20T16:50:53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12" w:author="易呈翔" w:date="2026-08-20T16:50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备货周期,单位：天</w:t>
              </w:r>
            </w:ins>
          </w:p>
        </w:tc>
      </w:tr>
      <w:tr w14:paraId="53FA84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813" w:author="易呈翔" w:date="2026-08-20T16:50:53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3410662">
            <w:pPr>
              <w:widowControl/>
              <w:jc w:val="both"/>
              <w:textAlignment w:val="center"/>
              <w:rPr>
                <w:ins w:id="1814" w:author="易呈翔" w:date="2026-08-20T16:50:53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15" w:author="易呈翔" w:date="2026-08-20T16:50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物流在途时间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7B48D27">
            <w:pPr>
              <w:widowControl/>
              <w:jc w:val="both"/>
              <w:textAlignment w:val="center"/>
              <w:rPr>
                <w:ins w:id="1816" w:author="易呈翔" w:date="2026-08-20T16:50:53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817" w:author="易呈翔" w:date="2026-08-20T16:51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transitTime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7DE92D4">
            <w:pPr>
              <w:widowControl/>
              <w:jc w:val="both"/>
              <w:textAlignment w:val="center"/>
              <w:rPr>
                <w:ins w:id="1818" w:author="易呈翔" w:date="2026-08-20T16:50:53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19" w:author="易呈翔" w:date="2026-08-20T16:50:53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1820" w:author="易呈翔" w:date="2026-08-20T16:50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4,2</w:t>
              </w:r>
            </w:ins>
            <w:ins w:id="1821" w:author="易呈翔" w:date="2026-08-20T16:50:53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2A3056A">
            <w:pPr>
              <w:widowControl/>
              <w:jc w:val="both"/>
              <w:textAlignment w:val="center"/>
              <w:rPr>
                <w:ins w:id="1822" w:author="易呈翔" w:date="2026-08-20T16:50:53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23" w:author="易呈翔" w:date="2026-08-20T16:50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517DA34">
            <w:pPr>
              <w:widowControl/>
              <w:jc w:val="both"/>
              <w:textAlignment w:val="center"/>
              <w:rPr>
                <w:ins w:id="1824" w:author="易呈翔" w:date="2026-08-20T16:50:53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25" w:author="易呈翔" w:date="2026-08-20T16:50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物流在途时间,单位：天</w:t>
              </w:r>
            </w:ins>
          </w:p>
        </w:tc>
      </w:tr>
      <w:tr w14:paraId="15D1E1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826" w:author="易呈翔" w:date="2026-08-20T17:03:05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82B0D75">
            <w:pPr>
              <w:widowControl/>
              <w:jc w:val="left"/>
              <w:textAlignment w:val="center"/>
              <w:rPr>
                <w:ins w:id="1827" w:author="易呈翔" w:date="2026-08-20T17:03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828" w:author="易呈翔" w:date="2026-08-20T17:03:1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待检仓容量告警清单</w:t>
              </w:r>
            </w:ins>
            <w:ins w:id="1829" w:author="易呈翔" w:date="2026-08-20T17:03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（</w:t>
              </w:r>
            </w:ins>
            <w:ins w:id="1830" w:author="易呈翔" w:date="2026-08-20T17:03:2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capAlarmList</w:t>
              </w:r>
            </w:ins>
            <w:ins w:id="1831" w:author="易呈翔" w:date="2026-08-20T17:03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）</w:t>
              </w:r>
            </w:ins>
          </w:p>
        </w:tc>
      </w:tr>
      <w:tr w14:paraId="5CDF4C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832" w:author="易呈翔" w:date="2026-08-20T17:04:5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59715B6">
            <w:pPr>
              <w:jc w:val="left"/>
              <w:rPr>
                <w:ins w:id="1833" w:author="易呈翔" w:date="2026-08-20T17:04:5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34" w:author="易呈翔" w:date="2026-08-20T17:04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库区标识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BD113F4">
            <w:pPr>
              <w:jc w:val="left"/>
              <w:rPr>
                <w:ins w:id="1835" w:author="易呈翔" w:date="2026-08-20T17:04:55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36" w:author="易呈翔" w:date="2026-08-20T17:04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whArea</w:t>
              </w:r>
            </w:ins>
            <w:ins w:id="1837" w:author="易呈翔" w:date="2026-08-20T17:04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993DC67">
            <w:pPr>
              <w:jc w:val="left"/>
              <w:rPr>
                <w:ins w:id="1838" w:author="易呈翔" w:date="2026-08-20T17:04:5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39" w:author="易呈翔" w:date="2026-08-20T17:04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1DD8317">
            <w:pPr>
              <w:jc w:val="left"/>
              <w:rPr>
                <w:ins w:id="1840" w:author="易呈翔" w:date="2026-08-20T17:04:5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41" w:author="易呈翔" w:date="2026-08-20T17:04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A1E6410">
            <w:pPr>
              <w:jc w:val="left"/>
              <w:rPr>
                <w:ins w:id="1842" w:author="易呈翔" w:date="2026-08-20T17:04:5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43" w:author="易呈翔" w:date="2026-08-20T17:04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库区标识</w:t>
              </w:r>
            </w:ins>
          </w:p>
        </w:tc>
      </w:tr>
      <w:tr w14:paraId="466026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844" w:author="易呈翔" w:date="2026-08-20T17:04:5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7C561CA">
            <w:pPr>
              <w:jc w:val="left"/>
              <w:rPr>
                <w:ins w:id="1845" w:author="易呈翔" w:date="2026-08-20T17:04:5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46" w:author="易呈翔" w:date="2026-08-20T17:04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库区名称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C2B3816">
            <w:pPr>
              <w:jc w:val="left"/>
              <w:rPr>
                <w:ins w:id="1847" w:author="易呈翔" w:date="2026-08-20T17:04:5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848" w:author="易呈翔" w:date="2026-08-20T17:04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whAreaName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90A5575">
            <w:pPr>
              <w:jc w:val="left"/>
              <w:rPr>
                <w:ins w:id="1849" w:author="易呈翔" w:date="2026-08-20T17:04:5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50" w:author="易呈翔" w:date="2026-08-20T17:04:55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4D40CAE">
            <w:pPr>
              <w:jc w:val="left"/>
              <w:rPr>
                <w:ins w:id="1851" w:author="易呈翔" w:date="2026-08-20T17:04:5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52" w:author="易呈翔" w:date="2026-08-20T17:04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46770E7">
            <w:pPr>
              <w:jc w:val="left"/>
              <w:rPr>
                <w:ins w:id="1853" w:author="易呈翔" w:date="2026-08-20T17:04:5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54" w:author="易呈翔" w:date="2026-08-20T17:04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库区名称</w:t>
              </w:r>
            </w:ins>
          </w:p>
        </w:tc>
      </w:tr>
      <w:tr w14:paraId="563B1E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855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7037E5">
            <w:pPr>
              <w:jc w:val="left"/>
              <w:rPr>
                <w:ins w:id="1856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57" w:author="易呈翔" w:date="2026-08-20T17:05:3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告警</w:t>
              </w:r>
            </w:ins>
            <w:ins w:id="1858" w:author="易呈翔" w:date="2026-08-20T17:05:3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日期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3D8FC9">
            <w:pPr>
              <w:jc w:val="left"/>
              <w:rPr>
                <w:ins w:id="1859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60" w:author="易呈翔" w:date="2026-08-20T17:05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</w:t>
              </w:r>
            </w:ins>
            <w:ins w:id="1861" w:author="易呈翔" w:date="2026-08-20T17:05:3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larm</w:t>
              </w:r>
            </w:ins>
            <w:ins w:id="1862" w:author="易呈翔" w:date="2026-08-20T17:05:4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</w:t>
              </w:r>
            </w:ins>
            <w:ins w:id="1863" w:author="易呈翔" w:date="2026-08-20T17:05:4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ate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B42DB87">
            <w:pPr>
              <w:jc w:val="left"/>
              <w:rPr>
                <w:ins w:id="1864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65" w:author="易呈翔" w:date="2026-08-20T17:05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0ED6FF3">
            <w:pPr>
              <w:jc w:val="left"/>
              <w:rPr>
                <w:ins w:id="1866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67" w:author="易呈翔" w:date="2026-08-20T17:05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B7A01D0">
            <w:pPr>
              <w:jc w:val="left"/>
              <w:rPr>
                <w:ins w:id="1868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69" w:author="易呈翔" w:date="2026-08-20T17:06:0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告警日期</w:t>
              </w:r>
            </w:ins>
            <w:ins w:id="1870" w:author="易呈翔" w:date="2026-08-20T17:05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，格式：yyyy-MM-dd HH:mm:ss </w:t>
              </w:r>
            </w:ins>
          </w:p>
        </w:tc>
      </w:tr>
      <w:tr w14:paraId="1C1F6E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871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39DD4E">
            <w:pPr>
              <w:jc w:val="left"/>
              <w:rPr>
                <w:ins w:id="1872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73" w:author="易呈翔" w:date="2026-08-20T17:06:3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累计库存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8E0CAE">
            <w:pPr>
              <w:jc w:val="left"/>
              <w:rPr>
                <w:ins w:id="1874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75" w:author="易呈翔" w:date="2026-08-20T17:09:5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inStockQty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24B447">
            <w:pPr>
              <w:jc w:val="left"/>
              <w:rPr>
                <w:ins w:id="1876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77" w:author="易呈翔" w:date="2026-08-20T17:10:04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1878" w:author="易呈翔" w:date="2026-08-20T17:10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8</w:t>
              </w:r>
            </w:ins>
            <w:ins w:id="1879" w:author="易呈翔" w:date="2026-08-20T17:10:04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39DA620">
            <w:pPr>
              <w:jc w:val="left"/>
              <w:rPr>
                <w:ins w:id="1880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81" w:author="易呈翔" w:date="2026-08-20T17:10:0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3A5B235">
            <w:pPr>
              <w:jc w:val="left"/>
              <w:rPr>
                <w:ins w:id="1882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83" w:author="易呈翔" w:date="2026-08-20T17:10:12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累计库存</w:t>
              </w:r>
            </w:ins>
          </w:p>
        </w:tc>
      </w:tr>
      <w:tr w14:paraId="416E9D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884" w:author="易呈翔" w:date="2026-08-20T17:07:2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FADB30A">
            <w:pPr>
              <w:jc w:val="left"/>
              <w:rPr>
                <w:ins w:id="1885" w:author="易呈翔" w:date="2026-08-20T17:07:2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86" w:author="易呈翔" w:date="2026-08-20T17:07:2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库区容量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0AD17E3">
            <w:pPr>
              <w:jc w:val="left"/>
              <w:rPr>
                <w:ins w:id="1887" w:author="易呈翔" w:date="2026-08-20T17:07:21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88" w:author="易呈翔" w:date="2026-08-20T17:07:2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whAreaCap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5506898">
            <w:pPr>
              <w:jc w:val="left"/>
              <w:rPr>
                <w:ins w:id="1889" w:author="易呈翔" w:date="2026-08-20T17:07:2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90" w:author="易呈翔" w:date="2026-08-20T17:07:21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1891" w:author="易呈翔" w:date="2026-08-20T17:07:2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8</w:t>
              </w:r>
            </w:ins>
            <w:ins w:id="1892" w:author="易呈翔" w:date="2026-08-20T17:07:21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CD61A4D">
            <w:pPr>
              <w:jc w:val="left"/>
              <w:rPr>
                <w:ins w:id="1893" w:author="易呈翔" w:date="2026-08-20T17:07:2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94" w:author="易呈翔" w:date="2026-08-20T17:07:2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0D3E6E4">
            <w:pPr>
              <w:jc w:val="left"/>
              <w:rPr>
                <w:ins w:id="1895" w:author="易呈翔" w:date="2026-08-20T17:07:2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96" w:author="易呈翔" w:date="2026-08-20T17:07:2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库区容量</w:t>
              </w:r>
            </w:ins>
          </w:p>
        </w:tc>
      </w:tr>
      <w:tr w14:paraId="3E522B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897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CED4DBD">
            <w:pPr>
              <w:widowControl/>
              <w:jc w:val="left"/>
              <w:textAlignment w:val="center"/>
              <w:rPr>
                <w:ins w:id="1898" w:author="易呈翔" w:date="2026-08-18T16:04:37Z"/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899" w:author="易呈翔" w:date="2026-08-20T17:06:50Z">
              <w:r>
                <w:rPr>
                  <w:rFonts w:hint="default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/>
                </w:rPr>
                <w:t>超容数量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2EFE0DD">
            <w:pPr>
              <w:widowControl/>
              <w:jc w:val="left"/>
              <w:textAlignment w:val="center"/>
              <w:rPr>
                <w:ins w:id="1900" w:author="易呈翔" w:date="2026-08-18T16:04:37Z"/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901" w:author="易呈翔" w:date="2026-08-20T17:07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ove</w:t>
              </w:r>
            </w:ins>
            <w:ins w:id="1902" w:author="易呈翔" w:date="2026-08-20T17:07:5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rC</w:t>
              </w:r>
            </w:ins>
            <w:ins w:id="1903" w:author="易呈翔" w:date="2026-08-20T17:07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ap</w:t>
              </w:r>
            </w:ins>
            <w:ins w:id="1904" w:author="易呈翔" w:date="2026-08-20T17:07:5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Q</w:t>
              </w:r>
            </w:ins>
            <w:ins w:id="1905" w:author="易呈翔" w:date="2026-08-20T17:07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A0D2F64">
            <w:pPr>
              <w:jc w:val="both"/>
              <w:rPr>
                <w:ins w:id="1906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907" w:author="易呈翔" w:date="2026-08-20T17:07:57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1908" w:author="易呈翔" w:date="2026-08-20T17:07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8</w:t>
              </w:r>
            </w:ins>
            <w:ins w:id="1909" w:author="易呈翔" w:date="2026-08-20T17:07:57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A34F22F">
            <w:pPr>
              <w:jc w:val="both"/>
              <w:rPr>
                <w:ins w:id="1910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911" w:author="易呈翔" w:date="2026-08-20T17:07:5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D7BC49A">
            <w:pPr>
              <w:jc w:val="both"/>
              <w:rPr>
                <w:ins w:id="1912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913" w:author="易呈翔" w:date="2026-08-20T17:08:02Z">
              <w:r>
                <w:rPr>
                  <w:rFonts w:hint="default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/>
                </w:rPr>
                <w:t>超容数量</w:t>
              </w:r>
            </w:ins>
          </w:p>
        </w:tc>
      </w:tr>
      <w:tr w14:paraId="771546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914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14A7CEC">
            <w:pPr>
              <w:widowControl/>
              <w:jc w:val="left"/>
              <w:textAlignment w:val="center"/>
              <w:rPr>
                <w:ins w:id="1915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916" w:author="易呈翔" w:date="2026-08-20T17:06:58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当日到货量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76EB39A">
            <w:pPr>
              <w:widowControl/>
              <w:jc w:val="left"/>
              <w:textAlignment w:val="center"/>
              <w:rPr>
                <w:ins w:id="1917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918" w:author="易呈翔" w:date="2026-08-20T17:08:4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</w:t>
              </w:r>
            </w:ins>
            <w:ins w:id="1919" w:author="易呈翔" w:date="2026-08-20T17:08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</w:t>
              </w:r>
            </w:ins>
            <w:ins w:id="1920" w:author="易呈翔" w:date="2026-08-20T17:08:4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y</w:t>
              </w:r>
            </w:ins>
            <w:ins w:id="1921" w:author="易呈翔" w:date="2026-08-20T17:08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</w:t>
              </w:r>
            </w:ins>
            <w:ins w:id="1922" w:author="易呈翔" w:date="2026-08-20T17:08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rr</w:t>
              </w:r>
            </w:ins>
            <w:ins w:id="1923" w:author="易呈翔" w:date="2026-08-20T17:08:3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ive</w:t>
              </w:r>
            </w:ins>
            <w:ins w:id="1924" w:author="易呈翔" w:date="2026-08-20T17:08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Q</w:t>
              </w:r>
            </w:ins>
            <w:ins w:id="1925" w:author="易呈翔" w:date="2026-08-20T17:08:3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0BA84A2">
            <w:pPr>
              <w:jc w:val="both"/>
              <w:rPr>
                <w:ins w:id="1926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927" w:author="易呈翔" w:date="2026-08-20T17:08:54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1928" w:author="易呈翔" w:date="2026-08-20T17:08:5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8</w:t>
              </w:r>
            </w:ins>
            <w:ins w:id="1929" w:author="易呈翔" w:date="2026-08-20T17:08:54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6A195DC">
            <w:pPr>
              <w:jc w:val="both"/>
              <w:rPr>
                <w:ins w:id="1930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931" w:author="易呈翔" w:date="2026-08-20T17:09:0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2FE0A7B">
            <w:pPr>
              <w:jc w:val="both"/>
              <w:rPr>
                <w:ins w:id="1932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933" w:author="易呈翔" w:date="2026-08-20T17:08:5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当日到货量</w:t>
              </w:r>
            </w:ins>
          </w:p>
        </w:tc>
      </w:tr>
      <w:tr w14:paraId="0F92D1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934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5A3A2F9">
            <w:pPr>
              <w:widowControl/>
              <w:jc w:val="left"/>
              <w:textAlignment w:val="center"/>
              <w:rPr>
                <w:ins w:id="1935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936" w:author="易呈翔" w:date="2026-08-20T17:07:06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当日批次数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C330F06">
            <w:pPr>
              <w:widowControl/>
              <w:jc w:val="left"/>
              <w:textAlignment w:val="center"/>
              <w:rPr>
                <w:ins w:id="1937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938" w:author="易呈翔" w:date="2026-08-20T17:09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da</w:t>
              </w:r>
            </w:ins>
            <w:ins w:id="1939" w:author="易呈翔" w:date="2026-08-20T17:09:1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y</w:t>
              </w:r>
            </w:ins>
            <w:ins w:id="1940" w:author="易呈翔" w:date="2026-08-20T17:0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B</w:t>
              </w:r>
            </w:ins>
            <w:ins w:id="1941" w:author="易呈翔" w:date="2026-08-20T17:09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</w:t>
              </w:r>
            </w:ins>
            <w:ins w:id="1942" w:author="易呈翔" w:date="2026-08-20T17:09:1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tch</w:t>
              </w:r>
            </w:ins>
            <w:ins w:id="1943" w:author="易呈翔" w:date="2026-08-20T17:09:2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Q</w:t>
              </w:r>
            </w:ins>
            <w:ins w:id="1944" w:author="易呈翔" w:date="2026-08-20T17:09:2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79AF3D9">
            <w:pPr>
              <w:jc w:val="both"/>
              <w:rPr>
                <w:ins w:id="1945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946" w:author="易呈翔" w:date="2026-08-20T17:09:31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1947" w:author="易呈翔" w:date="2026-08-20T17:09:3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2</w:t>
              </w:r>
            </w:ins>
            <w:ins w:id="1948" w:author="易呈翔" w:date="2026-08-20T17:09:31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5347090">
            <w:pPr>
              <w:jc w:val="both"/>
              <w:rPr>
                <w:ins w:id="1949" w:author="易呈翔" w:date="2026-08-18T16:04:3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950" w:author="易呈翔" w:date="2026-08-20T17:09:0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1D7D291">
            <w:pPr>
              <w:jc w:val="both"/>
              <w:rPr>
                <w:ins w:id="1951" w:author="易呈翔" w:date="2026-08-18T16:04:3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952" w:author="易呈翔" w:date="2026-08-20T17:08:5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当日批次数</w:t>
              </w:r>
            </w:ins>
          </w:p>
        </w:tc>
      </w:tr>
      <w:tr w14:paraId="44BD1D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953" w:author="易呈翔" w:date="2026-08-20T17:10:35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A879EA3">
            <w:pPr>
              <w:widowControl/>
              <w:jc w:val="left"/>
              <w:textAlignment w:val="center"/>
              <w:rPr>
                <w:ins w:id="1954" w:author="易呈翔" w:date="2026-08-20T17:10:3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955" w:author="易呈翔" w:date="2026-08-20T17:10:4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合同分配情况</w:t>
              </w:r>
            </w:ins>
            <w:ins w:id="1956" w:author="易呈翔" w:date="2026-08-20T17:10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（</w:t>
              </w:r>
            </w:ins>
            <w:ins w:id="1957" w:author="易呈翔" w:date="2026-08-20T17:11:0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contractAllocation</w:t>
              </w:r>
            </w:ins>
            <w:ins w:id="1958" w:author="易呈翔" w:date="2026-08-20T17:11:0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</w:t>
              </w:r>
            </w:ins>
            <w:ins w:id="1959" w:author="易呈翔" w:date="2026-08-20T17:10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）</w:t>
              </w:r>
            </w:ins>
          </w:p>
        </w:tc>
      </w:tr>
      <w:tr w14:paraId="7B96D1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960" w:author="易呈翔" w:date="2026-08-20T17:12:2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08F2EE0">
            <w:pPr>
              <w:widowControl/>
              <w:jc w:val="both"/>
              <w:textAlignment w:val="center"/>
              <w:rPr>
                <w:ins w:id="1961" w:author="易呈翔" w:date="2026-08-20T17:12:27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962" w:author="易呈翔" w:date="2026-08-20T17:12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物资编码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71E571F">
            <w:pPr>
              <w:widowControl/>
              <w:jc w:val="both"/>
              <w:textAlignment w:val="center"/>
              <w:rPr>
                <w:ins w:id="1963" w:author="易呈翔" w:date="2026-08-20T17:12:27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964" w:author="易呈翔" w:date="2026-08-20T17:12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materialNo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0667216">
            <w:pPr>
              <w:widowControl/>
              <w:jc w:val="both"/>
              <w:textAlignment w:val="center"/>
              <w:rPr>
                <w:ins w:id="1965" w:author="易呈翔" w:date="2026-08-20T17:12:27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966" w:author="易呈翔" w:date="2026-08-20T17:12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859BA17">
            <w:pPr>
              <w:widowControl/>
              <w:jc w:val="both"/>
              <w:textAlignment w:val="center"/>
              <w:rPr>
                <w:ins w:id="1967" w:author="易呈翔" w:date="2026-08-20T17:12:2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968" w:author="易呈翔" w:date="2026-08-20T17:12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F864969">
            <w:pPr>
              <w:widowControl/>
              <w:jc w:val="both"/>
              <w:textAlignment w:val="center"/>
              <w:rPr>
                <w:ins w:id="1969" w:author="易呈翔" w:date="2026-08-20T17:12:27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970" w:author="易呈翔" w:date="2026-08-20T17:12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物资编码</w:t>
              </w:r>
            </w:ins>
          </w:p>
        </w:tc>
      </w:tr>
      <w:tr w14:paraId="4342E3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971" w:author="易呈翔" w:date="2026-08-20T17:12:34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B9B6D7B">
            <w:pPr>
              <w:widowControl/>
              <w:jc w:val="both"/>
              <w:textAlignment w:val="center"/>
              <w:rPr>
                <w:ins w:id="1972" w:author="易呈翔" w:date="2026-08-20T17:12:3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973" w:author="易呈翔" w:date="2026-08-20T17:12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推荐</w:t>
              </w:r>
            </w:ins>
            <w:ins w:id="1974" w:author="易呈翔" w:date="2026-08-20T17:12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合同标识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2D297EF">
            <w:pPr>
              <w:widowControl/>
              <w:jc w:val="both"/>
              <w:textAlignment w:val="center"/>
              <w:rPr>
                <w:ins w:id="1975" w:author="易呈翔" w:date="2026-08-20T17:12:3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1976" w:author="易呈翔" w:date="2026-08-20T17:12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contractId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02D2E2A">
            <w:pPr>
              <w:widowControl/>
              <w:jc w:val="both"/>
              <w:textAlignment w:val="center"/>
              <w:rPr>
                <w:ins w:id="1977" w:author="易呈翔" w:date="2026-08-20T17:12:34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ins w:id="1978" w:author="易呈翔" w:date="2026-08-20T17:12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87BA032">
            <w:pPr>
              <w:widowControl/>
              <w:jc w:val="both"/>
              <w:textAlignment w:val="center"/>
              <w:rPr>
                <w:ins w:id="1979" w:author="易呈翔" w:date="2026-08-20T17:12:3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980" w:author="易呈翔" w:date="2026-08-20T17:12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E9C4FBD">
            <w:pPr>
              <w:widowControl/>
              <w:jc w:val="both"/>
              <w:textAlignment w:val="center"/>
              <w:rPr>
                <w:ins w:id="1981" w:author="易呈翔" w:date="2026-08-20T17:12:3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982" w:author="易呈翔" w:date="2026-08-20T17:12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推荐</w:t>
              </w:r>
            </w:ins>
            <w:ins w:id="1983" w:author="易呈翔" w:date="2026-08-20T17:12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合同标识</w:t>
              </w:r>
            </w:ins>
          </w:p>
        </w:tc>
      </w:tr>
      <w:tr w14:paraId="0B70AA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984" w:author="易呈翔" w:date="2026-08-20T17:12:34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9FA0DD">
            <w:pPr>
              <w:widowControl/>
              <w:jc w:val="both"/>
              <w:textAlignment w:val="center"/>
              <w:rPr>
                <w:ins w:id="1985" w:author="易呈翔" w:date="2026-08-20T17:12:3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986" w:author="易呈翔" w:date="2026-08-20T17:12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推荐</w:t>
              </w:r>
            </w:ins>
            <w:ins w:id="1987" w:author="易呈翔" w:date="2026-08-20T17:12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合同明细标识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6A2EF3">
            <w:pPr>
              <w:widowControl/>
              <w:jc w:val="both"/>
              <w:textAlignment w:val="center"/>
              <w:rPr>
                <w:ins w:id="1988" w:author="易呈翔" w:date="2026-08-20T17:12:3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989" w:author="易呈翔" w:date="2026-08-20T17:12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contractDetId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7AB5646">
            <w:pPr>
              <w:widowControl/>
              <w:jc w:val="both"/>
              <w:textAlignment w:val="center"/>
              <w:rPr>
                <w:ins w:id="1990" w:author="易呈翔" w:date="2026-08-20T17:12:3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991" w:author="易呈翔" w:date="2026-08-20T17:12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6A185E6">
            <w:pPr>
              <w:widowControl/>
              <w:jc w:val="both"/>
              <w:textAlignment w:val="center"/>
              <w:rPr>
                <w:ins w:id="1992" w:author="易呈翔" w:date="2026-08-20T17:12:3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993" w:author="易呈翔" w:date="2026-08-20T17:12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D789559">
            <w:pPr>
              <w:widowControl/>
              <w:jc w:val="both"/>
              <w:textAlignment w:val="center"/>
              <w:rPr>
                <w:ins w:id="1994" w:author="易呈翔" w:date="2026-08-20T17:12:3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995" w:author="易呈翔" w:date="2026-08-20T17:12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推荐</w:t>
              </w:r>
            </w:ins>
            <w:ins w:id="1996" w:author="易呈翔" w:date="2026-08-20T17:12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合同明细标识</w:t>
              </w:r>
            </w:ins>
          </w:p>
        </w:tc>
      </w:tr>
      <w:tr w14:paraId="7D366E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997" w:author="易呈翔" w:date="2026-08-20T17:12:42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A0B1B4F">
            <w:pPr>
              <w:widowControl/>
              <w:jc w:val="both"/>
              <w:textAlignment w:val="center"/>
              <w:rPr>
                <w:ins w:id="1998" w:author="易呈翔" w:date="2026-08-20T17:12:42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1999" w:author="易呈翔" w:date="2026-08-20T17:12:4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供应商编号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0A14F37">
            <w:pPr>
              <w:widowControl/>
              <w:jc w:val="both"/>
              <w:textAlignment w:val="center"/>
              <w:rPr>
                <w:ins w:id="2000" w:author="易呈翔" w:date="2026-08-20T17:12:42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001" w:author="易呈翔" w:date="2026-08-20T17:12:4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supplierNo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67A0819">
            <w:pPr>
              <w:widowControl/>
              <w:jc w:val="both"/>
              <w:textAlignment w:val="center"/>
              <w:rPr>
                <w:ins w:id="2002" w:author="易呈翔" w:date="2026-08-20T17:12:42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003" w:author="易呈翔" w:date="2026-08-20T17:12:42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7C3D838">
            <w:pPr>
              <w:widowControl/>
              <w:jc w:val="both"/>
              <w:textAlignment w:val="center"/>
              <w:rPr>
                <w:ins w:id="2004" w:author="易呈翔" w:date="2026-08-20T17:12:42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005" w:author="易呈翔" w:date="2026-08-20T17:12:4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48DB872">
            <w:pPr>
              <w:widowControl/>
              <w:jc w:val="both"/>
              <w:textAlignment w:val="center"/>
              <w:rPr>
                <w:ins w:id="2006" w:author="易呈翔" w:date="2026-08-20T17:12:42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007" w:author="易呈翔" w:date="2026-08-20T17:12:4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供应商编号</w:t>
              </w:r>
            </w:ins>
          </w:p>
        </w:tc>
      </w:tr>
      <w:tr w14:paraId="74759E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008" w:author="易呈翔" w:date="2026-08-20T17:14:0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AC5BC6B">
            <w:pPr>
              <w:jc w:val="left"/>
              <w:rPr>
                <w:ins w:id="2009" w:author="易呈翔" w:date="2026-08-20T17:14:0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010" w:author="易呈翔" w:date="2026-08-20T17:14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供应商名称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AF1CDE8">
            <w:pPr>
              <w:jc w:val="left"/>
              <w:rPr>
                <w:ins w:id="2011" w:author="易呈翔" w:date="2026-08-20T17:14:07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012" w:author="易呈翔" w:date="2026-08-20T17:14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supplierN</w:t>
              </w:r>
            </w:ins>
            <w:ins w:id="2013" w:author="易呈翔" w:date="2026-08-20T17:14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B1D3DE1">
            <w:pPr>
              <w:jc w:val="left"/>
              <w:rPr>
                <w:ins w:id="2014" w:author="易呈翔" w:date="2026-08-20T17:14:07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ins w:id="2015" w:author="易呈翔" w:date="2026-08-20T17:14:07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VARCHAR2(</w:t>
              </w:r>
            </w:ins>
            <w:ins w:id="2016" w:author="易呈翔" w:date="2026-08-20T17:14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256</w:t>
              </w:r>
            </w:ins>
            <w:ins w:id="2017" w:author="易呈翔" w:date="2026-08-20T17:14:07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06694CD">
            <w:pPr>
              <w:jc w:val="left"/>
              <w:rPr>
                <w:ins w:id="2018" w:author="易呈翔" w:date="2026-08-20T17:14:0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019" w:author="易呈翔" w:date="2026-08-20T17:14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B26FB86">
            <w:pPr>
              <w:jc w:val="left"/>
              <w:rPr>
                <w:ins w:id="2020" w:author="易呈翔" w:date="2026-08-20T17:14:0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021" w:author="易呈翔" w:date="2026-08-20T17:14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供应商名称</w:t>
              </w:r>
            </w:ins>
          </w:p>
        </w:tc>
      </w:tr>
      <w:tr w14:paraId="0737C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022" w:author="易呈翔" w:date="2026-08-20T17:14:26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9594ABA">
            <w:pPr>
              <w:jc w:val="left"/>
              <w:rPr>
                <w:ins w:id="2023" w:author="易呈翔" w:date="2026-08-20T17:14:26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024" w:author="易呈翔" w:date="2026-08-20T17:14:2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合同数量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0758B54">
            <w:pPr>
              <w:jc w:val="left"/>
              <w:rPr>
                <w:ins w:id="2025" w:author="易呈翔" w:date="2026-08-20T17:14:26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026" w:author="易呈翔" w:date="2026-08-20T17:14:2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purchaseQty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A009A25">
            <w:pPr>
              <w:jc w:val="left"/>
              <w:rPr>
                <w:ins w:id="2027" w:author="易呈翔" w:date="2026-08-20T17:14:26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028" w:author="易呈翔" w:date="2026-08-20T17:14:26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244E714">
            <w:pPr>
              <w:jc w:val="left"/>
              <w:rPr>
                <w:ins w:id="2029" w:author="易呈翔" w:date="2026-08-20T17:14:26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030" w:author="易呈翔" w:date="2026-08-20T17:14:2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9C76A1F">
            <w:pPr>
              <w:jc w:val="left"/>
              <w:rPr>
                <w:ins w:id="2031" w:author="易呈翔" w:date="2026-08-20T17:14:26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032" w:author="易呈翔" w:date="2026-08-20T17:14:2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合同数量</w:t>
              </w:r>
            </w:ins>
          </w:p>
        </w:tc>
      </w:tr>
      <w:tr w14:paraId="7ECC74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033" w:author="易呈翔" w:date="2026-08-20T17:14:4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54EB05F">
            <w:pPr>
              <w:jc w:val="left"/>
              <w:rPr>
                <w:ins w:id="2034" w:author="易呈翔" w:date="2026-08-20T17:14:4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035" w:author="易呈翔" w:date="2026-08-20T17:14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已到货数量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DDEA5DC">
            <w:pPr>
              <w:jc w:val="left"/>
              <w:rPr>
                <w:ins w:id="2036" w:author="易呈翔" w:date="2026-08-20T17:14:4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037" w:author="易呈翔" w:date="2026-08-20T17:14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arriveQty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4977901">
            <w:pPr>
              <w:jc w:val="left"/>
              <w:rPr>
                <w:ins w:id="2038" w:author="易呈翔" w:date="2026-08-20T17:14:4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039" w:author="易呈翔" w:date="2026-08-20T17:14:45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8D7603B">
            <w:pPr>
              <w:jc w:val="left"/>
              <w:rPr>
                <w:ins w:id="2040" w:author="易呈翔" w:date="2026-08-20T17:14:4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041" w:author="易呈翔" w:date="2026-08-20T17:14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CD32910">
            <w:pPr>
              <w:jc w:val="left"/>
              <w:rPr>
                <w:ins w:id="2042" w:author="易呈翔" w:date="2026-08-20T17:14:4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043" w:author="易呈翔" w:date="2026-08-20T17:14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已到货数量</w:t>
              </w:r>
            </w:ins>
          </w:p>
        </w:tc>
      </w:tr>
      <w:tr w14:paraId="5E09F6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2044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7F227F4">
            <w:pPr>
              <w:widowControl/>
              <w:jc w:val="left"/>
              <w:textAlignment w:val="auto"/>
              <w:rPr>
                <w:ins w:id="2045" w:author="易呈翔" w:date="2026-08-18T16:04:37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046" w:author="易呈翔" w:date="2026-08-20T17:15:4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执行</w:t>
              </w:r>
            </w:ins>
            <w:ins w:id="2047" w:author="易呈翔" w:date="2026-08-20T17:15:4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进度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738C495">
            <w:pPr>
              <w:widowControl/>
              <w:jc w:val="left"/>
              <w:textAlignment w:val="auto"/>
              <w:rPr>
                <w:ins w:id="2048" w:author="易呈翔" w:date="2026-08-18T16:04:37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049" w:author="易呈翔" w:date="2026-08-20T17:20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executionProgress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57315C3">
            <w:pPr>
              <w:jc w:val="left"/>
              <w:rPr>
                <w:ins w:id="2050" w:author="易呈翔" w:date="2026-08-18T16:04:37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2051" w:author="易呈翔" w:date="2026-08-20T17:16:00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NUMBER(</w:t>
              </w:r>
            </w:ins>
            <w:ins w:id="2052" w:author="易呈翔" w:date="2026-08-20T17:16:0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5</w:t>
              </w:r>
            </w:ins>
            <w:ins w:id="2053" w:author="易呈翔" w:date="2026-08-20T17:16:1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,</w:t>
              </w:r>
            </w:ins>
            <w:ins w:id="2054" w:author="易呈翔" w:date="2026-08-20T17:16:0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2</w:t>
              </w:r>
            </w:ins>
            <w:ins w:id="2055" w:author="易呈翔" w:date="2026-08-20T17:16:00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D501BE1">
            <w:pPr>
              <w:jc w:val="left"/>
              <w:rPr>
                <w:ins w:id="2056" w:author="易呈翔" w:date="2026-08-18T16:04:37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2057" w:author="易呈翔" w:date="2026-08-20T17:16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699676D">
            <w:pPr>
              <w:widowControl/>
              <w:jc w:val="left"/>
              <w:textAlignment w:val="auto"/>
              <w:rPr>
                <w:ins w:id="2058" w:author="易呈翔" w:date="2026-08-18T16:04:37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059" w:author="易呈翔" w:date="2026-08-20T17:16:2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执行进度</w:t>
              </w:r>
            </w:ins>
            <w:ins w:id="2060" w:author="易呈翔" w:date="2026-08-20T17:16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,</w:t>
              </w:r>
            </w:ins>
            <w:ins w:id="2061" w:author="易呈翔" w:date="2026-08-20T17:16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格式</w:t>
              </w:r>
            </w:ins>
            <w:ins w:id="2062" w:author="易呈翔" w:date="2026-08-20T17:16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：</w:t>
              </w:r>
            </w:ins>
            <w:ins w:id="2063" w:author="易呈翔" w:date="2026-08-20T17:16:3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%</w:t>
              </w:r>
            </w:ins>
          </w:p>
        </w:tc>
      </w:tr>
      <w:tr w14:paraId="3C5FAA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2064" w:author="易呈翔" w:date="2026-08-20T17:15:13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A02CE0A">
            <w:pPr>
              <w:widowControl/>
              <w:jc w:val="left"/>
              <w:textAlignment w:val="auto"/>
              <w:rPr>
                <w:ins w:id="2065" w:author="易呈翔" w:date="2026-08-20T17:15:13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066" w:author="易呈翔" w:date="2026-08-20T17:16:28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/>
                </w:rPr>
                <w:t>合同占比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263D8A9">
            <w:pPr>
              <w:widowControl/>
              <w:jc w:val="left"/>
              <w:textAlignment w:val="auto"/>
              <w:rPr>
                <w:ins w:id="2067" w:author="易呈翔" w:date="2026-08-20T17:15:13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068" w:author="易呈翔" w:date="2026-08-20T17:20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contractRatio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DDCABB2">
            <w:pPr>
              <w:jc w:val="left"/>
              <w:rPr>
                <w:ins w:id="2069" w:author="易呈翔" w:date="2026-08-20T17:15:13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2070" w:author="易呈翔" w:date="2026-08-20T17:20:34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NUMBER(</w:t>
              </w:r>
            </w:ins>
            <w:ins w:id="2071" w:author="易呈翔" w:date="2026-08-20T17:20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5,2</w:t>
              </w:r>
            </w:ins>
            <w:ins w:id="2072" w:author="易呈翔" w:date="2026-08-20T17:20:34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E5D07DB">
            <w:pPr>
              <w:jc w:val="left"/>
              <w:rPr>
                <w:ins w:id="2073" w:author="易呈翔" w:date="2026-08-20T17:15:13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2074" w:author="易呈翔" w:date="2026-08-20T17:21:0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FE4DBD6">
            <w:pPr>
              <w:widowControl/>
              <w:jc w:val="left"/>
              <w:textAlignment w:val="auto"/>
              <w:rPr>
                <w:ins w:id="2075" w:author="易呈翔" w:date="2026-08-20T17:15:13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076" w:author="易呈翔" w:date="2026-08-20T17:16:56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/>
                </w:rPr>
                <w:t>合同占比</w:t>
              </w:r>
            </w:ins>
            <w:ins w:id="2077" w:author="易呈翔" w:date="2026-08-20T17:16:5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,格式：%</w:t>
              </w:r>
            </w:ins>
          </w:p>
        </w:tc>
      </w:tr>
      <w:tr w14:paraId="7AAD0B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2078" w:author="易呈翔" w:date="2026-08-20T17:17:1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F7AEC4D">
            <w:pPr>
              <w:widowControl/>
              <w:jc w:val="left"/>
              <w:textAlignment w:val="auto"/>
              <w:rPr>
                <w:ins w:id="2079" w:author="易呈翔" w:date="2026-08-20T17:17:15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080" w:author="易呈翔" w:date="2026-08-20T17:17:28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/>
                </w:rPr>
                <w:t>同物资总进度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B354C76">
            <w:pPr>
              <w:widowControl/>
              <w:jc w:val="left"/>
              <w:textAlignment w:val="auto"/>
              <w:rPr>
                <w:ins w:id="2081" w:author="易呈翔" w:date="2026-08-20T17:17:15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082" w:author="易呈翔" w:date="2026-08-20T17:20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sameMaterialTotalProgress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BD9D778">
            <w:pPr>
              <w:jc w:val="left"/>
              <w:rPr>
                <w:ins w:id="2083" w:author="易呈翔" w:date="2026-08-20T17:17:15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2084" w:author="易呈翔" w:date="2026-08-20T17:20:35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NUMBER(</w:t>
              </w:r>
            </w:ins>
            <w:ins w:id="2085" w:author="易呈翔" w:date="2026-08-20T17:20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5,2</w:t>
              </w:r>
            </w:ins>
            <w:ins w:id="2086" w:author="易呈翔" w:date="2026-08-20T17:20:35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4D012D8">
            <w:pPr>
              <w:jc w:val="left"/>
              <w:rPr>
                <w:ins w:id="2087" w:author="易呈翔" w:date="2026-08-20T17:17:15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2088" w:author="易呈翔" w:date="2026-08-20T17:21:0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1B76E8C">
            <w:pPr>
              <w:widowControl/>
              <w:jc w:val="left"/>
              <w:textAlignment w:val="auto"/>
              <w:rPr>
                <w:ins w:id="2089" w:author="易呈翔" w:date="2026-08-20T17:17:15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090" w:author="易呈翔" w:date="2026-08-20T17:18:3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同物资总进度</w:t>
              </w:r>
            </w:ins>
            <w:ins w:id="2091" w:author="易呈翔" w:date="2026-08-20T17:18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,格式：%</w:t>
              </w:r>
            </w:ins>
          </w:p>
        </w:tc>
      </w:tr>
      <w:tr w14:paraId="5D0B21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2092" w:author="易呈翔" w:date="2026-08-20T17:17:1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8969772">
            <w:pPr>
              <w:widowControl/>
              <w:jc w:val="left"/>
              <w:textAlignment w:val="auto"/>
              <w:rPr>
                <w:ins w:id="2093" w:author="易呈翔" w:date="2026-08-20T17:17:18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094" w:author="易呈翔" w:date="2026-08-20T17:17:33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/>
                </w:rPr>
                <w:t>本次分配数量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0D47AD7">
            <w:pPr>
              <w:widowControl/>
              <w:jc w:val="left"/>
              <w:textAlignment w:val="auto"/>
              <w:rPr>
                <w:ins w:id="2095" w:author="易呈翔" w:date="2026-08-20T17:17:18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096" w:author="易呈翔" w:date="2026-08-20T17:20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allocationQty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25C3AD8">
            <w:pPr>
              <w:jc w:val="left"/>
              <w:rPr>
                <w:ins w:id="2097" w:author="易呈翔" w:date="2026-08-20T17:17:18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2098" w:author="易呈翔" w:date="2026-08-20T17:20:42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B1DB06E">
            <w:pPr>
              <w:jc w:val="left"/>
              <w:rPr>
                <w:ins w:id="2099" w:author="易呈翔" w:date="2026-08-20T17:17:18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2100" w:author="易呈翔" w:date="2026-08-20T17:21:0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DCECC10">
            <w:pPr>
              <w:widowControl/>
              <w:jc w:val="left"/>
              <w:textAlignment w:val="auto"/>
              <w:rPr>
                <w:ins w:id="2101" w:author="易呈翔" w:date="2026-08-20T17:17:18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102" w:author="易呈翔" w:date="2026-08-20T17:18:3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本次分配数量</w:t>
              </w:r>
            </w:ins>
          </w:p>
        </w:tc>
      </w:tr>
      <w:tr w14:paraId="68DEBD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2103" w:author="易呈翔" w:date="2026-08-20T17:15:1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F3628AD">
            <w:pPr>
              <w:widowControl/>
              <w:jc w:val="left"/>
              <w:textAlignment w:val="auto"/>
              <w:rPr>
                <w:ins w:id="2104" w:author="易呈翔" w:date="2026-08-20T17:15:15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105" w:author="易呈翔" w:date="2026-08-20T17:17:37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/>
                </w:rPr>
                <w:t>分配后进度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279EA13">
            <w:pPr>
              <w:widowControl/>
              <w:jc w:val="left"/>
              <w:textAlignment w:val="auto"/>
              <w:rPr>
                <w:ins w:id="2106" w:author="易呈翔" w:date="2026-08-20T17:15:15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107" w:author="易呈翔" w:date="2026-08-20T17:20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afterAllocationProgress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D169CE9">
            <w:pPr>
              <w:jc w:val="left"/>
              <w:rPr>
                <w:ins w:id="2108" w:author="易呈翔" w:date="2026-08-20T17:15:15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2109" w:author="易呈翔" w:date="2026-08-20T17:20:37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NUMBER(</w:t>
              </w:r>
            </w:ins>
            <w:ins w:id="2110" w:author="易呈翔" w:date="2026-08-20T17:20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5,2</w:t>
              </w:r>
            </w:ins>
            <w:ins w:id="2111" w:author="易呈翔" w:date="2026-08-20T17:20:37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D70600F">
            <w:pPr>
              <w:jc w:val="left"/>
              <w:rPr>
                <w:ins w:id="2112" w:author="易呈翔" w:date="2026-08-20T17:15:15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2113" w:author="易呈翔" w:date="2026-08-20T17:21:0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6583582">
            <w:pPr>
              <w:widowControl/>
              <w:jc w:val="left"/>
              <w:textAlignment w:val="auto"/>
              <w:rPr>
                <w:ins w:id="2114" w:author="易呈翔" w:date="2026-08-20T17:15:15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115" w:author="易呈翔" w:date="2026-08-20T17:18:3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分配后进度</w:t>
              </w:r>
            </w:ins>
            <w:ins w:id="2116" w:author="易呈翔" w:date="2026-08-20T17:18:4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,格式：%</w:t>
              </w:r>
            </w:ins>
          </w:p>
        </w:tc>
      </w:tr>
      <w:tr w14:paraId="405573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2117" w:author="易呈翔" w:date="2026-08-20T17:17:4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7945F08">
            <w:pPr>
              <w:widowControl/>
              <w:jc w:val="left"/>
              <w:textAlignment w:val="auto"/>
              <w:rPr>
                <w:ins w:id="2118" w:author="易呈翔" w:date="2026-08-20T17:17:45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119" w:author="易呈翔" w:date="2026-08-20T17:17:46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/>
                </w:rPr>
                <w:t>分配后剩余合同量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986A2E4">
            <w:pPr>
              <w:widowControl/>
              <w:jc w:val="left"/>
              <w:textAlignment w:val="auto"/>
              <w:rPr>
                <w:ins w:id="2120" w:author="易呈翔" w:date="2026-08-20T17:17:45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121" w:author="易呈翔" w:date="2026-08-20T17:20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remainingContractQty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049B6EA">
            <w:pPr>
              <w:jc w:val="left"/>
              <w:rPr>
                <w:ins w:id="2122" w:author="易呈翔" w:date="2026-08-20T17:17:45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2123" w:author="易呈翔" w:date="2026-08-20T17:20:43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9F37A59">
            <w:pPr>
              <w:jc w:val="left"/>
              <w:rPr>
                <w:ins w:id="2124" w:author="易呈翔" w:date="2026-08-20T17:17:45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2125" w:author="易呈翔" w:date="2026-08-20T17:21:0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4EC3577">
            <w:pPr>
              <w:widowControl/>
              <w:jc w:val="left"/>
              <w:textAlignment w:val="auto"/>
              <w:rPr>
                <w:ins w:id="2126" w:author="易呈翔" w:date="2026-08-20T17:17:45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127" w:author="易呈翔" w:date="2026-08-20T17:18:3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分配后剩余合同量</w:t>
              </w:r>
            </w:ins>
          </w:p>
        </w:tc>
      </w:tr>
      <w:tr w14:paraId="4351E7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2128" w:author="易呈翔" w:date="2026-08-20T17:11:50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EACBF3C">
            <w:pPr>
              <w:widowControl/>
              <w:jc w:val="left"/>
              <w:textAlignment w:val="center"/>
              <w:rPr>
                <w:ins w:id="2129" w:author="易呈翔" w:date="2026-08-20T17:11:50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130" w:author="易呈翔" w:date="2026-08-20T17:12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合同不足告警清单</w:t>
              </w:r>
            </w:ins>
            <w:ins w:id="2131" w:author="易呈翔" w:date="2026-08-20T17:11:5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（</w:t>
              </w:r>
            </w:ins>
            <w:ins w:id="2132" w:author="易呈翔" w:date="2026-08-20T17:11:5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contractShortage</w:t>
              </w:r>
            </w:ins>
            <w:ins w:id="2133" w:author="易呈翔" w:date="2026-08-20T17:11:5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AlarmList</w:t>
              </w:r>
            </w:ins>
            <w:ins w:id="2134" w:author="易呈翔" w:date="2026-08-20T17:11:5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）</w:t>
              </w:r>
            </w:ins>
          </w:p>
        </w:tc>
      </w:tr>
      <w:tr w14:paraId="1F0CF3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135" w:author="易呈翔" w:date="2026-08-20T17:23:34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1378906">
            <w:pPr>
              <w:widowControl/>
              <w:jc w:val="both"/>
              <w:textAlignment w:val="center"/>
              <w:rPr>
                <w:ins w:id="2136" w:author="易呈翔" w:date="2026-08-20T17:23:34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137" w:author="易呈翔" w:date="2026-08-20T17:23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物资编码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E382264">
            <w:pPr>
              <w:widowControl/>
              <w:jc w:val="both"/>
              <w:textAlignment w:val="center"/>
              <w:rPr>
                <w:ins w:id="2138" w:author="易呈翔" w:date="2026-08-20T17:23:3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139" w:author="易呈翔" w:date="2026-08-20T17:23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materialNo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0DBBE00">
            <w:pPr>
              <w:widowControl/>
              <w:jc w:val="both"/>
              <w:textAlignment w:val="center"/>
              <w:rPr>
                <w:ins w:id="2140" w:author="易呈翔" w:date="2026-08-20T17:23:3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141" w:author="易呈翔" w:date="2026-08-20T17:23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38D913D">
            <w:pPr>
              <w:widowControl/>
              <w:jc w:val="both"/>
              <w:textAlignment w:val="center"/>
              <w:rPr>
                <w:ins w:id="2142" w:author="易呈翔" w:date="2026-08-20T17:23:3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143" w:author="易呈翔" w:date="2026-08-20T17:23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8FB9863">
            <w:pPr>
              <w:widowControl/>
              <w:jc w:val="both"/>
              <w:textAlignment w:val="center"/>
              <w:rPr>
                <w:ins w:id="2144" w:author="易呈翔" w:date="2026-08-20T17:23:3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145" w:author="易呈翔" w:date="2026-08-20T17:23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物资编码</w:t>
              </w:r>
            </w:ins>
          </w:p>
        </w:tc>
      </w:tr>
      <w:tr w14:paraId="1F5BC7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2146" w:author="易呈翔" w:date="2026-08-18T21:15:29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ED54C48">
            <w:pPr>
              <w:widowControl/>
              <w:jc w:val="left"/>
              <w:textAlignment w:val="center"/>
              <w:rPr>
                <w:ins w:id="2147" w:author="易呈翔" w:date="2026-08-18T21:15:2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148" w:author="易呈翔" w:date="2026-08-20T17:24:3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净需求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ACCEA86">
            <w:pPr>
              <w:widowControl/>
              <w:jc w:val="left"/>
              <w:textAlignment w:val="center"/>
              <w:rPr>
                <w:ins w:id="2149" w:author="易呈翔" w:date="2026-08-18T21:15:2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150" w:author="易呈翔" w:date="2026-08-20T17:25:5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dmd</w:t>
              </w:r>
            </w:ins>
            <w:ins w:id="2151" w:author="易呈翔" w:date="2026-08-20T17:26:0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EC7DD1A">
            <w:pPr>
              <w:jc w:val="both"/>
              <w:rPr>
                <w:ins w:id="2152" w:author="易呈翔" w:date="2026-08-18T21:15:2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153" w:author="易呈翔" w:date="2026-08-20T17:26:57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ECAC743">
            <w:pPr>
              <w:jc w:val="both"/>
              <w:rPr>
                <w:ins w:id="2154" w:author="易呈翔" w:date="2026-08-18T21:15:2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155" w:author="易呈翔" w:date="2026-08-20T17:27:0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8F9EBFE">
            <w:pPr>
              <w:widowControl/>
              <w:jc w:val="left"/>
              <w:textAlignment w:val="center"/>
              <w:rPr>
                <w:ins w:id="2156" w:author="易呈翔" w:date="2026-08-18T21:15:2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157" w:author="易呈翔" w:date="2026-08-20T17:27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净需求</w:t>
              </w:r>
            </w:ins>
          </w:p>
        </w:tc>
      </w:tr>
      <w:tr w14:paraId="512C5B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2158" w:author="易呈翔" w:date="2026-08-20T17:23:13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60B6E03">
            <w:pPr>
              <w:widowControl/>
              <w:jc w:val="left"/>
              <w:textAlignment w:val="center"/>
              <w:rPr>
                <w:ins w:id="2159" w:author="易呈翔" w:date="2026-08-20T17:23:13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160" w:author="易呈翔" w:date="2026-08-20T17:24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合同总量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D2A9049">
            <w:pPr>
              <w:widowControl/>
              <w:jc w:val="left"/>
              <w:textAlignment w:val="center"/>
              <w:rPr>
                <w:ins w:id="2161" w:author="易呈翔" w:date="2026-08-20T17:23:13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162" w:author="易呈翔" w:date="2026-08-20T17:26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purchase</w:t>
              </w:r>
            </w:ins>
            <w:ins w:id="2163" w:author="易呈翔" w:date="2026-08-20T17:26:0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</w:t>
              </w:r>
            </w:ins>
            <w:ins w:id="2164" w:author="易呈翔" w:date="2026-08-20T17:26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ot</w:t>
              </w:r>
            </w:ins>
            <w:ins w:id="2165" w:author="易呈翔" w:date="2026-08-20T17:26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al</w:t>
              </w:r>
            </w:ins>
            <w:ins w:id="2166" w:author="易呈翔" w:date="2026-08-20T17:26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05A587C">
            <w:pPr>
              <w:jc w:val="both"/>
              <w:rPr>
                <w:ins w:id="2167" w:author="易呈翔" w:date="2026-08-20T17:23:13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168" w:author="易呈翔" w:date="2026-08-20T17:26:58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B7AD088">
            <w:pPr>
              <w:jc w:val="both"/>
              <w:rPr>
                <w:ins w:id="2169" w:author="易呈翔" w:date="2026-08-20T17:23:13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170" w:author="易呈翔" w:date="2026-08-20T17:27:0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566B478">
            <w:pPr>
              <w:widowControl/>
              <w:jc w:val="left"/>
              <w:textAlignment w:val="center"/>
              <w:rPr>
                <w:ins w:id="2171" w:author="易呈翔" w:date="2026-08-20T17:23:13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172" w:author="易呈翔" w:date="2026-08-20T17:27:1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合同总量</w:t>
              </w:r>
            </w:ins>
          </w:p>
        </w:tc>
      </w:tr>
      <w:tr w14:paraId="36652E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2173" w:author="易呈翔" w:date="2026-08-20T17:21:12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5CBAB89">
            <w:pPr>
              <w:widowControl/>
              <w:jc w:val="left"/>
              <w:textAlignment w:val="center"/>
              <w:rPr>
                <w:ins w:id="2174" w:author="易呈翔" w:date="2026-08-20T17:21:12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175" w:author="易呈翔" w:date="2026-08-20T17:24:2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缺口数量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E7C2E1F">
            <w:pPr>
              <w:widowControl/>
              <w:jc w:val="left"/>
              <w:textAlignment w:val="center"/>
              <w:rPr>
                <w:ins w:id="2176" w:author="易呈翔" w:date="2026-08-20T17:21:12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177" w:author="易呈翔" w:date="2026-08-20T17:26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sh</w:t>
              </w:r>
            </w:ins>
            <w:ins w:id="2178" w:author="易呈翔" w:date="2026-08-20T17:26:5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ort</w:t>
              </w:r>
            </w:ins>
            <w:ins w:id="2179" w:author="易呈翔" w:date="2026-08-20T17:26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age</w:t>
              </w:r>
            </w:ins>
            <w:ins w:id="2180" w:author="易呈翔" w:date="2026-08-20T17:26:5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Qt</w:t>
              </w:r>
            </w:ins>
            <w:ins w:id="2181" w:author="易呈翔" w:date="2026-08-20T17:26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CE243C6">
            <w:pPr>
              <w:jc w:val="both"/>
              <w:rPr>
                <w:ins w:id="2182" w:author="易呈翔" w:date="2026-08-20T17:21:12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183" w:author="易呈翔" w:date="2026-08-20T17:26:59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6669552">
            <w:pPr>
              <w:jc w:val="both"/>
              <w:rPr>
                <w:ins w:id="2184" w:author="易呈翔" w:date="2026-08-20T17:21:12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185" w:author="易呈翔" w:date="2026-08-20T17:27:0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9D88256">
            <w:pPr>
              <w:widowControl/>
              <w:jc w:val="left"/>
              <w:textAlignment w:val="center"/>
              <w:rPr>
                <w:ins w:id="2186" w:author="易呈翔" w:date="2026-08-20T17:21:12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187" w:author="易呈翔" w:date="2026-08-20T17:27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缺口数量</w:t>
              </w:r>
            </w:ins>
          </w:p>
        </w:tc>
      </w:tr>
      <w:tr w14:paraId="215BE8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188" w:author="易呈翔" w:date="2026-08-20T17:25:2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979C7B">
            <w:pPr>
              <w:jc w:val="left"/>
              <w:rPr>
                <w:ins w:id="2189" w:author="易呈翔" w:date="2026-08-20T17:25:2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190" w:author="易呈翔" w:date="2026-08-20T17:25:2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告警日期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536792">
            <w:pPr>
              <w:jc w:val="left"/>
              <w:rPr>
                <w:ins w:id="2191" w:author="易呈翔" w:date="2026-08-20T17:25:2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192" w:author="易呈翔" w:date="2026-08-20T17:25:2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alarmDate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59A9ACC">
            <w:pPr>
              <w:jc w:val="left"/>
              <w:rPr>
                <w:ins w:id="2193" w:author="易呈翔" w:date="2026-08-20T17:25:2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194" w:author="易呈翔" w:date="2026-08-20T17:25:2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423EC1D">
            <w:pPr>
              <w:jc w:val="left"/>
              <w:rPr>
                <w:ins w:id="2195" w:author="易呈翔" w:date="2026-08-20T17:25:2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196" w:author="易呈翔" w:date="2026-08-20T17:25:2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200C278">
            <w:pPr>
              <w:jc w:val="left"/>
              <w:rPr>
                <w:ins w:id="2197" w:author="易呈翔" w:date="2026-08-20T17:25:2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198" w:author="易呈翔" w:date="2026-08-20T17:25:2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告警日期</w:t>
              </w:r>
            </w:ins>
            <w:ins w:id="2199" w:author="易呈翔" w:date="2026-08-20T17:25:2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，格式：yyyy-MM-dd HH:mm:ss </w:t>
              </w:r>
            </w:ins>
          </w:p>
        </w:tc>
      </w:tr>
      <w:tr w14:paraId="49FCDF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2200" w:author="易呈翔" w:date="2026-08-25T11:10:56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C5ED2F7">
            <w:pPr>
              <w:widowControl/>
              <w:jc w:val="left"/>
              <w:textAlignment w:val="center"/>
              <w:rPr>
                <w:ins w:id="2201" w:author="易呈翔" w:date="2026-08-25T11:10:56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202" w:author="易呈翔" w:date="2026-08-25T11:11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净需求汇总信息</w:t>
              </w:r>
            </w:ins>
            <w:ins w:id="2203" w:author="易呈翔" w:date="2026-08-25T11:10:5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（</w:t>
              </w:r>
            </w:ins>
            <w:ins w:id="2204" w:author="易呈翔" w:date="2026-08-25T11:11:0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arrive</w:t>
              </w:r>
            </w:ins>
            <w:ins w:id="2205" w:author="易呈翔" w:date="2026-08-25T11:11:0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Allocation</w:t>
              </w:r>
            </w:ins>
            <w:ins w:id="2206" w:author="易呈翔" w:date="2026-08-25T11:11:0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</w:t>
              </w:r>
            </w:ins>
            <w:ins w:id="2207" w:author="易呈翔" w:date="2026-08-25T11:10:5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）</w:t>
              </w:r>
            </w:ins>
          </w:p>
        </w:tc>
      </w:tr>
      <w:tr w14:paraId="209259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208" w:author="易呈翔" w:date="2026-08-25T11:13:3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41B3FCCE">
            <w:pPr>
              <w:widowControl/>
              <w:jc w:val="both"/>
              <w:textAlignment w:val="center"/>
              <w:rPr>
                <w:ins w:id="2209" w:author="易呈翔" w:date="2026-08-25T11:1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210" w:author="易呈翔" w:date="2026-08-25T11:13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设备</w:t>
              </w:r>
            </w:ins>
            <w:ins w:id="2211" w:author="易呈翔" w:date="2026-08-25T11:13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类型</w:t>
              </w:r>
            </w:ins>
            <w:ins w:id="2212" w:author="易呈翔" w:date="2026-08-25T11:13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5F2459D3">
            <w:pPr>
              <w:widowControl/>
              <w:jc w:val="both"/>
              <w:textAlignment w:val="center"/>
              <w:rPr>
                <w:ins w:id="2213" w:author="易呈翔" w:date="2026-08-25T11:1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214" w:author="易呈翔" w:date="2026-08-25T11:13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equipCode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72CD2F13">
            <w:pPr>
              <w:widowControl/>
              <w:jc w:val="both"/>
              <w:textAlignment w:val="center"/>
              <w:rPr>
                <w:ins w:id="2215" w:author="易呈翔" w:date="2026-08-25T11:1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216" w:author="易呈翔" w:date="2026-08-25T11:13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FC090D8">
            <w:pPr>
              <w:widowControl/>
              <w:jc w:val="both"/>
              <w:textAlignment w:val="center"/>
              <w:rPr>
                <w:ins w:id="2217" w:author="易呈翔" w:date="2026-08-25T11:1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218" w:author="易呈翔" w:date="2026-08-25T11:13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0272B5E5">
            <w:pPr>
              <w:widowControl/>
              <w:jc w:val="both"/>
              <w:textAlignment w:val="center"/>
              <w:rPr>
                <w:ins w:id="2219" w:author="易呈翔" w:date="2026-08-25T11:1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220" w:author="易呈翔" w:date="2026-08-25T11:13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设备</w:t>
              </w:r>
            </w:ins>
            <w:ins w:id="2221" w:author="易呈翔" w:date="2026-08-25T11:13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类型</w:t>
              </w:r>
            </w:ins>
            <w:ins w:id="2222" w:author="易呈翔" w:date="2026-08-25T11:13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码</w:t>
              </w:r>
            </w:ins>
          </w:p>
        </w:tc>
      </w:tr>
      <w:tr w14:paraId="58F8A2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223" w:author="易呈翔" w:date="2026-08-25T11:13:56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184BC69">
            <w:pPr>
              <w:widowControl/>
              <w:jc w:val="both"/>
              <w:textAlignment w:val="center"/>
              <w:rPr>
                <w:ins w:id="2224" w:author="易呈翔" w:date="2026-08-25T11:13:56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225" w:author="易呈翔" w:date="2026-08-25T11:13:5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所属月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9046BE4">
            <w:pPr>
              <w:widowControl/>
              <w:jc w:val="both"/>
              <w:textAlignment w:val="center"/>
              <w:rPr>
                <w:ins w:id="2226" w:author="易呈翔" w:date="2026-08-25T11:13:56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227" w:author="易呈翔" w:date="2026-08-25T11:13:5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planYm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65E1DA4">
            <w:pPr>
              <w:widowControl/>
              <w:jc w:val="both"/>
              <w:textAlignment w:val="center"/>
              <w:rPr>
                <w:ins w:id="2228" w:author="易呈翔" w:date="2026-08-25T11:13:56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229" w:author="易呈翔" w:date="2026-08-25T11:13:5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1A683C2">
            <w:pPr>
              <w:widowControl/>
              <w:jc w:val="both"/>
              <w:textAlignment w:val="center"/>
              <w:rPr>
                <w:ins w:id="2230" w:author="易呈翔" w:date="2026-08-25T11:13:56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231" w:author="易呈翔" w:date="2026-08-25T11:13:5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7A91FCD">
            <w:pPr>
              <w:widowControl/>
              <w:jc w:val="both"/>
              <w:textAlignment w:val="center"/>
              <w:rPr>
                <w:ins w:id="2232" w:author="易呈翔" w:date="2026-08-25T11:13:56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233" w:author="易呈翔" w:date="2026-08-25T11:13:5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所属月,格式：yyyy-MM</w:t>
              </w:r>
            </w:ins>
          </w:p>
        </w:tc>
      </w:tr>
      <w:tr w14:paraId="403C88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234" w:author="易呈翔" w:date="2026-08-25T11:10:5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3935F3">
            <w:pPr>
              <w:jc w:val="left"/>
              <w:rPr>
                <w:ins w:id="2235" w:author="易呈翔" w:date="2026-08-25T11:10:5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236" w:author="易呈翔" w:date="2026-08-25T11:14:5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</w:t>
              </w:r>
            </w:ins>
            <w:ins w:id="2237" w:author="易呈翔" w:date="2026-08-25T11:15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713865">
            <w:pPr>
              <w:jc w:val="left"/>
              <w:rPr>
                <w:ins w:id="2238" w:author="易呈翔" w:date="2026-08-25T11:10:5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239" w:author="易呈翔" w:date="2026-08-25T11:14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dm</w:t>
              </w:r>
            </w:ins>
            <w:ins w:id="2240" w:author="易呈翔" w:date="2026-08-25T11:14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</w:t>
              </w:r>
            </w:ins>
            <w:ins w:id="2241" w:author="易呈翔" w:date="2026-08-25T11:14:3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Plan</w:t>
              </w:r>
            </w:ins>
            <w:ins w:id="2242" w:author="易呈翔" w:date="2026-08-25T11:14:3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Q</w:t>
              </w:r>
            </w:ins>
            <w:ins w:id="2243" w:author="易呈翔" w:date="2026-08-25T11:14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E0D4F0D">
            <w:pPr>
              <w:jc w:val="left"/>
              <w:rPr>
                <w:ins w:id="2244" w:author="易呈翔" w:date="2026-08-25T11:10:50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245" w:author="易呈翔" w:date="2026-08-25T11:14:40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44DE9EF">
            <w:pPr>
              <w:jc w:val="left"/>
              <w:rPr>
                <w:ins w:id="2246" w:author="易呈翔" w:date="2026-08-25T11:10:50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247" w:author="易呈翔" w:date="2026-08-25T11:14:4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5D66F1E">
            <w:pPr>
              <w:jc w:val="left"/>
              <w:rPr>
                <w:ins w:id="2248" w:author="易呈翔" w:date="2026-08-25T11:10:5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249" w:author="易呈翔" w:date="2026-08-25T11:15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需求数量</w:t>
              </w:r>
            </w:ins>
            <w:ins w:id="2250" w:author="易呈翔" w:date="2026-08-25T11:15:1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，</w:t>
              </w:r>
            </w:ins>
            <w:ins w:id="2251" w:author="易呈翔" w:date="2026-08-25T11:14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总需求</w:t>
              </w:r>
            </w:ins>
          </w:p>
        </w:tc>
      </w:tr>
      <w:tr w14:paraId="6FA36B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252" w:author="易呈翔" w:date="2026-08-25T11:15:49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020263A">
            <w:pPr>
              <w:jc w:val="left"/>
              <w:rPr>
                <w:ins w:id="2253" w:author="易呈翔" w:date="2026-08-25T11:15:4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254" w:author="易呈翔" w:date="2026-08-25T11:15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供货数量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1B3D928">
            <w:pPr>
              <w:jc w:val="left"/>
              <w:rPr>
                <w:ins w:id="2255" w:author="易呈翔" w:date="2026-08-25T11:15:49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256" w:author="易呈翔" w:date="2026-08-25T11:15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supplyQty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30B4BFB">
            <w:pPr>
              <w:jc w:val="left"/>
              <w:rPr>
                <w:ins w:id="2257" w:author="易呈翔" w:date="2026-08-25T11:15:49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ins w:id="2258" w:author="易呈翔" w:date="2026-08-25T11:15:49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47EBFF4">
            <w:pPr>
              <w:jc w:val="left"/>
              <w:rPr>
                <w:ins w:id="2259" w:author="易呈翔" w:date="2026-08-25T11:15:4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260" w:author="易呈翔" w:date="2026-08-25T11:15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3AA0805">
            <w:pPr>
              <w:jc w:val="left"/>
              <w:rPr>
                <w:ins w:id="2261" w:author="易呈翔" w:date="2026-08-25T11:15:4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262" w:author="易呈翔" w:date="2026-08-25T11:15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供货数量</w:t>
              </w:r>
            </w:ins>
          </w:p>
        </w:tc>
      </w:tr>
      <w:tr w14:paraId="14434E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263" w:author="易呈翔" w:date="2026-08-25T11:15:49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0519B18">
            <w:pPr>
              <w:jc w:val="left"/>
              <w:rPr>
                <w:ins w:id="2264" w:author="易呈翔" w:date="2026-08-25T11:15:4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265" w:author="易呈翔" w:date="2026-08-25T11:15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已入待检仓数量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296F641">
            <w:pPr>
              <w:jc w:val="left"/>
              <w:rPr>
                <w:ins w:id="2266" w:author="易呈翔" w:date="2026-08-25T11:15:49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267" w:author="易呈翔" w:date="2026-08-25T11:15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inWhQty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31F291C">
            <w:pPr>
              <w:jc w:val="left"/>
              <w:rPr>
                <w:ins w:id="2268" w:author="易呈翔" w:date="2026-08-25T11:15:49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ins w:id="2269" w:author="易呈翔" w:date="2026-08-25T11:15:49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04DE5F9">
            <w:pPr>
              <w:jc w:val="left"/>
              <w:rPr>
                <w:ins w:id="2270" w:author="易呈翔" w:date="2026-08-25T11:15:4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271" w:author="易呈翔" w:date="2026-08-25T11:15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F7CE316">
            <w:pPr>
              <w:jc w:val="left"/>
              <w:rPr>
                <w:ins w:id="2272" w:author="易呈翔" w:date="2026-08-25T11:15:4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273" w:author="易呈翔" w:date="2026-08-25T11:15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已入待检仓数量,用于与非合格品库存区分，供货数量-已入待检仓数量即为待到货设备</w:t>
              </w:r>
            </w:ins>
          </w:p>
        </w:tc>
      </w:tr>
      <w:tr w14:paraId="504D7A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274" w:author="易呈翔" w:date="2026-08-25T11:12:1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114929">
            <w:pPr>
              <w:jc w:val="left"/>
              <w:rPr>
                <w:ins w:id="2275" w:author="易呈翔" w:date="2026-08-25T11:12:1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276" w:author="易呈翔" w:date="2026-08-25T11:17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供货净抵扣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C51B2C">
            <w:pPr>
              <w:jc w:val="left"/>
              <w:rPr>
                <w:ins w:id="2277" w:author="易呈翔" w:date="2026-08-25T11:12:1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278" w:author="易呈翔" w:date="2026-08-25T11:18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net</w:t>
              </w:r>
            </w:ins>
            <w:ins w:id="2279" w:author="易呈翔" w:date="2026-08-25T11:18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S</w:t>
              </w:r>
            </w:ins>
            <w:ins w:id="2280" w:author="易呈翔" w:date="2026-08-25T11:18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upp</w:t>
              </w:r>
            </w:ins>
            <w:ins w:id="2281" w:author="易呈翔" w:date="2026-08-25T11:18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</w:t>
              </w:r>
            </w:ins>
            <w:ins w:id="2282" w:author="易呈翔" w:date="2026-08-25T11:18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y</w:t>
              </w:r>
            </w:ins>
            <w:ins w:id="2283" w:author="易呈翔" w:date="2026-08-25T11:18:2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Q</w:t>
              </w:r>
            </w:ins>
            <w:ins w:id="2284" w:author="易呈翔" w:date="2026-08-25T11:18:2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</w:t>
              </w:r>
            </w:ins>
            <w:ins w:id="2285" w:author="易呈翔" w:date="2026-08-25T11:18:2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D2C6C8D">
            <w:pPr>
              <w:jc w:val="left"/>
              <w:rPr>
                <w:ins w:id="2286" w:author="易呈翔" w:date="2026-08-25T11:12:10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287" w:author="易呈翔" w:date="2026-08-25T11:16:28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1230B5">
            <w:pPr>
              <w:jc w:val="left"/>
              <w:rPr>
                <w:ins w:id="2288" w:author="易呈翔" w:date="2026-08-25T11:12:10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289" w:author="易呈翔" w:date="2026-08-25T11:16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10E28DC">
            <w:pPr>
              <w:jc w:val="left"/>
              <w:rPr>
                <w:ins w:id="2290" w:author="易呈翔" w:date="2026-08-25T11:12:1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291" w:author="易呈翔" w:date="2026-08-25T11:17:4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供货净抵扣</w:t>
              </w:r>
            </w:ins>
            <w:ins w:id="2292" w:author="易呈翔" w:date="2026-08-25T11:17:4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即</w:t>
              </w:r>
            </w:ins>
            <w:ins w:id="2293" w:author="易呈翔" w:date="2026-08-25T11:18:0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已确认</w:t>
              </w:r>
            </w:ins>
            <w:ins w:id="2294" w:author="易呈翔" w:date="2026-08-25T11:17:3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待到货设备</w:t>
              </w:r>
            </w:ins>
            <w:ins w:id="2295" w:author="易呈翔" w:date="2026-08-25T11:16:3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，</w:t>
              </w:r>
            </w:ins>
            <w:ins w:id="2296" w:author="易呈翔" w:date="2026-08-25T11:16:4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供货数量-已入待检仓数量</w:t>
              </w:r>
            </w:ins>
          </w:p>
        </w:tc>
      </w:tr>
      <w:tr w14:paraId="581E8F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297" w:author="易呈翔" w:date="2026-08-25T11:19:3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E142A88">
            <w:pPr>
              <w:jc w:val="left"/>
              <w:rPr>
                <w:ins w:id="2298" w:author="易呈翔" w:date="2026-08-25T11:19:3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299" w:author="易呈翔" w:date="2026-08-25T11:19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非合格在库库存</w:t>
              </w:r>
            </w:ins>
            <w:ins w:id="2300" w:author="易呈翔" w:date="2026-08-25T11:19:4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抵扣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7AEA1A7">
            <w:pPr>
              <w:jc w:val="left"/>
              <w:rPr>
                <w:ins w:id="2301" w:author="易呈翔" w:date="2026-08-25T11:19:3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302" w:author="易呈翔" w:date="2026-08-25T11:19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unqualifiedQty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C08616C">
            <w:pPr>
              <w:jc w:val="left"/>
              <w:rPr>
                <w:ins w:id="2303" w:author="易呈翔" w:date="2026-08-25T11:19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304" w:author="易呈翔" w:date="2026-08-25T11:19:35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3E5FF1F">
            <w:pPr>
              <w:jc w:val="left"/>
              <w:rPr>
                <w:ins w:id="2305" w:author="易呈翔" w:date="2026-08-25T11:19:3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306" w:author="易呈翔" w:date="2026-08-25T11:19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A719F11">
            <w:pPr>
              <w:jc w:val="left"/>
              <w:rPr>
                <w:ins w:id="2307" w:author="易呈翔" w:date="2026-08-25T11:19:3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308" w:author="易呈翔" w:date="2026-08-25T11:19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非合格在库库存</w:t>
              </w:r>
            </w:ins>
          </w:p>
        </w:tc>
      </w:tr>
      <w:tr w14:paraId="3B04DF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309" w:author="易呈翔" w:date="2026-08-25T11:20:1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8D76C3D">
            <w:pPr>
              <w:jc w:val="both"/>
              <w:rPr>
                <w:ins w:id="2310" w:author="易呈翔" w:date="2026-08-25T11:20:1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311" w:author="易呈翔" w:date="2026-08-25T11:20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安全库存数量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CAFF9E5">
            <w:pPr>
              <w:jc w:val="both"/>
              <w:rPr>
                <w:ins w:id="2312" w:author="易呈翔" w:date="2026-08-25T11:20:1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313" w:author="易呈翔" w:date="2026-08-25T11:20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lowerLimitQty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03272A4">
            <w:pPr>
              <w:jc w:val="both"/>
              <w:rPr>
                <w:ins w:id="2314" w:author="易呈翔" w:date="2026-08-25T11:20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315" w:author="易呈翔" w:date="2026-08-25T11:20:1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E566BD3">
            <w:pPr>
              <w:jc w:val="both"/>
              <w:rPr>
                <w:ins w:id="2316" w:author="易呈翔" w:date="2026-08-25T11:20:1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317" w:author="易呈翔" w:date="2026-08-25T11:20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E89BECE">
            <w:pPr>
              <w:jc w:val="both"/>
              <w:rPr>
                <w:ins w:id="2318" w:author="易呈翔" w:date="2026-08-25T11:20:1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319" w:author="易呈翔" w:date="2026-08-25T11:20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安全库存，取值为储备定额下限</w:t>
              </w:r>
            </w:ins>
          </w:p>
        </w:tc>
      </w:tr>
      <w:tr w14:paraId="2E7278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320" w:author="易呈翔" w:date="2026-08-25T11:20:1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D7B6AE9">
            <w:pPr>
              <w:jc w:val="both"/>
              <w:rPr>
                <w:ins w:id="2321" w:author="易呈翔" w:date="2026-08-25T11:20:1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322" w:author="易呈翔" w:date="2026-08-25T11:20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合格在库设备数量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102163C">
            <w:pPr>
              <w:jc w:val="both"/>
              <w:rPr>
                <w:ins w:id="2323" w:author="易呈翔" w:date="2026-08-25T11:20:1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324" w:author="易呈翔" w:date="2026-08-25T11:20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qualifiedQty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2312F75">
            <w:pPr>
              <w:jc w:val="both"/>
              <w:rPr>
                <w:ins w:id="2325" w:author="易呈翔" w:date="2026-08-25T11:20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326" w:author="易呈翔" w:date="2026-08-25T11:20:1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622BE4C">
            <w:pPr>
              <w:jc w:val="both"/>
              <w:rPr>
                <w:ins w:id="2327" w:author="易呈翔" w:date="2026-08-25T11:20:1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328" w:author="易呈翔" w:date="2026-08-25T11:20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5269857">
            <w:pPr>
              <w:jc w:val="both"/>
              <w:rPr>
                <w:ins w:id="2329" w:author="易呈翔" w:date="2026-08-25T11:20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330" w:author="易呈翔" w:date="2026-08-25T11:20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合格品库存</w:t>
              </w:r>
            </w:ins>
          </w:p>
        </w:tc>
      </w:tr>
      <w:tr w14:paraId="3091AE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331" w:author="易呈翔" w:date="2026-08-25T11:20:1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D4FCC3B">
            <w:pPr>
              <w:jc w:val="both"/>
              <w:rPr>
                <w:ins w:id="2332" w:author="易呈翔" w:date="2026-08-25T11:20:1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333" w:author="易呈翔" w:date="2026-08-25T11:20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合格在库锁表数量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C1EC392">
            <w:pPr>
              <w:jc w:val="both"/>
              <w:rPr>
                <w:ins w:id="2334" w:author="易呈翔" w:date="2026-08-25T11:20:1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335" w:author="易呈翔" w:date="2026-08-25T11:20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distLockQty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1289DD8">
            <w:pPr>
              <w:jc w:val="both"/>
              <w:rPr>
                <w:ins w:id="2336" w:author="易呈翔" w:date="2026-08-25T11:20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337" w:author="易呈翔" w:date="2026-08-25T11:20:1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0E01BCF">
            <w:pPr>
              <w:jc w:val="both"/>
              <w:rPr>
                <w:ins w:id="2338" w:author="易呈翔" w:date="2026-08-25T11:20:1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339" w:author="易呈翔" w:date="2026-08-25T11:20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4568FDB">
            <w:pPr>
              <w:jc w:val="both"/>
              <w:rPr>
                <w:ins w:id="2340" w:author="易呈翔" w:date="2026-08-25T11:20:1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341" w:author="易呈翔" w:date="2026-08-25T11:20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未配送库存</w:t>
              </w:r>
            </w:ins>
          </w:p>
        </w:tc>
      </w:tr>
      <w:tr w14:paraId="0024F4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342" w:author="易呈翔" w:date="2026-08-25T11:12:1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92CA62">
            <w:pPr>
              <w:jc w:val="left"/>
              <w:rPr>
                <w:ins w:id="2343" w:author="易呈翔" w:date="2026-08-25T11:12:1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344" w:author="易呈翔" w:date="2026-08-25T11:12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合格品</w:t>
              </w:r>
            </w:ins>
            <w:ins w:id="2345" w:author="易呈翔" w:date="2026-08-25T11:13:0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库存</w:t>
              </w:r>
            </w:ins>
            <w:ins w:id="2346" w:author="易呈翔" w:date="2026-08-25T11:13:0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抵扣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465424">
            <w:pPr>
              <w:jc w:val="left"/>
              <w:rPr>
                <w:ins w:id="2347" w:author="易呈翔" w:date="2026-08-25T11:12:1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348" w:author="易呈翔" w:date="2026-08-25T11:21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</w:t>
              </w:r>
            </w:ins>
            <w:ins w:id="2349" w:author="易呈翔" w:date="2026-08-25T11:20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et</w:t>
              </w:r>
            </w:ins>
            <w:ins w:id="2350" w:author="易呈翔" w:date="2026-08-25T11:21:2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Q</w:t>
              </w:r>
            </w:ins>
            <w:ins w:id="2351" w:author="易呈翔" w:date="2026-08-25T11:21:2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ualifiedQty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9AA9B54">
            <w:pPr>
              <w:jc w:val="left"/>
              <w:rPr>
                <w:ins w:id="2352" w:author="易呈翔" w:date="2026-08-25T11:12:10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353" w:author="易呈翔" w:date="2026-08-25T11:21:3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0085F15">
            <w:pPr>
              <w:jc w:val="left"/>
              <w:rPr>
                <w:ins w:id="2354" w:author="易呈翔" w:date="2026-08-25T11:12:10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355" w:author="易呈翔" w:date="2026-08-25T11:21:3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EA9AD27">
            <w:pPr>
              <w:jc w:val="left"/>
              <w:rPr>
                <w:ins w:id="2356" w:author="易呈翔" w:date="2026-08-25T11:12:1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357" w:author="易呈翔" w:date="2026-08-25T11:21:4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合格品库存抵扣</w:t>
              </w:r>
            </w:ins>
            <w:ins w:id="2358" w:author="易呈翔" w:date="2026-08-25T11:21:4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,</w:t>
              </w:r>
            </w:ins>
            <w:ins w:id="2359" w:author="易呈翔" w:date="2026-08-25T11:21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合格品库存</w:t>
              </w:r>
            </w:ins>
            <w:ins w:id="2360" w:author="易呈翔" w:date="2026-08-25T11:21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 xml:space="preserve"> - </w:t>
              </w:r>
            </w:ins>
            <w:ins w:id="2361" w:author="易呈翔" w:date="2026-08-25T11:21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未配送库存</w:t>
              </w:r>
            </w:ins>
            <w:ins w:id="2362" w:author="易呈翔" w:date="2026-08-25T11:21:5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 xml:space="preserve"> </w:t>
              </w:r>
            </w:ins>
            <w:ins w:id="2363" w:author="易呈翔" w:date="2026-08-25T11:21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-</w:t>
              </w:r>
            </w:ins>
            <w:ins w:id="2364" w:author="易呈翔" w:date="2026-08-25T11:21:5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 xml:space="preserve"> </w:t>
              </w:r>
            </w:ins>
            <w:ins w:id="2365" w:author="易呈翔" w:date="2026-08-25T11:22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安全库存</w:t>
              </w:r>
            </w:ins>
          </w:p>
        </w:tc>
      </w:tr>
      <w:tr w14:paraId="4A1C81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366" w:author="易呈翔" w:date="2026-08-25T11:12:1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8A05FA">
            <w:pPr>
              <w:jc w:val="left"/>
              <w:rPr>
                <w:ins w:id="2367" w:author="易呈翔" w:date="2026-08-25T11:12:1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368" w:author="易呈翔" w:date="2026-08-25T11:12:5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净需求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3E79D7">
            <w:pPr>
              <w:jc w:val="left"/>
              <w:rPr>
                <w:ins w:id="2369" w:author="易呈翔" w:date="2026-08-25T11:12:1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370" w:author="易呈翔" w:date="2026-08-25T11:22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net</w:t>
              </w:r>
            </w:ins>
            <w:ins w:id="2371" w:author="易呈翔" w:date="2026-08-25T11:22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</w:t>
              </w:r>
            </w:ins>
            <w:ins w:id="2372" w:author="易呈翔" w:date="2026-08-25T11:22:0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md</w:t>
              </w:r>
            </w:ins>
            <w:ins w:id="2373" w:author="易呈翔" w:date="2026-08-25T11:22:1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Pla</w:t>
              </w:r>
            </w:ins>
            <w:ins w:id="2374" w:author="易呈翔" w:date="2026-08-25T11:22:1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</w:t>
              </w:r>
            </w:ins>
            <w:ins w:id="2375" w:author="易呈翔" w:date="2026-08-25T11:22:2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Q</w:t>
              </w:r>
            </w:ins>
            <w:ins w:id="2376" w:author="易呈翔" w:date="2026-08-25T11:22:2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</w:t>
              </w:r>
            </w:ins>
            <w:ins w:id="2377" w:author="易呈翔" w:date="2026-08-25T11:22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5828C53">
            <w:pPr>
              <w:jc w:val="left"/>
              <w:rPr>
                <w:ins w:id="2378" w:author="易呈翔" w:date="2026-08-25T11:12:10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379" w:author="易呈翔" w:date="2026-08-25T11:22:1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AAF2011">
            <w:pPr>
              <w:jc w:val="left"/>
              <w:rPr>
                <w:ins w:id="2380" w:author="易呈翔" w:date="2026-08-25T11:12:10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381" w:author="易呈翔" w:date="2026-08-25T11:22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E4E6A5C">
            <w:pPr>
              <w:jc w:val="left"/>
              <w:rPr>
                <w:ins w:id="2382" w:author="易呈翔" w:date="2026-08-25T11:12:1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383" w:author="易呈翔" w:date="2026-08-25T11:22:5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净需求</w:t>
              </w:r>
            </w:ins>
            <w:ins w:id="2384" w:author="易呈翔" w:date="2026-08-25T11:22:5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，</w:t>
              </w:r>
            </w:ins>
            <w:ins w:id="2385" w:author="易呈翔" w:date="2026-08-25T11:22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即</w:t>
              </w:r>
            </w:ins>
            <w:ins w:id="2386" w:author="易呈翔" w:date="2026-08-25T11:22:3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到货</w:t>
              </w:r>
            </w:ins>
            <w:ins w:id="2387" w:author="易呈翔" w:date="2026-08-25T11:22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计划</w:t>
              </w:r>
            </w:ins>
            <w:ins w:id="2388" w:author="易呈翔" w:date="2026-08-25T11:22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总</w:t>
              </w:r>
            </w:ins>
            <w:ins w:id="2389" w:author="易呈翔" w:date="2026-08-25T11:22:3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数量</w:t>
              </w:r>
            </w:ins>
          </w:p>
        </w:tc>
      </w:tr>
      <w:tr w14:paraId="657BFF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2390" w:author="易呈翔" w:date="2026-08-18T16:04:37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D1C2086">
            <w:pPr>
              <w:widowControl/>
              <w:jc w:val="left"/>
              <w:rPr>
                <w:ins w:id="2391" w:author="易呈翔" w:date="2026-08-18T16:04:37Z"/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ins w:id="2392" w:author="易呈翔" w:date="2026-08-18T16:04:37Z">
              <w:r>
                <w:rPr>
                  <w:rFonts w:hint="eastAsia" w:ascii="宋体" w:hAnsi="宋体" w:cs="宋体"/>
                  <w:bCs/>
                  <w:color w:val="000000"/>
                  <w:kern w:val="0"/>
                  <w:sz w:val="21"/>
                  <w:szCs w:val="21"/>
                </w:rPr>
                <w:t>示例</w:t>
              </w:r>
            </w:ins>
          </w:p>
        </w:tc>
      </w:tr>
      <w:tr w14:paraId="25E65A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2393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332A3B3">
            <w:pPr>
              <w:widowControl/>
              <w:jc w:val="left"/>
              <w:rPr>
                <w:ins w:id="2394" w:author="易呈翔" w:date="2026-08-18T16:04:37Z"/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ins w:id="2395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发送json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C770D64">
            <w:pPr>
              <w:widowControl/>
              <w:jc w:val="left"/>
              <w:rPr>
                <w:ins w:id="2396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397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{</w:t>
              </w:r>
            </w:ins>
          </w:p>
          <w:p w14:paraId="2939BF08">
            <w:pPr>
              <w:widowControl/>
              <w:jc w:val="left"/>
              <w:rPr>
                <w:ins w:id="2398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399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"dmdPlanDetList": [</w:t>
              </w:r>
            </w:ins>
          </w:p>
          <w:p w14:paraId="227C2597">
            <w:pPr>
              <w:widowControl/>
              <w:jc w:val="left"/>
              <w:rPr>
                <w:ins w:id="2400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401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{</w:t>
              </w:r>
            </w:ins>
          </w:p>
          <w:p w14:paraId="2E226833">
            <w:pPr>
              <w:widowControl/>
              <w:jc w:val="left"/>
              <w:rPr>
                <w:ins w:id="2402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403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"dmdPlanDetId": "需求计划明细标识",</w:t>
              </w:r>
            </w:ins>
          </w:p>
          <w:p w14:paraId="269C736D">
            <w:pPr>
              <w:widowControl/>
              <w:jc w:val="left"/>
              <w:rPr>
                <w:ins w:id="2404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405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"dmdPlanNo": "需求计划编号",</w:t>
              </w:r>
            </w:ins>
          </w:p>
          <w:p w14:paraId="7214FE94">
            <w:pPr>
              <w:widowControl/>
              <w:jc w:val="left"/>
              <w:rPr>
                <w:ins w:id="2406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407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"planType": "计划类型",</w:t>
              </w:r>
            </w:ins>
          </w:p>
          <w:p w14:paraId="3158652E">
            <w:pPr>
              <w:widowControl/>
              <w:jc w:val="left"/>
              <w:rPr>
                <w:ins w:id="2408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409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"planYear": "计划年份",</w:t>
              </w:r>
            </w:ins>
          </w:p>
          <w:p w14:paraId="19F0D05D">
            <w:pPr>
              <w:widowControl/>
              <w:jc w:val="left"/>
              <w:rPr>
                <w:ins w:id="2410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411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"planMonth": "计划月份",</w:t>
              </w:r>
            </w:ins>
          </w:p>
          <w:p w14:paraId="0A08A0EA">
            <w:pPr>
              <w:widowControl/>
              <w:jc w:val="left"/>
              <w:rPr>
                <w:ins w:id="2412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413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"appOrg": "申请单位",</w:t>
              </w:r>
            </w:ins>
          </w:p>
          <w:p w14:paraId="725665D2">
            <w:pPr>
              <w:widowControl/>
              <w:jc w:val="left"/>
              <w:rPr>
                <w:ins w:id="2414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415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"equipCateg": "设备类别",</w:t>
              </w:r>
            </w:ins>
          </w:p>
          <w:p w14:paraId="397B8A3F">
            <w:pPr>
              <w:widowControl/>
              <w:jc w:val="left"/>
              <w:rPr>
                <w:ins w:id="2416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417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"equipCls": "设备分类",</w:t>
              </w:r>
            </w:ins>
          </w:p>
          <w:p w14:paraId="515A3460">
            <w:pPr>
              <w:widowControl/>
              <w:jc w:val="left"/>
              <w:rPr>
                <w:ins w:id="2418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419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"equipCode": "设备类型码",</w:t>
              </w:r>
            </w:ins>
          </w:p>
          <w:p w14:paraId="6EBE3E42">
            <w:pPr>
              <w:widowControl/>
              <w:jc w:val="left"/>
              <w:rPr>
                <w:ins w:id="2420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421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"equipDesc": "</w:t>
              </w:r>
            </w:ins>
            <w:ins w:id="2422" w:author="易呈翔" w:date="2026-08-22T18:13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eastAsia="zh-CN"/>
                </w:rPr>
                <w:t>设备类型码描述</w:t>
              </w:r>
            </w:ins>
            <w:ins w:id="2423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",</w:t>
              </w:r>
            </w:ins>
          </w:p>
          <w:p w14:paraId="03E94002">
            <w:pPr>
              <w:widowControl/>
              <w:jc w:val="left"/>
              <w:rPr>
                <w:ins w:id="2424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425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"pEquipCode": "设备类型码大码",</w:t>
              </w:r>
            </w:ins>
          </w:p>
          <w:p w14:paraId="5DE19CCA">
            <w:pPr>
              <w:widowControl/>
              <w:jc w:val="left"/>
              <w:rPr>
                <w:ins w:id="2426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427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"sumQty": "汇总平衡后数量",</w:t>
              </w:r>
            </w:ins>
          </w:p>
          <w:p w14:paraId="0573BF39">
            <w:pPr>
              <w:widowControl/>
              <w:jc w:val="left"/>
              <w:rPr>
                <w:ins w:id="2428" w:author="易呈翔" w:date="2026-08-22T18:23:23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429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</w:t>
              </w:r>
            </w:ins>
            <w:ins w:id="2430" w:author="易呈翔" w:date="2026-08-22T18:23:2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"materialNoList": [</w:t>
              </w:r>
            </w:ins>
          </w:p>
          <w:p w14:paraId="64E18D0F">
            <w:pPr>
              <w:widowControl/>
              <w:ind w:firstLine="840" w:firstLineChars="400"/>
              <w:jc w:val="left"/>
              <w:rPr>
                <w:ins w:id="2431" w:author="易呈翔" w:date="2026-08-22T18:23:23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432" w:author="易呈翔" w:date="2026-08-22T18:23:2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{</w:t>
              </w:r>
            </w:ins>
          </w:p>
          <w:p w14:paraId="6F12AF18">
            <w:pPr>
              <w:widowControl/>
              <w:ind w:firstLine="840" w:firstLineChars="400"/>
              <w:jc w:val="left"/>
              <w:rPr>
                <w:ins w:id="2433" w:author="易呈翔" w:date="2026-08-22T18:23:23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434" w:author="易呈翔" w:date="2026-08-22T18:23:2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"materialNo": "物资编码",</w:t>
              </w:r>
            </w:ins>
          </w:p>
          <w:p w14:paraId="16F9ACF1">
            <w:pPr>
              <w:widowControl/>
              <w:ind w:firstLine="840" w:firstLineChars="400"/>
              <w:jc w:val="left"/>
              <w:rPr>
                <w:ins w:id="2435" w:author="易呈翔" w:date="2026-08-22T18:23:23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436" w:author="易呈翔" w:date="2026-08-22T18:23:2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"materialDesc": "物资编码描述"</w:t>
              </w:r>
            </w:ins>
          </w:p>
          <w:p w14:paraId="15677A70">
            <w:pPr>
              <w:widowControl/>
              <w:ind w:firstLine="840" w:firstLineChars="400"/>
              <w:jc w:val="left"/>
              <w:rPr>
                <w:ins w:id="2437" w:author="易呈翔" w:date="2026-08-22T18:23:23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438" w:author="易呈翔" w:date="2026-08-22T18:23:2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}</w:t>
              </w:r>
            </w:ins>
          </w:p>
          <w:p w14:paraId="3AE6B5E1">
            <w:pPr>
              <w:widowControl/>
              <w:ind w:firstLine="420" w:firstLineChars="200"/>
              <w:jc w:val="left"/>
              <w:rPr>
                <w:ins w:id="2439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440" w:author="易呈翔" w:date="2026-08-22T18:23:2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]</w:t>
              </w:r>
            </w:ins>
          </w:p>
          <w:p w14:paraId="4676061C">
            <w:pPr>
              <w:widowControl/>
              <w:jc w:val="left"/>
              <w:rPr>
                <w:ins w:id="2441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442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}</w:t>
              </w:r>
            </w:ins>
          </w:p>
          <w:p w14:paraId="2207207B">
            <w:pPr>
              <w:widowControl/>
              <w:jc w:val="left"/>
              <w:rPr>
                <w:ins w:id="2443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444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],</w:t>
              </w:r>
            </w:ins>
          </w:p>
          <w:p w14:paraId="4E021CD2">
            <w:pPr>
              <w:widowControl/>
              <w:jc w:val="left"/>
              <w:rPr>
                <w:ins w:id="2445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446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"qualifiedStockList": [</w:t>
              </w:r>
            </w:ins>
          </w:p>
          <w:p w14:paraId="2CE3EFA7">
            <w:pPr>
              <w:widowControl/>
              <w:jc w:val="left"/>
              <w:rPr>
                <w:ins w:id="2447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448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{</w:t>
              </w:r>
            </w:ins>
          </w:p>
          <w:p w14:paraId="68C67556">
            <w:pPr>
              <w:widowControl/>
              <w:jc w:val="left"/>
              <w:rPr>
                <w:ins w:id="2449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450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"equipCode": "设备类型码",</w:t>
              </w:r>
            </w:ins>
          </w:p>
          <w:p w14:paraId="62AB91F0">
            <w:pPr>
              <w:widowControl/>
              <w:jc w:val="left"/>
              <w:rPr>
                <w:ins w:id="2451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452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"pEquipCode": "设备类型码大码",</w:t>
              </w:r>
            </w:ins>
          </w:p>
          <w:p w14:paraId="7BE6313B">
            <w:pPr>
              <w:widowControl/>
              <w:jc w:val="left"/>
              <w:rPr>
                <w:ins w:id="2453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454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"lowerLimitQty": "安全库存数量",</w:t>
              </w:r>
            </w:ins>
          </w:p>
          <w:p w14:paraId="0441593C">
            <w:pPr>
              <w:widowControl/>
              <w:jc w:val="left"/>
              <w:rPr>
                <w:ins w:id="2455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456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"qualifiedQty": "合格在库设备数量",</w:t>
              </w:r>
            </w:ins>
          </w:p>
          <w:p w14:paraId="724F8354">
            <w:pPr>
              <w:widowControl/>
              <w:jc w:val="left"/>
              <w:rPr>
                <w:ins w:id="2457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458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"distLockQty": "合格在库锁表"</w:t>
              </w:r>
            </w:ins>
          </w:p>
          <w:p w14:paraId="1070A3FE">
            <w:pPr>
              <w:widowControl/>
              <w:jc w:val="left"/>
              <w:rPr>
                <w:ins w:id="2459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460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}</w:t>
              </w:r>
            </w:ins>
          </w:p>
          <w:p w14:paraId="229E45F7">
            <w:pPr>
              <w:widowControl/>
              <w:jc w:val="left"/>
              <w:rPr>
                <w:ins w:id="2461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462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],</w:t>
              </w:r>
            </w:ins>
          </w:p>
          <w:p w14:paraId="57D0646F">
            <w:pPr>
              <w:widowControl/>
              <w:jc w:val="left"/>
              <w:rPr>
                <w:ins w:id="2463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464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"unqualifiedStockList": [</w:t>
              </w:r>
            </w:ins>
          </w:p>
          <w:p w14:paraId="6F83746A">
            <w:pPr>
              <w:widowControl/>
              <w:jc w:val="left"/>
              <w:rPr>
                <w:ins w:id="2465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466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{</w:t>
              </w:r>
            </w:ins>
          </w:p>
          <w:p w14:paraId="4C3B1566">
            <w:pPr>
              <w:widowControl/>
              <w:jc w:val="left"/>
              <w:rPr>
                <w:ins w:id="2467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468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"equipCode": "设备类型码",</w:t>
              </w:r>
            </w:ins>
          </w:p>
          <w:p w14:paraId="36A2748E">
            <w:pPr>
              <w:widowControl/>
              <w:jc w:val="left"/>
              <w:rPr>
                <w:ins w:id="2469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470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"arriveBatchNo": "到货批次号",</w:t>
              </w:r>
            </w:ins>
          </w:p>
          <w:p w14:paraId="45DB95A4">
            <w:pPr>
              <w:widowControl/>
              <w:jc w:val="left"/>
              <w:rPr>
                <w:ins w:id="2471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472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"unqualifiedQty": "非合格在库库存"</w:t>
              </w:r>
            </w:ins>
          </w:p>
          <w:p w14:paraId="643A6F02">
            <w:pPr>
              <w:widowControl/>
              <w:jc w:val="left"/>
              <w:rPr>
                <w:ins w:id="2473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474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}</w:t>
              </w:r>
            </w:ins>
          </w:p>
          <w:p w14:paraId="6226CCFC">
            <w:pPr>
              <w:widowControl/>
              <w:jc w:val="left"/>
              <w:rPr>
                <w:ins w:id="2475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476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],</w:t>
              </w:r>
            </w:ins>
          </w:p>
          <w:p w14:paraId="5C67AE8F">
            <w:pPr>
              <w:widowControl/>
              <w:jc w:val="left"/>
              <w:rPr>
                <w:ins w:id="2477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478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"orderContractDetList": [</w:t>
              </w:r>
            </w:ins>
          </w:p>
          <w:p w14:paraId="69398E27">
            <w:pPr>
              <w:widowControl/>
              <w:jc w:val="left"/>
              <w:rPr>
                <w:ins w:id="2479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480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{</w:t>
              </w:r>
            </w:ins>
          </w:p>
          <w:p w14:paraId="5EB66B48">
            <w:pPr>
              <w:widowControl/>
              <w:jc w:val="left"/>
              <w:rPr>
                <w:ins w:id="2481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482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"contractDetId": "合同明细标识",</w:t>
              </w:r>
            </w:ins>
          </w:p>
          <w:p w14:paraId="63ACBD1D">
            <w:pPr>
              <w:widowControl/>
              <w:jc w:val="left"/>
              <w:rPr>
                <w:ins w:id="2483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484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"contractId": "合同标识",</w:t>
              </w:r>
            </w:ins>
          </w:p>
          <w:p w14:paraId="16F00BEE">
            <w:pPr>
              <w:widowControl/>
              <w:jc w:val="left"/>
              <w:rPr>
                <w:ins w:id="2485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486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"equipCateg": "设备类别",</w:t>
              </w:r>
            </w:ins>
          </w:p>
          <w:p w14:paraId="1F2562BD">
            <w:pPr>
              <w:widowControl/>
              <w:jc w:val="left"/>
              <w:rPr>
                <w:ins w:id="2487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488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"equipCls": "设备分类",</w:t>
              </w:r>
            </w:ins>
          </w:p>
          <w:p w14:paraId="51E07516">
            <w:pPr>
              <w:widowControl/>
              <w:jc w:val="left"/>
              <w:rPr>
                <w:ins w:id="2489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490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"materialNo": "物资编码",</w:t>
              </w:r>
            </w:ins>
          </w:p>
          <w:p w14:paraId="3E558D85">
            <w:pPr>
              <w:widowControl/>
              <w:jc w:val="left"/>
              <w:rPr>
                <w:ins w:id="2491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492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"purchaseQty": "合同数量",</w:t>
              </w:r>
            </w:ins>
          </w:p>
          <w:p w14:paraId="3673B371">
            <w:pPr>
              <w:widowControl/>
              <w:jc w:val="left"/>
              <w:rPr>
                <w:ins w:id="2493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494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"arriveQty": "已到货数量",</w:t>
              </w:r>
            </w:ins>
          </w:p>
          <w:p w14:paraId="70D1D918">
            <w:pPr>
              <w:widowControl/>
              <w:jc w:val="left"/>
              <w:rPr>
                <w:ins w:id="2495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496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"supplierNo": "供应商编号",</w:t>
              </w:r>
            </w:ins>
          </w:p>
          <w:p w14:paraId="648F4893">
            <w:pPr>
              <w:widowControl/>
              <w:jc w:val="left"/>
              <w:rPr>
                <w:ins w:id="2497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498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"supplierName": "供应商名称"</w:t>
              </w:r>
            </w:ins>
          </w:p>
          <w:p w14:paraId="2657D834">
            <w:pPr>
              <w:widowControl/>
              <w:jc w:val="left"/>
              <w:rPr>
                <w:ins w:id="2499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500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}</w:t>
              </w:r>
            </w:ins>
          </w:p>
          <w:p w14:paraId="39C63671">
            <w:pPr>
              <w:widowControl/>
              <w:jc w:val="left"/>
              <w:rPr>
                <w:ins w:id="2501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502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],</w:t>
              </w:r>
            </w:ins>
          </w:p>
          <w:p w14:paraId="51712FC8">
            <w:pPr>
              <w:widowControl/>
              <w:jc w:val="left"/>
              <w:rPr>
                <w:ins w:id="2503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504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"supplyNoticeDetList": [</w:t>
              </w:r>
            </w:ins>
          </w:p>
          <w:p w14:paraId="62FE8F44">
            <w:pPr>
              <w:widowControl/>
              <w:jc w:val="left"/>
              <w:rPr>
                <w:ins w:id="2505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506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{</w:t>
              </w:r>
            </w:ins>
          </w:p>
          <w:p w14:paraId="0323A968">
            <w:pPr>
              <w:widowControl/>
              <w:jc w:val="left"/>
              <w:rPr>
                <w:ins w:id="2507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508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"supplyNoticeDetId": "供货通知明细标识",</w:t>
              </w:r>
            </w:ins>
          </w:p>
          <w:p w14:paraId="05C1239B">
            <w:pPr>
              <w:widowControl/>
              <w:jc w:val="left"/>
              <w:rPr>
                <w:ins w:id="2509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510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"supplyNoticeId": "供货通知标识",</w:t>
              </w:r>
            </w:ins>
          </w:p>
          <w:p w14:paraId="6A0C07B3">
            <w:pPr>
              <w:widowControl/>
              <w:jc w:val="left"/>
              <w:rPr>
                <w:ins w:id="2511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512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"supplierNo": "供应商编号",</w:t>
              </w:r>
            </w:ins>
          </w:p>
          <w:p w14:paraId="2BCA12E6">
            <w:pPr>
              <w:widowControl/>
              <w:jc w:val="left"/>
              <w:rPr>
                <w:ins w:id="2513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514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"contractDetId": "合同明细标识",</w:t>
              </w:r>
            </w:ins>
          </w:p>
          <w:p w14:paraId="12B0AA03">
            <w:pPr>
              <w:widowControl/>
              <w:jc w:val="left"/>
              <w:rPr>
                <w:ins w:id="2515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516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"materialNo": "物资编码",</w:t>
              </w:r>
            </w:ins>
          </w:p>
          <w:p w14:paraId="3FF9F5AF">
            <w:pPr>
              <w:widowControl/>
              <w:jc w:val="left"/>
              <w:rPr>
                <w:ins w:id="2517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518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"equipCode": "设备类型码",</w:t>
              </w:r>
            </w:ins>
          </w:p>
          <w:p w14:paraId="70B41B7B">
            <w:pPr>
              <w:widowControl/>
              <w:jc w:val="left"/>
              <w:rPr>
                <w:ins w:id="2519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520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"supplyQty": "供货数量",</w:t>
              </w:r>
            </w:ins>
          </w:p>
          <w:p w14:paraId="31589A25">
            <w:pPr>
              <w:widowControl/>
              <w:jc w:val="left"/>
              <w:rPr>
                <w:ins w:id="2521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522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"inWhQty": "已入待检仓数量",</w:t>
              </w:r>
            </w:ins>
          </w:p>
          <w:p w14:paraId="7776D607">
            <w:pPr>
              <w:widowControl/>
              <w:jc w:val="left"/>
              <w:rPr>
                <w:ins w:id="2523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524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"reqArriveDate": "要求到货日期"</w:t>
              </w:r>
            </w:ins>
          </w:p>
          <w:p w14:paraId="2399C172">
            <w:pPr>
              <w:widowControl/>
              <w:jc w:val="left"/>
              <w:rPr>
                <w:ins w:id="2525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526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}</w:t>
              </w:r>
            </w:ins>
          </w:p>
          <w:p w14:paraId="68262290">
            <w:pPr>
              <w:widowControl/>
              <w:jc w:val="left"/>
              <w:rPr>
                <w:ins w:id="2527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528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],</w:t>
              </w:r>
            </w:ins>
          </w:p>
          <w:p w14:paraId="0ED1ABE4">
            <w:pPr>
              <w:widowControl/>
              <w:jc w:val="left"/>
              <w:rPr>
                <w:ins w:id="2529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530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"supplierConfigList": [</w:t>
              </w:r>
            </w:ins>
          </w:p>
          <w:p w14:paraId="284D0310">
            <w:pPr>
              <w:widowControl/>
              <w:jc w:val="left"/>
              <w:rPr>
                <w:ins w:id="2531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532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{</w:t>
              </w:r>
            </w:ins>
          </w:p>
          <w:p w14:paraId="57946C02">
            <w:pPr>
              <w:widowControl/>
              <w:jc w:val="left"/>
              <w:rPr>
                <w:ins w:id="2533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534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"supplierNo": "供应商编号",</w:t>
              </w:r>
            </w:ins>
          </w:p>
          <w:p w14:paraId="71815273">
            <w:pPr>
              <w:widowControl/>
              <w:jc w:val="left"/>
              <w:rPr>
                <w:ins w:id="2535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536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"stockCycle": "备货周期",</w:t>
              </w:r>
            </w:ins>
          </w:p>
          <w:p w14:paraId="65F89B11">
            <w:pPr>
              <w:widowControl/>
              <w:jc w:val="left"/>
              <w:rPr>
                <w:ins w:id="2537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538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"transitTime": "物流在途时间",</w:t>
              </w:r>
            </w:ins>
          </w:p>
          <w:p w14:paraId="1B3890A3">
            <w:pPr>
              <w:widowControl/>
              <w:jc w:val="left"/>
              <w:rPr>
                <w:ins w:id="2539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540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"overallScore": "综合评分",</w:t>
              </w:r>
            </w:ins>
          </w:p>
          <w:p w14:paraId="20EBBADD">
            <w:pPr>
              <w:widowControl/>
              <w:jc w:val="left"/>
              <w:rPr>
                <w:ins w:id="2541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542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"weekMaxCount": "每周最大到货次数",</w:t>
              </w:r>
            </w:ins>
          </w:p>
          <w:p w14:paraId="3DA05BA2">
            <w:pPr>
              <w:widowControl/>
              <w:jc w:val="left"/>
              <w:rPr>
                <w:ins w:id="2543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544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"monthMaxCount": "每月最大到货次数"</w:t>
              </w:r>
            </w:ins>
          </w:p>
          <w:p w14:paraId="1A141BBD">
            <w:pPr>
              <w:widowControl/>
              <w:jc w:val="left"/>
              <w:rPr>
                <w:ins w:id="2545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546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}</w:t>
              </w:r>
            </w:ins>
          </w:p>
          <w:p w14:paraId="0FBEEA69">
            <w:pPr>
              <w:widowControl/>
              <w:jc w:val="left"/>
              <w:rPr>
                <w:ins w:id="2547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548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],</w:t>
              </w:r>
            </w:ins>
          </w:p>
          <w:p w14:paraId="43C934C6">
            <w:pPr>
              <w:widowControl/>
              <w:jc w:val="left"/>
              <w:rPr>
                <w:ins w:id="2549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550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"whAreaConfigList": [</w:t>
              </w:r>
            </w:ins>
          </w:p>
          <w:p w14:paraId="45453DCF">
            <w:pPr>
              <w:widowControl/>
              <w:jc w:val="left"/>
              <w:rPr>
                <w:ins w:id="2551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552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{</w:t>
              </w:r>
            </w:ins>
          </w:p>
          <w:p w14:paraId="085E65FF">
            <w:pPr>
              <w:widowControl/>
              <w:jc w:val="left"/>
              <w:rPr>
                <w:ins w:id="2553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554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"whAreaId": "库区标识",</w:t>
              </w:r>
            </w:ins>
          </w:p>
          <w:p w14:paraId="0BE24698">
            <w:pPr>
              <w:widowControl/>
              <w:jc w:val="left"/>
              <w:rPr>
                <w:ins w:id="2555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556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"whAreaName": "库区名称",</w:t>
              </w:r>
            </w:ins>
          </w:p>
          <w:p w14:paraId="1DE07EDD">
            <w:pPr>
              <w:widowControl/>
              <w:jc w:val="left"/>
              <w:rPr>
                <w:ins w:id="2557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558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"whAreaType": "库区类型",</w:t>
              </w:r>
            </w:ins>
          </w:p>
          <w:p w14:paraId="7299803E">
            <w:pPr>
              <w:widowControl/>
              <w:jc w:val="left"/>
              <w:rPr>
                <w:ins w:id="2559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560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"whAreaCap": "库区容量"</w:t>
              </w:r>
            </w:ins>
          </w:p>
          <w:p w14:paraId="1764B914">
            <w:pPr>
              <w:widowControl/>
              <w:jc w:val="left"/>
              <w:rPr>
                <w:ins w:id="2561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562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}</w:t>
              </w:r>
            </w:ins>
          </w:p>
          <w:p w14:paraId="4F766C04">
            <w:pPr>
              <w:widowControl/>
              <w:jc w:val="left"/>
              <w:rPr>
                <w:ins w:id="2563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564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],</w:t>
              </w:r>
            </w:ins>
          </w:p>
          <w:p w14:paraId="3CAAA7D2">
            <w:pPr>
              <w:widowControl/>
              <w:jc w:val="left"/>
              <w:rPr>
                <w:ins w:id="2565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566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"currentStockList": [</w:t>
              </w:r>
            </w:ins>
          </w:p>
          <w:p w14:paraId="2BC09897">
            <w:pPr>
              <w:widowControl/>
              <w:jc w:val="left"/>
              <w:rPr>
                <w:ins w:id="2567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568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{</w:t>
              </w:r>
            </w:ins>
          </w:p>
          <w:p w14:paraId="2252843D">
            <w:pPr>
              <w:widowControl/>
              <w:jc w:val="left"/>
              <w:rPr>
                <w:ins w:id="2569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570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"inStockQty": "当前库存",</w:t>
              </w:r>
            </w:ins>
          </w:p>
          <w:p w14:paraId="6E5C070A">
            <w:pPr>
              <w:widowControl/>
              <w:jc w:val="left"/>
              <w:rPr>
                <w:ins w:id="2571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572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"arriveBatchQty": "每日最大接收批次数"</w:t>
              </w:r>
            </w:ins>
          </w:p>
          <w:p w14:paraId="3FBF44AD">
            <w:pPr>
              <w:widowControl/>
              <w:jc w:val="left"/>
              <w:rPr>
                <w:ins w:id="2573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574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}</w:t>
              </w:r>
            </w:ins>
          </w:p>
          <w:p w14:paraId="6474BEB0">
            <w:pPr>
              <w:widowControl/>
              <w:jc w:val="left"/>
              <w:rPr>
                <w:ins w:id="2575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576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],</w:t>
              </w:r>
            </w:ins>
          </w:p>
          <w:p w14:paraId="0B75658C">
            <w:pPr>
              <w:widowControl/>
              <w:jc w:val="left"/>
              <w:rPr>
                <w:ins w:id="2577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578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"scheduleTimeList": [</w:t>
              </w:r>
            </w:ins>
          </w:p>
          <w:p w14:paraId="21B7A8AC">
            <w:pPr>
              <w:widowControl/>
              <w:jc w:val="left"/>
              <w:rPr>
                <w:ins w:id="2579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580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{</w:t>
              </w:r>
            </w:ins>
          </w:p>
          <w:p w14:paraId="29379EB2">
            <w:pPr>
              <w:widowControl/>
              <w:jc w:val="left"/>
              <w:rPr>
                <w:ins w:id="2581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582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"workDay": "工作日期",</w:t>
              </w:r>
            </w:ins>
          </w:p>
          <w:p w14:paraId="463E6EE9">
            <w:pPr>
              <w:widowControl/>
              <w:jc w:val="left"/>
              <w:rPr>
                <w:ins w:id="2583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584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"startTime": "开始时间",</w:t>
              </w:r>
            </w:ins>
          </w:p>
          <w:p w14:paraId="07E9A445">
            <w:pPr>
              <w:widowControl/>
              <w:jc w:val="left"/>
              <w:rPr>
                <w:ins w:id="2585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586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"endTime": "结束时间"</w:t>
              </w:r>
            </w:ins>
          </w:p>
          <w:p w14:paraId="4FCA5ED3">
            <w:pPr>
              <w:widowControl/>
              <w:jc w:val="left"/>
              <w:rPr>
                <w:ins w:id="2587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588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}</w:t>
              </w:r>
            </w:ins>
          </w:p>
          <w:p w14:paraId="2A24F7A3">
            <w:pPr>
              <w:widowControl/>
              <w:jc w:val="left"/>
              <w:rPr>
                <w:ins w:id="2589" w:author="易呈翔" w:date="2026-08-20T17:46:0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2590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]</w:t>
              </w:r>
            </w:ins>
          </w:p>
          <w:p w14:paraId="2FE21ADE">
            <w:pPr>
              <w:widowControl/>
              <w:jc w:val="left"/>
              <w:rPr>
                <w:ins w:id="2591" w:author="易呈翔" w:date="2026-08-18T16:04:37Z"/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ins w:id="2592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}</w:t>
              </w:r>
            </w:ins>
          </w:p>
        </w:tc>
      </w:tr>
      <w:tr w14:paraId="639BFA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2593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EEE8EF8">
            <w:pPr>
              <w:widowControl/>
              <w:jc w:val="left"/>
              <w:rPr>
                <w:ins w:id="2594" w:author="易呈翔" w:date="2026-08-18T16:04:37Z"/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ins w:id="2595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返回json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9641492">
            <w:pPr>
              <w:widowControl/>
              <w:jc w:val="left"/>
              <w:rPr>
                <w:ins w:id="2596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597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>{</w:t>
              </w:r>
            </w:ins>
          </w:p>
          <w:p w14:paraId="443ABCB9">
            <w:pPr>
              <w:widowControl/>
              <w:jc w:val="left"/>
              <w:rPr>
                <w:ins w:id="2598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599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"resultFlag": "结果标识",</w:t>
              </w:r>
            </w:ins>
          </w:p>
          <w:p w14:paraId="234A10CA">
            <w:pPr>
              <w:widowControl/>
              <w:jc w:val="left"/>
              <w:rPr>
                <w:ins w:id="2600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601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"errorInfo": "错误信息",</w:t>
              </w:r>
            </w:ins>
          </w:p>
          <w:p w14:paraId="4C6BA8A4">
            <w:pPr>
              <w:widowControl/>
              <w:jc w:val="left"/>
              <w:rPr>
                <w:ins w:id="2602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603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"arrivePlanSchedule": [</w:t>
              </w:r>
            </w:ins>
          </w:p>
          <w:p w14:paraId="6F726736">
            <w:pPr>
              <w:widowControl/>
              <w:jc w:val="left"/>
              <w:rPr>
                <w:ins w:id="2604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605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{</w:t>
              </w:r>
            </w:ins>
          </w:p>
          <w:p w14:paraId="4EDCE8EB">
            <w:pPr>
              <w:widowControl/>
              <w:jc w:val="left"/>
              <w:rPr>
                <w:ins w:id="2606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607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"arrivePlanDate": "到货日期",</w:t>
              </w:r>
            </w:ins>
          </w:p>
          <w:p w14:paraId="06104464">
            <w:pPr>
              <w:widowControl/>
              <w:jc w:val="left"/>
              <w:rPr>
                <w:ins w:id="2608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609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"planYm": "所属月",</w:t>
              </w:r>
            </w:ins>
          </w:p>
          <w:p w14:paraId="4CAB25CE">
            <w:pPr>
              <w:widowControl/>
              <w:jc w:val="left"/>
              <w:rPr>
                <w:ins w:id="2610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611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"planWeek": "所属周",</w:t>
              </w:r>
            </w:ins>
          </w:p>
          <w:p w14:paraId="15616726">
            <w:pPr>
              <w:widowControl/>
              <w:jc w:val="left"/>
              <w:rPr>
                <w:ins w:id="2612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613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"equipCateg": "设备类别",</w:t>
              </w:r>
            </w:ins>
          </w:p>
          <w:p w14:paraId="5C68F4CB">
            <w:pPr>
              <w:widowControl/>
              <w:jc w:val="left"/>
              <w:rPr>
                <w:ins w:id="2614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615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"equipCls": "设备分类",</w:t>
              </w:r>
            </w:ins>
          </w:p>
          <w:p w14:paraId="3B4816F9">
            <w:pPr>
              <w:widowControl/>
              <w:jc w:val="left"/>
              <w:rPr>
                <w:ins w:id="2616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617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"materialNo": "物资编码",</w:t>
              </w:r>
            </w:ins>
          </w:p>
          <w:p w14:paraId="37732CCF">
            <w:pPr>
              <w:widowControl/>
              <w:jc w:val="left"/>
              <w:rPr>
                <w:ins w:id="2618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619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"equipCode": "设备类型码",</w:t>
              </w:r>
            </w:ins>
          </w:p>
          <w:p w14:paraId="367A9CC9">
            <w:pPr>
              <w:widowControl/>
              <w:jc w:val="left"/>
              <w:rPr>
                <w:ins w:id="2620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621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"equipDesc": "设备类型码描述",</w:t>
              </w:r>
            </w:ins>
          </w:p>
          <w:p w14:paraId="4AC70AE2">
            <w:pPr>
              <w:widowControl/>
              <w:jc w:val="left"/>
              <w:rPr>
                <w:ins w:id="2622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623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"supplierNo": "供应商编号",</w:t>
              </w:r>
            </w:ins>
          </w:p>
          <w:p w14:paraId="58D90533">
            <w:pPr>
              <w:widowControl/>
              <w:jc w:val="left"/>
              <w:rPr>
                <w:ins w:id="2624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625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"contractId": "推荐合同标识",</w:t>
              </w:r>
            </w:ins>
          </w:p>
          <w:p w14:paraId="129F87D3">
            <w:pPr>
              <w:widowControl/>
              <w:jc w:val="left"/>
              <w:rPr>
                <w:ins w:id="2626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627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"contractDetId": "推荐合同明细标识",</w:t>
              </w:r>
            </w:ins>
          </w:p>
          <w:p w14:paraId="20B98C3E">
            <w:pPr>
              <w:widowControl/>
              <w:jc w:val="left"/>
              <w:rPr>
                <w:ins w:id="2628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629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"planQty": "计划到货数量",</w:t>
              </w:r>
            </w:ins>
          </w:p>
          <w:p w14:paraId="2FFB3DC5">
            <w:pPr>
              <w:widowControl/>
              <w:jc w:val="left"/>
              <w:rPr>
                <w:ins w:id="2630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631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"stockCycle": "备货周期",</w:t>
              </w:r>
            </w:ins>
          </w:p>
          <w:p w14:paraId="6A20A7AC">
            <w:pPr>
              <w:widowControl/>
              <w:jc w:val="left"/>
              <w:rPr>
                <w:ins w:id="2632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633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"transitTime": "物流在途时间"</w:t>
              </w:r>
            </w:ins>
          </w:p>
          <w:p w14:paraId="0B3C8587">
            <w:pPr>
              <w:widowControl/>
              <w:jc w:val="left"/>
              <w:rPr>
                <w:ins w:id="2634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635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}</w:t>
              </w:r>
            </w:ins>
          </w:p>
          <w:p w14:paraId="1A0F034E">
            <w:pPr>
              <w:widowControl/>
              <w:jc w:val="left"/>
              <w:rPr>
                <w:ins w:id="2636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637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],</w:t>
              </w:r>
            </w:ins>
          </w:p>
          <w:p w14:paraId="499155A2">
            <w:pPr>
              <w:widowControl/>
              <w:jc w:val="left"/>
              <w:rPr>
                <w:ins w:id="2638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639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"capAlarmList": [</w:t>
              </w:r>
            </w:ins>
          </w:p>
          <w:p w14:paraId="5F6EF233">
            <w:pPr>
              <w:widowControl/>
              <w:jc w:val="left"/>
              <w:rPr>
                <w:ins w:id="2640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641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{</w:t>
              </w:r>
            </w:ins>
          </w:p>
          <w:p w14:paraId="0C35255D">
            <w:pPr>
              <w:widowControl/>
              <w:jc w:val="left"/>
              <w:rPr>
                <w:ins w:id="2642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643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"whAreaId": "库区标识",</w:t>
              </w:r>
            </w:ins>
          </w:p>
          <w:p w14:paraId="3B43467B">
            <w:pPr>
              <w:widowControl/>
              <w:jc w:val="left"/>
              <w:rPr>
                <w:ins w:id="2644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645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"whAreaName": "库区名称",</w:t>
              </w:r>
            </w:ins>
          </w:p>
          <w:p w14:paraId="79F81290">
            <w:pPr>
              <w:widowControl/>
              <w:jc w:val="left"/>
              <w:rPr>
                <w:ins w:id="2646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647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"alarmDate": "告警日期",</w:t>
              </w:r>
            </w:ins>
          </w:p>
          <w:p w14:paraId="035D3661">
            <w:pPr>
              <w:widowControl/>
              <w:jc w:val="left"/>
              <w:rPr>
                <w:ins w:id="2648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649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"inStockQty": "累计库存",</w:t>
              </w:r>
            </w:ins>
          </w:p>
          <w:p w14:paraId="3A74C6E0">
            <w:pPr>
              <w:widowControl/>
              <w:jc w:val="left"/>
              <w:rPr>
                <w:ins w:id="2650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651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"whAreaCap": "库区容量",</w:t>
              </w:r>
            </w:ins>
          </w:p>
          <w:p w14:paraId="330A9CC9">
            <w:pPr>
              <w:widowControl/>
              <w:jc w:val="left"/>
              <w:rPr>
                <w:ins w:id="2652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653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"overCapQty": "超容数量",</w:t>
              </w:r>
            </w:ins>
          </w:p>
          <w:p w14:paraId="5E4C2C71">
            <w:pPr>
              <w:widowControl/>
              <w:jc w:val="left"/>
              <w:rPr>
                <w:ins w:id="2654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655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"dayArriveQty": "当日到货量",</w:t>
              </w:r>
            </w:ins>
          </w:p>
          <w:p w14:paraId="4D5DE899">
            <w:pPr>
              <w:widowControl/>
              <w:jc w:val="left"/>
              <w:rPr>
                <w:ins w:id="2656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657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"dayBatchQty": "当日批次数"</w:t>
              </w:r>
            </w:ins>
          </w:p>
          <w:p w14:paraId="73A3789C">
            <w:pPr>
              <w:widowControl/>
              <w:jc w:val="left"/>
              <w:rPr>
                <w:ins w:id="2658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659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}</w:t>
              </w:r>
            </w:ins>
          </w:p>
          <w:p w14:paraId="37658FD8">
            <w:pPr>
              <w:widowControl/>
              <w:jc w:val="left"/>
              <w:rPr>
                <w:ins w:id="2660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661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],</w:t>
              </w:r>
            </w:ins>
          </w:p>
          <w:p w14:paraId="595EB3C0">
            <w:pPr>
              <w:widowControl/>
              <w:jc w:val="left"/>
              <w:rPr>
                <w:ins w:id="2662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663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"contractAllocationList": [</w:t>
              </w:r>
            </w:ins>
          </w:p>
          <w:p w14:paraId="7B76DA4A">
            <w:pPr>
              <w:widowControl/>
              <w:jc w:val="left"/>
              <w:rPr>
                <w:ins w:id="2664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665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{</w:t>
              </w:r>
            </w:ins>
          </w:p>
          <w:p w14:paraId="6E3642C5">
            <w:pPr>
              <w:widowControl/>
              <w:jc w:val="left"/>
              <w:rPr>
                <w:ins w:id="2666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667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"materialNo": "物资编码",</w:t>
              </w:r>
            </w:ins>
          </w:p>
          <w:p w14:paraId="05529C28">
            <w:pPr>
              <w:widowControl/>
              <w:jc w:val="left"/>
              <w:rPr>
                <w:ins w:id="2668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669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"contractId": "推荐合同标识",</w:t>
              </w:r>
            </w:ins>
          </w:p>
          <w:p w14:paraId="66E0F925">
            <w:pPr>
              <w:widowControl/>
              <w:jc w:val="left"/>
              <w:rPr>
                <w:ins w:id="2670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671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"contractDetId": "推荐合同明细标识",</w:t>
              </w:r>
            </w:ins>
          </w:p>
          <w:p w14:paraId="752086C8">
            <w:pPr>
              <w:widowControl/>
              <w:jc w:val="left"/>
              <w:rPr>
                <w:ins w:id="2672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673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"supplierNo": "供应商编号",</w:t>
              </w:r>
            </w:ins>
          </w:p>
          <w:p w14:paraId="7AB7191E">
            <w:pPr>
              <w:widowControl/>
              <w:jc w:val="left"/>
              <w:rPr>
                <w:ins w:id="2674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675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"supplierName": "供应商名称",</w:t>
              </w:r>
            </w:ins>
          </w:p>
          <w:p w14:paraId="3D782DCB">
            <w:pPr>
              <w:widowControl/>
              <w:jc w:val="left"/>
              <w:rPr>
                <w:ins w:id="2676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677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"purchaseQty": "合同数量",</w:t>
              </w:r>
            </w:ins>
          </w:p>
          <w:p w14:paraId="02D8F93B">
            <w:pPr>
              <w:widowControl/>
              <w:jc w:val="left"/>
              <w:rPr>
                <w:ins w:id="2678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679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"arriveQty": "已到货数量",</w:t>
              </w:r>
            </w:ins>
          </w:p>
          <w:p w14:paraId="30A28A9D">
            <w:pPr>
              <w:widowControl/>
              <w:jc w:val="left"/>
              <w:rPr>
                <w:ins w:id="2680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681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"executionProgres": "执行进度",</w:t>
              </w:r>
            </w:ins>
          </w:p>
          <w:p w14:paraId="71566CD0">
            <w:pPr>
              <w:widowControl/>
              <w:jc w:val="left"/>
              <w:rPr>
                <w:ins w:id="2682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683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"contractRatio": "合同占比",</w:t>
              </w:r>
            </w:ins>
          </w:p>
          <w:p w14:paraId="163666B7">
            <w:pPr>
              <w:widowControl/>
              <w:jc w:val="left"/>
              <w:rPr>
                <w:ins w:id="2684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685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"sameMaterialTota": "同物资总进度",</w:t>
              </w:r>
            </w:ins>
          </w:p>
          <w:p w14:paraId="059DCC16">
            <w:pPr>
              <w:widowControl/>
              <w:jc w:val="left"/>
              <w:rPr>
                <w:ins w:id="2686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687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"allocationQty": "本次分配数量",</w:t>
              </w:r>
            </w:ins>
          </w:p>
          <w:p w14:paraId="5D8FE7D6">
            <w:pPr>
              <w:widowControl/>
              <w:jc w:val="left"/>
              <w:rPr>
                <w:ins w:id="2688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689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"afterAllocationP": "分配后进度",</w:t>
              </w:r>
            </w:ins>
          </w:p>
          <w:p w14:paraId="1235FD40">
            <w:pPr>
              <w:widowControl/>
              <w:jc w:val="left"/>
              <w:rPr>
                <w:ins w:id="2690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691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"remainingContract": "分配后剩余合同量"</w:t>
              </w:r>
            </w:ins>
          </w:p>
          <w:p w14:paraId="3F9A4566">
            <w:pPr>
              <w:widowControl/>
              <w:jc w:val="left"/>
              <w:rPr>
                <w:ins w:id="2692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693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}</w:t>
              </w:r>
            </w:ins>
          </w:p>
          <w:p w14:paraId="6FBE9DAC">
            <w:pPr>
              <w:widowControl/>
              <w:jc w:val="left"/>
              <w:rPr>
                <w:ins w:id="2694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695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],</w:t>
              </w:r>
            </w:ins>
          </w:p>
          <w:p w14:paraId="2C390B1F">
            <w:pPr>
              <w:widowControl/>
              <w:jc w:val="left"/>
              <w:rPr>
                <w:ins w:id="2696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697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"contractShortageAlarmList": [</w:t>
              </w:r>
            </w:ins>
          </w:p>
          <w:p w14:paraId="5FB0BBDA">
            <w:pPr>
              <w:widowControl/>
              <w:jc w:val="left"/>
              <w:rPr>
                <w:ins w:id="2698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699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{</w:t>
              </w:r>
            </w:ins>
          </w:p>
          <w:p w14:paraId="103D1B1C">
            <w:pPr>
              <w:widowControl/>
              <w:jc w:val="left"/>
              <w:rPr>
                <w:ins w:id="2700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701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"materialNo": "物资编码",</w:t>
              </w:r>
            </w:ins>
          </w:p>
          <w:p w14:paraId="4EFDB098">
            <w:pPr>
              <w:widowControl/>
              <w:jc w:val="left"/>
              <w:rPr>
                <w:ins w:id="2702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703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"dmdQty": "净需求",</w:t>
              </w:r>
            </w:ins>
          </w:p>
          <w:p w14:paraId="7F8D8A50">
            <w:pPr>
              <w:widowControl/>
              <w:jc w:val="left"/>
              <w:rPr>
                <w:ins w:id="2704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705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"purchaseTotalQty": "合同总量",</w:t>
              </w:r>
            </w:ins>
          </w:p>
          <w:p w14:paraId="3EBE37BA">
            <w:pPr>
              <w:widowControl/>
              <w:jc w:val="left"/>
              <w:rPr>
                <w:ins w:id="2706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707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"shortageQty": "缺口数量",</w:t>
              </w:r>
            </w:ins>
          </w:p>
          <w:p w14:paraId="5715B2E8">
            <w:pPr>
              <w:widowControl/>
              <w:jc w:val="left"/>
              <w:rPr>
                <w:ins w:id="2708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709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"alarmDate": "告警日期"</w:t>
              </w:r>
            </w:ins>
          </w:p>
          <w:p w14:paraId="1529B43D">
            <w:pPr>
              <w:widowControl/>
              <w:jc w:val="left"/>
              <w:rPr>
                <w:ins w:id="2710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711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}</w:t>
              </w:r>
            </w:ins>
          </w:p>
          <w:p w14:paraId="6AE8661B">
            <w:pPr>
              <w:widowControl/>
              <w:jc w:val="left"/>
              <w:rPr>
                <w:ins w:id="2712" w:author="易呈翔" w:date="2026-08-25T11:24:57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713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]</w:t>
              </w:r>
            </w:ins>
            <w:ins w:id="2714" w:author="易呈翔" w:date="2026-08-25T11:24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>,</w:t>
              </w:r>
            </w:ins>
          </w:p>
          <w:p w14:paraId="5159589A">
            <w:pPr>
              <w:widowControl/>
              <w:jc w:val="left"/>
              <w:rPr>
                <w:ins w:id="2715" w:author="易呈翔" w:date="2026-08-25T11:24:57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716" w:author="易呈翔" w:date="2026-08-25T11:24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"arriveAllocationList": [</w:t>
              </w:r>
            </w:ins>
          </w:p>
          <w:p w14:paraId="337E9FB5">
            <w:pPr>
              <w:widowControl/>
              <w:jc w:val="left"/>
              <w:rPr>
                <w:ins w:id="2717" w:author="易呈翔" w:date="2026-08-25T11:24:57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718" w:author="易呈翔" w:date="2026-08-25T11:24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{</w:t>
              </w:r>
            </w:ins>
          </w:p>
          <w:p w14:paraId="01C5B592">
            <w:pPr>
              <w:widowControl/>
              <w:jc w:val="left"/>
              <w:rPr>
                <w:ins w:id="2719" w:author="易呈翔" w:date="2026-08-25T11:24:57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720" w:author="易呈翔" w:date="2026-08-25T11:24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"equipCode": "设备类型码",</w:t>
              </w:r>
            </w:ins>
          </w:p>
          <w:p w14:paraId="3567257E">
            <w:pPr>
              <w:widowControl/>
              <w:jc w:val="left"/>
              <w:rPr>
                <w:ins w:id="2721" w:author="易呈翔" w:date="2026-08-25T11:24:57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722" w:author="易呈翔" w:date="2026-08-25T11:24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"planYm": "所属月",</w:t>
              </w:r>
            </w:ins>
          </w:p>
          <w:p w14:paraId="71B11110">
            <w:pPr>
              <w:widowControl/>
              <w:jc w:val="left"/>
              <w:rPr>
                <w:ins w:id="2723" w:author="易呈翔" w:date="2026-08-25T11:24:57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724" w:author="易呈翔" w:date="2026-08-25T11:24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"dmdPlanQty": "需求数量",</w:t>
              </w:r>
            </w:ins>
          </w:p>
          <w:p w14:paraId="3829A3E9">
            <w:pPr>
              <w:widowControl/>
              <w:jc w:val="left"/>
              <w:rPr>
                <w:ins w:id="2725" w:author="易呈翔" w:date="2026-08-25T11:24:57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726" w:author="易呈翔" w:date="2026-08-25T11:24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"supplyQty": "供货数量",</w:t>
              </w:r>
            </w:ins>
          </w:p>
          <w:p w14:paraId="21A310C2">
            <w:pPr>
              <w:widowControl/>
              <w:jc w:val="left"/>
              <w:rPr>
                <w:ins w:id="2727" w:author="易呈翔" w:date="2026-08-25T11:24:57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728" w:author="易呈翔" w:date="2026-08-25T11:24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"inWhQty": "已入待检仓数量",</w:t>
              </w:r>
            </w:ins>
          </w:p>
          <w:p w14:paraId="1F2A49D6">
            <w:pPr>
              <w:widowControl/>
              <w:jc w:val="left"/>
              <w:rPr>
                <w:ins w:id="2729" w:author="易呈翔" w:date="2026-08-25T11:24:57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730" w:author="易呈翔" w:date="2026-08-25T11:24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"netSupplyQty": "供货净抵扣",</w:t>
              </w:r>
            </w:ins>
          </w:p>
          <w:p w14:paraId="77C4BE8F">
            <w:pPr>
              <w:widowControl/>
              <w:jc w:val="left"/>
              <w:rPr>
                <w:ins w:id="2731" w:author="易呈翔" w:date="2026-08-25T11:24:57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732" w:author="易呈翔" w:date="2026-08-25T11:24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"unqualifiedQty": "非合格在库库存",</w:t>
              </w:r>
            </w:ins>
          </w:p>
          <w:p w14:paraId="417FC79B">
            <w:pPr>
              <w:widowControl/>
              <w:jc w:val="left"/>
              <w:rPr>
                <w:ins w:id="2733" w:author="易呈翔" w:date="2026-08-25T11:24:57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734" w:author="易呈翔" w:date="2026-08-25T11:24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"lowerLimitQty": "安全库存",</w:t>
              </w:r>
            </w:ins>
          </w:p>
          <w:p w14:paraId="3FCD0390">
            <w:pPr>
              <w:widowControl/>
              <w:jc w:val="left"/>
              <w:rPr>
                <w:ins w:id="2735" w:author="易呈翔" w:date="2026-08-25T11:24:57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736" w:author="易呈翔" w:date="2026-08-25T11:24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"qualifiedQty": "合格品库存",</w:t>
              </w:r>
            </w:ins>
          </w:p>
          <w:p w14:paraId="3EDD934D">
            <w:pPr>
              <w:widowControl/>
              <w:jc w:val="left"/>
              <w:rPr>
                <w:ins w:id="2737" w:author="易呈翔" w:date="2026-08-25T11:24:57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738" w:author="易呈翔" w:date="2026-08-25T11:24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"distLockQty": "未配送库存",</w:t>
              </w:r>
            </w:ins>
          </w:p>
          <w:p w14:paraId="72E35ABE">
            <w:pPr>
              <w:widowControl/>
              <w:jc w:val="left"/>
              <w:rPr>
                <w:ins w:id="2739" w:author="易呈翔" w:date="2026-08-25T11:24:57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740" w:author="易呈翔" w:date="2026-08-25T11:24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"netQualifiedQty": "合格品库存抵扣",</w:t>
              </w:r>
            </w:ins>
          </w:p>
          <w:p w14:paraId="0E585EBF">
            <w:pPr>
              <w:widowControl/>
              <w:jc w:val="left"/>
              <w:rPr>
                <w:ins w:id="2741" w:author="易呈翔" w:date="2026-08-25T11:24:57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742" w:author="易呈翔" w:date="2026-08-25T11:24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  "netDmdPlanQty": "净需求"</w:t>
              </w:r>
            </w:ins>
          </w:p>
          <w:p w14:paraId="30B7EADA">
            <w:pPr>
              <w:widowControl/>
              <w:jc w:val="left"/>
              <w:rPr>
                <w:ins w:id="2743" w:author="易呈翔" w:date="2026-08-25T11:24:57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744" w:author="易呈翔" w:date="2026-08-25T11:24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  }</w:t>
              </w:r>
            </w:ins>
          </w:p>
          <w:p w14:paraId="145223E0">
            <w:pPr>
              <w:widowControl/>
              <w:jc w:val="left"/>
              <w:rPr>
                <w:ins w:id="2745" w:author="易呈翔" w:date="2026-08-20T17:49:19Z"/>
                <w:rFonts w:hint="eastAsia" w:ascii="宋体" w:hAnsi="宋体" w:cs="宋体"/>
                <w:color w:val="000000"/>
                <w:kern w:val="0"/>
                <w:sz w:val="21"/>
                <w:szCs w:val="21"/>
                <w:shd w:val="clear" w:color="auto" w:fill="FFFFFE"/>
                <w:lang w:val="en-US" w:eastAsia="zh-CN"/>
              </w:rPr>
            </w:pPr>
            <w:ins w:id="2746" w:author="易呈翔" w:date="2026-08-25T11:24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 xml:space="preserve">  ]</w:t>
              </w:r>
            </w:ins>
          </w:p>
          <w:p w14:paraId="58CDA67E">
            <w:pPr>
              <w:widowControl/>
              <w:jc w:val="left"/>
              <w:rPr>
                <w:ins w:id="2747" w:author="易呈翔" w:date="2026-08-18T16:04:37Z"/>
                <w:rFonts w:ascii="宋体" w:hAnsi="宋体" w:cs="宋体"/>
                <w:color w:val="000000"/>
                <w:szCs w:val="21"/>
              </w:rPr>
            </w:pPr>
            <w:ins w:id="2748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shd w:val="clear" w:color="auto" w:fill="FFFFFE"/>
                  <w:lang w:val="en-US" w:eastAsia="zh-CN"/>
                </w:rPr>
                <w:t>}</w:t>
              </w:r>
            </w:ins>
          </w:p>
        </w:tc>
      </w:tr>
    </w:tbl>
    <w:p w14:paraId="1FA60F05">
      <w:pPr>
        <w:pStyle w:val="3"/>
        <w:numPr>
          <w:ilvl w:val="0"/>
          <w:numId w:val="7"/>
        </w:numPr>
        <w:bidi w:val="0"/>
        <w:rPr>
          <w:ins w:id="2749" w:author="易呈翔" w:date="2026-08-21T16:17:30Z"/>
          <w:rFonts w:hint="eastAsia"/>
          <w:lang w:val="en-US" w:eastAsia="zh-CN"/>
        </w:rPr>
      </w:pPr>
      <w:ins w:id="2750" w:author="易呈翔" w:date="2026-08-21T16:17:39Z">
        <w:r>
          <w:rPr>
            <w:rFonts w:hint="eastAsia"/>
            <w:lang w:val="en-US" w:eastAsia="zh-CN"/>
          </w:rPr>
          <w:t>配送</w:t>
        </w:r>
      </w:ins>
      <w:ins w:id="2751" w:author="易呈翔" w:date="2026-08-21T16:17:30Z">
        <w:r>
          <w:rPr>
            <w:rFonts w:hint="eastAsia"/>
            <w:lang w:val="en-US" w:eastAsia="zh-CN"/>
          </w:rPr>
          <w:t>计划排程接口</w:t>
        </w:r>
      </w:ins>
    </w:p>
    <w:tbl>
      <w:tblPr>
        <w:tblStyle w:val="7"/>
        <w:tblW w:w="851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8"/>
        <w:gridCol w:w="1743"/>
        <w:gridCol w:w="1610"/>
        <w:gridCol w:w="1220"/>
        <w:gridCol w:w="2568"/>
      </w:tblGrid>
      <w:tr w14:paraId="7E8EBD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2752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000000" w:fill="FFFFFF"/>
            <w:vAlign w:val="center"/>
          </w:tcPr>
          <w:p w14:paraId="6D6AB35E">
            <w:pPr>
              <w:pStyle w:val="5"/>
              <w:rPr>
                <w:ins w:id="2753" w:author="易呈翔" w:date="2026-08-21T16:17:30Z"/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ins w:id="2754" w:author="易呈翔" w:date="2026-08-21T16:17:30Z">
              <w:r>
                <w:rPr>
                  <w:rFonts w:hint="eastAsia" w:ascii="宋体" w:hAnsi="宋体" w:eastAsia="宋体" w:cs="宋体"/>
                  <w:b/>
                  <w:bCs/>
                  <w:kern w:val="0"/>
                  <w:sz w:val="24"/>
                  <w:szCs w:val="24"/>
                </w:rPr>
                <w:t>场景描述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C79CAAF">
            <w:pPr>
              <w:pStyle w:val="11"/>
              <w:ind w:left="0" w:leftChars="0" w:firstLine="0" w:firstLineChars="0"/>
              <w:rPr>
                <w:ins w:id="2755" w:author="易呈翔" w:date="2026-08-21T16:17:30Z"/>
                <w:rFonts w:hint="default" w:hAnsi="宋体" w:eastAsia="宋体" w:cs="宋体"/>
                <w:color w:val="000000"/>
                <w:szCs w:val="21"/>
                <w:lang w:val="en-US" w:eastAsia="zh-CN"/>
              </w:rPr>
            </w:pPr>
            <w:ins w:id="2756" w:author="易呈翔" w:date="2026-08-21T16:17:30Z">
              <w:r>
                <w:rPr>
                  <w:rFonts w:hint="eastAsia" w:hAnsi="宋体" w:cs="宋体"/>
                  <w:color w:val="000000"/>
                  <w:szCs w:val="21"/>
                  <w:lang w:val="en-US" w:eastAsia="zh-CN"/>
                </w:rPr>
                <w:t>计量生产调度平台将</w:t>
              </w:r>
            </w:ins>
            <w:ins w:id="2757" w:author="易呈翔" w:date="2026-08-21T16:26:31Z">
              <w:r>
                <w:rPr>
                  <w:rFonts w:hint="eastAsia" w:hAnsi="宋体" w:cs="宋体"/>
                  <w:color w:val="000000"/>
                  <w:szCs w:val="21"/>
                  <w:lang w:val="en-US" w:eastAsia="zh-CN"/>
                </w:rPr>
                <w:t>配送</w:t>
              </w:r>
            </w:ins>
            <w:ins w:id="2758" w:author="易呈翔" w:date="2026-08-21T16:17:30Z">
              <w:r>
                <w:rPr>
                  <w:rFonts w:hint="eastAsia" w:hAnsi="宋体" w:cs="宋体"/>
                  <w:color w:val="000000"/>
                  <w:szCs w:val="21"/>
                  <w:lang w:val="en-US" w:eastAsia="zh-CN"/>
                </w:rPr>
                <w:t>计划排程算法输入所需参数，同步给算法服务，算法服务输出计量生产调度平台所需</w:t>
              </w:r>
            </w:ins>
            <w:ins w:id="2759" w:author="易呈翔" w:date="2026-08-21T16:26:38Z">
              <w:r>
                <w:rPr>
                  <w:rFonts w:hint="eastAsia" w:hAnsi="宋体" w:cs="宋体"/>
                  <w:color w:val="000000"/>
                  <w:szCs w:val="21"/>
                  <w:lang w:val="en-US" w:eastAsia="zh-CN"/>
                </w:rPr>
                <w:t>配送</w:t>
              </w:r>
            </w:ins>
            <w:ins w:id="2760" w:author="易呈翔" w:date="2026-08-21T16:17:30Z">
              <w:r>
                <w:rPr>
                  <w:rFonts w:hint="eastAsia" w:hAnsi="宋体" w:cs="宋体"/>
                  <w:color w:val="000000"/>
                  <w:szCs w:val="21"/>
                  <w:lang w:val="en-US" w:eastAsia="zh-CN"/>
                </w:rPr>
                <w:t>计划相关参数</w:t>
              </w:r>
            </w:ins>
          </w:p>
        </w:tc>
      </w:tr>
      <w:tr w14:paraId="18163F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761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9F07AAD">
            <w:pPr>
              <w:pStyle w:val="5"/>
              <w:rPr>
                <w:ins w:id="2762" w:author="易呈翔" w:date="2026-08-21T16:17:30Z"/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ins w:id="2763" w:author="易呈翔" w:date="2026-08-21T16:17:30Z">
              <w:r>
                <w:rPr>
                  <w:rFonts w:hint="eastAsia" w:ascii="宋体" w:hAnsi="宋体" w:eastAsia="宋体" w:cs="宋体"/>
                  <w:b/>
                  <w:bCs/>
                  <w:kern w:val="0"/>
                  <w:sz w:val="24"/>
                  <w:szCs w:val="24"/>
                </w:rPr>
                <w:t>服务端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56128D6">
            <w:pPr>
              <w:widowControl/>
              <w:jc w:val="left"/>
              <w:rPr>
                <w:ins w:id="2764" w:author="易呈翔" w:date="2026-08-21T16:17:30Z"/>
                <w:rFonts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ins w:id="2765" w:author="易呈翔" w:date="2026-08-21T16:17:30Z">
              <w:r>
                <w:rPr>
                  <w:rFonts w:hint="eastAsia" w:ascii="宋体" w:hAnsi="宋体" w:eastAsia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算法服务</w:t>
              </w:r>
            </w:ins>
          </w:p>
        </w:tc>
      </w:tr>
      <w:tr w14:paraId="6EA0BA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2766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E48E5B6">
            <w:pPr>
              <w:pStyle w:val="5"/>
              <w:rPr>
                <w:ins w:id="2767" w:author="易呈翔" w:date="2026-08-21T16:17:30Z"/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ins w:id="2768" w:author="易呈翔" w:date="2026-08-21T16:17:30Z">
              <w:r>
                <w:rPr>
                  <w:rFonts w:hint="eastAsia" w:ascii="宋体" w:hAnsi="宋体" w:eastAsia="宋体" w:cs="宋体"/>
                  <w:b/>
                  <w:bCs/>
                  <w:kern w:val="0"/>
                  <w:sz w:val="24"/>
                  <w:szCs w:val="24"/>
                </w:rPr>
                <w:t>客户端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90D89CF">
            <w:pPr>
              <w:widowControl/>
              <w:jc w:val="left"/>
              <w:rPr>
                <w:ins w:id="2769" w:author="易呈翔" w:date="2026-08-21T16:17:30Z"/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770" w:author="易呈翔" w:date="2026-08-21T16:17:30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</w:rPr>
                <w:t>计量生产调度平台</w:t>
              </w:r>
            </w:ins>
          </w:p>
        </w:tc>
      </w:tr>
      <w:tr w14:paraId="1CBF65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2771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107139">
            <w:pPr>
              <w:pStyle w:val="5"/>
              <w:rPr>
                <w:ins w:id="2772" w:author="易呈翔" w:date="2026-08-21T16:17:30Z"/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ins w:id="2773" w:author="易呈翔" w:date="2026-08-21T16:17:30Z">
              <w:r>
                <w:rPr>
                  <w:rFonts w:hint="eastAsia" w:ascii="宋体" w:hAnsi="宋体" w:eastAsia="宋体" w:cs="宋体"/>
                  <w:b/>
                  <w:bCs/>
                  <w:kern w:val="0"/>
                  <w:sz w:val="24"/>
                  <w:szCs w:val="24"/>
                </w:rPr>
                <w:t>调用链路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D93F15A">
            <w:pPr>
              <w:widowControl/>
              <w:jc w:val="left"/>
              <w:rPr>
                <w:ins w:id="2774" w:author="易呈翔" w:date="2026-08-21T16:17:30Z"/>
                <w:rFonts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ins w:id="2775" w:author="易呈翔" w:date="2026-08-21T16:17:30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</w:rPr>
                <w:t>计量生产调度平台</w:t>
              </w:r>
            </w:ins>
            <w:ins w:id="2776" w:author="易呈翔" w:date="2026-08-21T16:17:30Z">
              <w:r>
                <w:rPr>
                  <w:rFonts w:hint="eastAsia" w:ascii="宋体" w:hAnsi="宋体" w:eastAsia="宋体" w:cs="宋体"/>
                  <w:color w:val="000000"/>
                  <w:kern w:val="0"/>
                  <w:sz w:val="21"/>
                  <w:szCs w:val="21"/>
                </w:rPr>
                <w:t>-&gt;</w:t>
              </w:r>
            </w:ins>
            <w:ins w:id="2777" w:author="易呈翔" w:date="2026-08-21T16:17:30Z">
              <w:r>
                <w:rPr>
                  <w:rFonts w:hint="eastAsia" w:ascii="宋体" w:hAnsi="宋体" w:eastAsia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算法服务</w:t>
              </w:r>
            </w:ins>
          </w:p>
        </w:tc>
      </w:tr>
      <w:tr w14:paraId="25A383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2778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F7DD11E">
            <w:pPr>
              <w:pStyle w:val="5"/>
              <w:rPr>
                <w:ins w:id="2779" w:author="易呈翔" w:date="2026-08-21T16:17:30Z"/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ins w:id="2780" w:author="易呈翔" w:date="2026-08-21T16:17:30Z">
              <w:r>
                <w:rPr>
                  <w:rFonts w:hint="eastAsia" w:ascii="宋体" w:hAnsi="宋体" w:eastAsia="宋体" w:cs="宋体"/>
                  <w:b/>
                  <w:bCs/>
                  <w:kern w:val="0"/>
                  <w:sz w:val="24"/>
                  <w:szCs w:val="24"/>
                </w:rPr>
                <w:t>接口函数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C907F24">
            <w:pPr>
              <w:widowControl/>
              <w:jc w:val="left"/>
              <w:rPr>
                <w:ins w:id="2781" w:author="易呈翔" w:date="2026-08-21T16:17:30Z"/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ins w:id="2782" w:author="易呈翔" w:date="2026-08-21T16:26:46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  <w:lang w:val="en-US" w:eastAsia="zh-CN"/>
                </w:rPr>
                <w:t>d</w:t>
              </w:r>
            </w:ins>
            <w:ins w:id="2783" w:author="易呈翔" w:date="2026-08-21T16:26:43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  <w:lang w:val="en-US" w:eastAsia="zh-CN"/>
                </w:rPr>
                <w:t>ist</w:t>
              </w:r>
            </w:ins>
            <w:ins w:id="2784" w:author="易呈翔" w:date="2026-08-21T16:17:30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  <w:lang w:val="en-US" w:eastAsia="zh-CN"/>
                </w:rPr>
                <w:t>PlanScheduling</w:t>
              </w:r>
            </w:ins>
          </w:p>
        </w:tc>
      </w:tr>
      <w:tr w14:paraId="4C6A69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2785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CD14611">
            <w:pPr>
              <w:pStyle w:val="5"/>
              <w:rPr>
                <w:ins w:id="2786" w:author="易呈翔" w:date="2026-08-21T16:17:30Z"/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ins w:id="2787" w:author="易呈翔" w:date="2026-08-21T16:17:30Z">
              <w:r>
                <w:rPr>
                  <w:rFonts w:hint="eastAsia" w:ascii="宋体" w:hAnsi="宋体" w:eastAsia="宋体" w:cs="宋体"/>
                  <w:b/>
                  <w:bCs/>
                  <w:kern w:val="0"/>
                  <w:sz w:val="24"/>
                  <w:szCs w:val="24"/>
                </w:rPr>
                <w:t>接口路径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9EA836B">
            <w:pPr>
              <w:widowControl/>
              <w:jc w:val="left"/>
              <w:rPr>
                <w:ins w:id="2788" w:author="易呈翔" w:date="2026-08-21T16:17:30Z"/>
                <w:rFonts w:hint="default" w:ascii="宋体" w:hAnsi="宋体" w:eastAsia="宋体" w:cs="宋体"/>
                <w:color w:val="000000"/>
                <w:sz w:val="21"/>
                <w:szCs w:val="21"/>
                <w:lang w:val="en-US"/>
              </w:rPr>
            </w:pPr>
            <w:ins w:id="2789" w:author="易呈翔" w:date="2026-08-21T16:17:30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</w:rPr>
                <w:t>/restful</w:t>
              </w:r>
            </w:ins>
            <w:ins w:id="2790" w:author="易呈翔" w:date="2026-08-21T16:17:30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  <w:lang w:val="en-US" w:eastAsia="zh-CN"/>
                </w:rPr>
                <w:t>/busiInterface</w:t>
              </w:r>
            </w:ins>
            <w:ins w:id="2791" w:author="易呈翔" w:date="2026-08-21T16:17:30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</w:rPr>
                <w:t>/</w:t>
              </w:r>
            </w:ins>
            <w:ins w:id="2792" w:author="易呈翔" w:date="2026-08-21T16:17:30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  <w:lang w:val="en-US" w:eastAsia="zh-CN"/>
                </w:rPr>
                <w:t>ipsService</w:t>
              </w:r>
            </w:ins>
            <w:ins w:id="2793" w:author="易呈翔" w:date="2026-08-21T16:17:30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</w:rPr>
                <w:t>/</w:t>
              </w:r>
            </w:ins>
            <w:ins w:id="2794" w:author="易呈翔" w:date="2026-08-21T16:26:51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  <w:lang w:val="en-US" w:eastAsia="zh-CN"/>
                </w:rPr>
                <w:t>dis</w:t>
              </w:r>
            </w:ins>
            <w:ins w:id="2795" w:author="易呈翔" w:date="2026-08-21T16:26:52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  <w:lang w:val="en-US" w:eastAsia="zh-CN"/>
                </w:rPr>
                <w:t>t</w:t>
              </w:r>
            </w:ins>
            <w:ins w:id="2796" w:author="易呈翔" w:date="2026-08-21T16:17:30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  <w:lang w:val="en-US" w:eastAsia="zh-CN"/>
                </w:rPr>
                <w:t>PlanScheduling</w:t>
              </w:r>
            </w:ins>
          </w:p>
        </w:tc>
      </w:tr>
      <w:tr w14:paraId="610675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2797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F20FF77">
            <w:pPr>
              <w:pStyle w:val="5"/>
              <w:rPr>
                <w:ins w:id="2798" w:author="易呈翔" w:date="2026-08-21T16:17:30Z"/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ins w:id="2799" w:author="易呈翔" w:date="2026-08-21T16:17:30Z">
              <w:r>
                <w:rPr>
                  <w:rFonts w:hint="eastAsia" w:ascii="宋体" w:hAnsi="宋体" w:eastAsia="宋体" w:cs="宋体"/>
                  <w:b/>
                  <w:bCs/>
                  <w:kern w:val="0"/>
                  <w:sz w:val="24"/>
                  <w:szCs w:val="24"/>
                </w:rPr>
                <w:t>集成方式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A3A7126">
            <w:pPr>
              <w:widowControl/>
              <w:jc w:val="left"/>
              <w:rPr>
                <w:ins w:id="2800" w:author="易呈翔" w:date="2026-08-21T16:17:30Z"/>
                <w:rFonts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ins w:id="2801" w:author="易呈翔" w:date="2026-08-21T16:17:30Z">
              <w:r>
                <w:rPr>
                  <w:rFonts w:hint="eastAsia" w:ascii="宋体" w:hAnsi="宋体" w:eastAsia="宋体" w:cs="宋体"/>
                  <w:color w:val="000000"/>
                  <w:kern w:val="0"/>
                  <w:sz w:val="21"/>
                  <w:szCs w:val="21"/>
                </w:rPr>
                <w:t>restful</w:t>
              </w:r>
            </w:ins>
          </w:p>
        </w:tc>
      </w:tr>
      <w:tr w14:paraId="795F44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2802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83F6CAC">
            <w:pPr>
              <w:pStyle w:val="5"/>
              <w:rPr>
                <w:ins w:id="2803" w:author="易呈翔" w:date="2026-08-21T16:17:30Z"/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ins w:id="2804" w:author="易呈翔" w:date="2026-08-21T16:17:30Z">
              <w:r>
                <w:rPr>
                  <w:rFonts w:hint="eastAsia" w:ascii="宋体" w:hAnsi="宋体" w:eastAsia="宋体" w:cs="宋体"/>
                  <w:b/>
                  <w:bCs/>
                  <w:kern w:val="0"/>
                  <w:sz w:val="24"/>
                  <w:szCs w:val="24"/>
                </w:rPr>
                <w:t>报文类型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9F426FA">
            <w:pPr>
              <w:widowControl/>
              <w:jc w:val="left"/>
              <w:rPr>
                <w:ins w:id="2805" w:author="易呈翔" w:date="2026-08-21T16:17:30Z"/>
                <w:rFonts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ins w:id="2806" w:author="易呈翔" w:date="2026-08-21T16:17:30Z">
              <w:r>
                <w:rPr>
                  <w:rFonts w:hint="eastAsia" w:ascii="宋体" w:hAnsi="宋体" w:eastAsia="宋体" w:cs="宋体"/>
                  <w:color w:val="000000"/>
                  <w:kern w:val="0"/>
                  <w:sz w:val="21"/>
                  <w:szCs w:val="21"/>
                </w:rPr>
                <w:t>JSON</w:t>
              </w:r>
            </w:ins>
          </w:p>
        </w:tc>
      </w:tr>
      <w:tr w14:paraId="4784CB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2807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066780F">
            <w:pPr>
              <w:pStyle w:val="5"/>
              <w:rPr>
                <w:ins w:id="2808" w:author="易呈翔" w:date="2026-08-21T16:17:30Z"/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ins w:id="2809" w:author="易呈翔" w:date="2026-08-21T16:17:30Z">
              <w:r>
                <w:rPr>
                  <w:rFonts w:hint="eastAsia" w:ascii="宋体" w:hAnsi="宋体" w:eastAsia="宋体" w:cs="宋体"/>
                  <w:b/>
                  <w:bCs/>
                  <w:kern w:val="0"/>
                  <w:sz w:val="24"/>
                  <w:szCs w:val="24"/>
                  <w:lang w:val="en-US" w:eastAsia="zh-CN"/>
                </w:rPr>
                <w:t>请求方式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091A79F">
            <w:pPr>
              <w:widowControl/>
              <w:jc w:val="left"/>
              <w:rPr>
                <w:ins w:id="2810" w:author="易呈翔" w:date="2026-08-21T16:17:30Z"/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11" w:author="易呈翔" w:date="2026-08-21T16:17:30Z">
              <w:r>
                <w:rPr>
                  <w:rFonts w:hint="eastAsia" w:ascii="宋体" w:hAnsi="宋体" w:eastAsia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POST</w:t>
              </w:r>
            </w:ins>
          </w:p>
        </w:tc>
      </w:tr>
      <w:tr w14:paraId="35C9FB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2812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C27A099">
            <w:pPr>
              <w:pStyle w:val="5"/>
              <w:rPr>
                <w:ins w:id="2813" w:author="易呈翔" w:date="2026-08-21T16:17:30Z"/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ins w:id="2814" w:author="易呈翔" w:date="2026-08-21T16:17:30Z">
              <w:r>
                <w:rPr>
                  <w:rFonts w:hint="eastAsia" w:ascii="宋体" w:hAnsi="宋体" w:eastAsia="宋体" w:cs="宋体"/>
                  <w:b/>
                  <w:bCs/>
                  <w:kern w:val="0"/>
                  <w:sz w:val="24"/>
                  <w:szCs w:val="24"/>
                </w:rPr>
                <w:t>备注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C001203">
            <w:pPr>
              <w:widowControl/>
              <w:jc w:val="left"/>
              <w:rPr>
                <w:ins w:id="2815" w:author="易呈翔" w:date="2026-08-21T16:17:30Z"/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65D0C2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2816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353CF585">
            <w:pPr>
              <w:widowControl/>
              <w:jc w:val="left"/>
              <w:rPr>
                <w:ins w:id="2817" w:author="易呈翔" w:date="2026-08-21T16:17:30Z"/>
                <w:rFonts w:ascii="宋体" w:hAnsi="宋体" w:cs="宋体"/>
                <w:b/>
                <w:color w:val="000000"/>
                <w:kern w:val="0"/>
                <w:szCs w:val="21"/>
              </w:rPr>
            </w:pPr>
            <w:ins w:id="2818" w:author="易呈翔" w:date="2026-08-21T16:17:30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</w:rPr>
                <w:t>参数中文名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7E235B39">
            <w:pPr>
              <w:widowControl/>
              <w:jc w:val="left"/>
              <w:rPr>
                <w:ins w:id="2819" w:author="易呈翔" w:date="2026-08-21T16:17:30Z"/>
                <w:rFonts w:ascii="宋体" w:hAnsi="宋体" w:cs="宋体"/>
                <w:b/>
                <w:color w:val="000000"/>
                <w:kern w:val="0"/>
                <w:szCs w:val="21"/>
              </w:rPr>
            </w:pPr>
            <w:ins w:id="2820" w:author="易呈翔" w:date="2026-08-21T16:17:30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</w:rPr>
                <w:t>参数英文名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47A7C17A">
            <w:pPr>
              <w:widowControl/>
              <w:jc w:val="left"/>
              <w:rPr>
                <w:ins w:id="2821" w:author="易呈翔" w:date="2026-08-21T16:17:30Z"/>
                <w:rFonts w:hint="eastAsia" w:ascii="宋体" w:hAnsi="宋体" w:eastAsia="仿宋" w:cs="宋体"/>
                <w:b/>
                <w:color w:val="000000"/>
                <w:kern w:val="0"/>
                <w:szCs w:val="21"/>
                <w:lang w:val="en-US" w:eastAsia="zh-CN"/>
              </w:rPr>
            </w:pPr>
            <w:ins w:id="2822" w:author="易呈翔" w:date="2026-08-21T16:17:30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</w:rPr>
                <w:t>数据</w:t>
              </w:r>
            </w:ins>
            <w:ins w:id="2823" w:author="易呈翔" w:date="2026-08-21T16:17:30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  <w:lang w:val="en-US" w:eastAsia="zh-CN"/>
                </w:rPr>
                <w:t>格式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4D8499D8">
            <w:pPr>
              <w:widowControl/>
              <w:jc w:val="left"/>
              <w:rPr>
                <w:ins w:id="2824" w:author="易呈翔" w:date="2026-08-21T16:17:30Z"/>
                <w:rFonts w:ascii="宋体" w:hAnsi="宋体" w:cs="宋体"/>
                <w:b/>
                <w:color w:val="000000"/>
                <w:kern w:val="0"/>
                <w:szCs w:val="21"/>
              </w:rPr>
            </w:pPr>
            <w:ins w:id="2825" w:author="易呈翔" w:date="2026-08-21T16:17:30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</w:rPr>
                <w:t>是否必填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3E955154">
            <w:pPr>
              <w:widowControl/>
              <w:jc w:val="left"/>
              <w:rPr>
                <w:ins w:id="2826" w:author="易呈翔" w:date="2026-08-21T16:17:30Z"/>
                <w:rFonts w:ascii="宋体" w:hAnsi="宋体" w:cs="宋体"/>
                <w:b/>
                <w:color w:val="000000"/>
                <w:kern w:val="0"/>
                <w:szCs w:val="21"/>
              </w:rPr>
            </w:pPr>
            <w:ins w:id="2827" w:author="易呈翔" w:date="2026-08-21T16:17:30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</w:rPr>
                <w:t>参数说明</w:t>
              </w:r>
            </w:ins>
          </w:p>
        </w:tc>
      </w:tr>
      <w:tr w14:paraId="7E857C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2828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ABCC1B5">
            <w:pPr>
              <w:jc w:val="left"/>
              <w:rPr>
                <w:ins w:id="2829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30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需求明细信息集合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7F21ECD">
            <w:pPr>
              <w:jc w:val="left"/>
              <w:rPr>
                <w:ins w:id="2831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32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dmdPlanDetList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57B55C7">
            <w:pPr>
              <w:jc w:val="left"/>
              <w:rPr>
                <w:ins w:id="2833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34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2935ACE">
            <w:pPr>
              <w:jc w:val="left"/>
              <w:rPr>
                <w:ins w:id="2835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36" w:author="易呈翔" w:date="2026-08-21T16:17:3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B9ECF17">
            <w:pPr>
              <w:jc w:val="left"/>
              <w:rPr>
                <w:ins w:id="2837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38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需求明细信息集合</w:t>
              </w:r>
            </w:ins>
          </w:p>
        </w:tc>
      </w:tr>
      <w:tr w14:paraId="7E49D6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2839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5C493287">
            <w:pPr>
              <w:jc w:val="left"/>
              <w:rPr>
                <w:ins w:id="2840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41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库区配置信息集合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4FF819C">
            <w:pPr>
              <w:jc w:val="left"/>
              <w:rPr>
                <w:ins w:id="2842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43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whAreaConfigList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01F0E299">
            <w:pPr>
              <w:jc w:val="left"/>
              <w:rPr>
                <w:ins w:id="2844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45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F9194F3">
            <w:pPr>
              <w:jc w:val="left"/>
              <w:rPr>
                <w:ins w:id="2846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47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DC97EA0">
            <w:pPr>
              <w:jc w:val="left"/>
              <w:rPr>
                <w:ins w:id="2848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49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库区配置信息集合</w:t>
              </w:r>
            </w:ins>
          </w:p>
        </w:tc>
      </w:tr>
      <w:tr w14:paraId="137AA7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850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E1A03B6">
            <w:pPr>
              <w:jc w:val="left"/>
              <w:rPr>
                <w:ins w:id="2851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52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排程时间配置集合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F072922">
            <w:pPr>
              <w:jc w:val="left"/>
              <w:rPr>
                <w:ins w:id="2853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54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scheduleTimeList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048608D0">
            <w:pPr>
              <w:jc w:val="left"/>
              <w:rPr>
                <w:ins w:id="2855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56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04D145D">
            <w:pPr>
              <w:jc w:val="left"/>
              <w:rPr>
                <w:ins w:id="2857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58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93C1CF5">
            <w:pPr>
              <w:jc w:val="left"/>
              <w:rPr>
                <w:ins w:id="2859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60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排程时间配置集合</w:t>
              </w:r>
            </w:ins>
          </w:p>
        </w:tc>
      </w:tr>
      <w:tr w14:paraId="0B1599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861" w:author="易呈翔" w:date="2026-08-21T16:30:09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5962604A">
            <w:pPr>
              <w:jc w:val="left"/>
              <w:rPr>
                <w:ins w:id="2862" w:author="易呈翔" w:date="2026-08-21T16:30:0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63" w:author="易呈翔" w:date="2026-08-22T17:03:3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配送库房</w:t>
              </w:r>
            </w:ins>
            <w:ins w:id="2864" w:author="易呈翔" w:date="2026-08-22T17:03:33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库存</w:t>
              </w:r>
            </w:ins>
            <w:ins w:id="2865" w:author="易呈翔" w:date="2026-08-22T17:03:3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CD3FBB5">
            <w:pPr>
              <w:jc w:val="left"/>
              <w:rPr>
                <w:ins w:id="2866" w:author="易呈翔" w:date="2026-08-21T16:30:0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67" w:author="易呈翔" w:date="2026-08-21T16:57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</w:t>
              </w:r>
            </w:ins>
            <w:ins w:id="2868" w:author="易呈翔" w:date="2026-08-21T16:57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ist</w:t>
              </w:r>
            </w:ins>
            <w:ins w:id="2869" w:author="易呈翔" w:date="2026-08-21T16:56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W</w:t>
              </w:r>
            </w:ins>
            <w:ins w:id="2870" w:author="易呈翔" w:date="2026-08-21T16:56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h</w:t>
              </w:r>
            </w:ins>
            <w:ins w:id="2871" w:author="易呈翔" w:date="2026-08-21T16:49:5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StockList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419DFE8">
            <w:pPr>
              <w:jc w:val="left"/>
              <w:rPr>
                <w:ins w:id="2872" w:author="易呈翔" w:date="2026-08-21T16:30:0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73" w:author="易呈翔" w:date="2026-08-21T16:42:3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9CE9DD8">
            <w:pPr>
              <w:jc w:val="left"/>
              <w:rPr>
                <w:ins w:id="2874" w:author="易呈翔" w:date="2026-08-21T16:30:0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75" w:author="易呈翔" w:date="2026-08-21T16:42:3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3D85CEE">
            <w:pPr>
              <w:jc w:val="left"/>
              <w:rPr>
                <w:ins w:id="2876" w:author="易呈翔" w:date="2026-08-21T16:30:0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77" w:author="易呈翔" w:date="2026-08-22T17:03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配送库房</w:t>
              </w:r>
            </w:ins>
            <w:ins w:id="2878" w:author="易呈翔" w:date="2026-08-22T17:03:35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库存</w:t>
              </w:r>
            </w:ins>
            <w:ins w:id="2879" w:author="易呈翔" w:date="2026-08-22T17:03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集合</w:t>
              </w:r>
            </w:ins>
          </w:p>
        </w:tc>
      </w:tr>
      <w:tr w14:paraId="7BBE1E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880" w:author="易呈翔" w:date="2026-08-21T16:30:2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5CB1B47">
            <w:pPr>
              <w:jc w:val="left"/>
              <w:rPr>
                <w:ins w:id="2881" w:author="易呈翔" w:date="2026-08-21T16:30:2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82" w:author="易呈翔" w:date="2026-08-21T16:30:36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配送目标库房配置</w:t>
              </w:r>
            </w:ins>
            <w:ins w:id="2883" w:author="易呈翔" w:date="2026-08-21T16:41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FFBDC20">
            <w:pPr>
              <w:jc w:val="left"/>
              <w:rPr>
                <w:ins w:id="2884" w:author="易呈翔" w:date="2026-08-21T16:30:2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85" w:author="易呈翔" w:date="2026-08-21T16:57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</w:t>
              </w:r>
            </w:ins>
            <w:ins w:id="2886" w:author="易呈翔" w:date="2026-08-21T16:57:5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</w:t>
              </w:r>
            </w:ins>
            <w:ins w:id="2887" w:author="易呈翔" w:date="2026-08-21T16:57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rget</w:t>
              </w:r>
            </w:ins>
            <w:ins w:id="2888" w:author="易呈翔" w:date="2026-08-21T16:58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W</w:t>
              </w:r>
            </w:ins>
            <w:ins w:id="2889" w:author="易呈翔" w:date="2026-08-21T16:58:0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h</w:t>
              </w:r>
            </w:ins>
            <w:ins w:id="2890" w:author="易呈翔" w:date="2026-08-21T17:04:5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C</w:t>
              </w:r>
            </w:ins>
            <w:ins w:id="2891" w:author="易呈翔" w:date="2026-08-21T17:05:0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o</w:t>
              </w:r>
            </w:ins>
            <w:ins w:id="2892" w:author="易呈翔" w:date="2026-08-21T17:05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nf</w:t>
              </w:r>
            </w:ins>
            <w:ins w:id="2893" w:author="易呈翔" w:date="2026-08-21T17:05:0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ig</w:t>
              </w:r>
            </w:ins>
            <w:ins w:id="2894" w:author="易呈翔" w:date="2026-08-21T16:58:0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6499806">
            <w:pPr>
              <w:jc w:val="left"/>
              <w:rPr>
                <w:ins w:id="2895" w:author="易呈翔" w:date="2026-08-21T16:30:2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96" w:author="易呈翔" w:date="2026-08-21T16:42:3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8306149">
            <w:pPr>
              <w:jc w:val="left"/>
              <w:rPr>
                <w:ins w:id="2897" w:author="易呈翔" w:date="2026-08-21T16:30:2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898" w:author="易呈翔" w:date="2026-08-21T16:42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D2E62A9">
            <w:pPr>
              <w:jc w:val="left"/>
              <w:rPr>
                <w:ins w:id="2899" w:author="易呈翔" w:date="2026-08-21T16:30:2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00" w:author="易呈翔" w:date="2026-08-21T16:42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配送目标库房配置集合</w:t>
              </w:r>
            </w:ins>
          </w:p>
        </w:tc>
      </w:tr>
      <w:tr w14:paraId="68C859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901" w:author="易呈翔" w:date="2026-08-21T16:30:32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7210BBD">
            <w:pPr>
              <w:jc w:val="left"/>
              <w:rPr>
                <w:ins w:id="2902" w:author="易呈翔" w:date="2026-08-21T16:30:32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03" w:author="易呈翔" w:date="2026-08-21T16:30:4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配送目标库房定额配置</w:t>
              </w:r>
            </w:ins>
            <w:ins w:id="2904" w:author="易呈翔" w:date="2026-08-21T16:41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2A0E21A">
            <w:pPr>
              <w:jc w:val="left"/>
              <w:rPr>
                <w:ins w:id="2905" w:author="易呈翔" w:date="2026-08-21T16:30:32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06" w:author="易呈翔" w:date="2026-08-21T17:00:3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tar</w:t>
              </w:r>
            </w:ins>
            <w:ins w:id="2907" w:author="易呈翔" w:date="2026-08-21T17:00:3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get</w:t>
              </w:r>
            </w:ins>
            <w:ins w:id="2908" w:author="易呈翔" w:date="2026-08-21T17:00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Wh</w:t>
              </w:r>
            </w:ins>
            <w:ins w:id="2909" w:author="易呈翔" w:date="2026-08-21T17:04:3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Qu</w:t>
              </w:r>
            </w:ins>
            <w:ins w:id="2910" w:author="易呈翔" w:date="2026-08-21T17:04:3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ota</w:t>
              </w:r>
            </w:ins>
            <w:ins w:id="2911" w:author="易呈翔" w:date="2026-08-21T17:02:4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</w:t>
              </w:r>
            </w:ins>
            <w:ins w:id="2912" w:author="易呈翔" w:date="2026-08-21T17:02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is</w:t>
              </w:r>
            </w:ins>
            <w:ins w:id="2913" w:author="易呈翔" w:date="2026-08-21T17:02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FF8600B">
            <w:pPr>
              <w:jc w:val="left"/>
              <w:rPr>
                <w:ins w:id="2914" w:author="易呈翔" w:date="2026-08-21T16:30:32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15" w:author="易呈翔" w:date="2026-08-21T16:42:3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542E9394">
            <w:pPr>
              <w:jc w:val="left"/>
              <w:rPr>
                <w:ins w:id="2916" w:author="易呈翔" w:date="2026-08-21T16:30:32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17" w:author="易呈翔" w:date="2026-08-21T16:42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180CD31">
            <w:pPr>
              <w:jc w:val="left"/>
              <w:rPr>
                <w:ins w:id="2918" w:author="易呈翔" w:date="2026-08-21T16:30:32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19" w:author="易呈翔" w:date="2026-08-21T16:42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配送目标库房定额配置集合</w:t>
              </w:r>
            </w:ins>
          </w:p>
        </w:tc>
      </w:tr>
      <w:tr w14:paraId="46F3B7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920" w:author="易呈翔" w:date="2026-08-21T16:30:32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E3E5849">
            <w:pPr>
              <w:jc w:val="left"/>
              <w:rPr>
                <w:ins w:id="2921" w:author="易呈翔" w:date="2026-08-21T16:30:32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22" w:author="易呈翔" w:date="2026-08-21T16:30:4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配送目标库房库存</w:t>
              </w:r>
            </w:ins>
            <w:ins w:id="2923" w:author="易呈翔" w:date="2026-08-21T16:41:4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5D4CE98E">
            <w:pPr>
              <w:jc w:val="left"/>
              <w:rPr>
                <w:ins w:id="2924" w:author="易呈翔" w:date="2026-08-21T16:30:32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25" w:author="易呈翔" w:date="2026-08-21T17:06:3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ta</w:t>
              </w:r>
            </w:ins>
            <w:ins w:id="2926" w:author="易呈翔" w:date="2026-08-21T17:06:3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rge</w:t>
              </w:r>
            </w:ins>
            <w:ins w:id="2927" w:author="易呈翔" w:date="2026-08-21T17:06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</w:t>
              </w:r>
            </w:ins>
            <w:ins w:id="2928" w:author="易呈翔" w:date="2026-08-21T17:06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W</w:t>
              </w:r>
            </w:ins>
            <w:ins w:id="2929" w:author="易呈翔" w:date="2026-08-21T17:06:3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h</w:t>
              </w:r>
            </w:ins>
            <w:ins w:id="2930" w:author="易呈翔" w:date="2026-08-21T17:06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S</w:t>
              </w:r>
            </w:ins>
            <w:ins w:id="2931" w:author="易呈翔" w:date="2026-08-21T17:06:3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</w:t>
              </w:r>
            </w:ins>
            <w:ins w:id="2932" w:author="易呈翔" w:date="2026-08-21T17:06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o</w:t>
              </w:r>
            </w:ins>
            <w:ins w:id="2933" w:author="易呈翔" w:date="2026-08-21T17:06:4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ck</w:t>
              </w:r>
            </w:ins>
            <w:ins w:id="2934" w:author="易呈翔" w:date="2026-08-21T17:06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</w:t>
              </w:r>
            </w:ins>
            <w:ins w:id="2935" w:author="易呈翔" w:date="2026-08-21T17:06:4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E17CF14">
            <w:pPr>
              <w:jc w:val="left"/>
              <w:rPr>
                <w:ins w:id="2936" w:author="易呈翔" w:date="2026-08-21T16:30:32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37" w:author="易呈翔" w:date="2026-08-21T16:42:3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0C14BE46">
            <w:pPr>
              <w:jc w:val="left"/>
              <w:rPr>
                <w:ins w:id="2938" w:author="易呈翔" w:date="2026-08-21T16:30:32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39" w:author="易呈翔" w:date="2026-08-21T16:42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0DD0DEF8">
            <w:pPr>
              <w:jc w:val="left"/>
              <w:rPr>
                <w:ins w:id="2940" w:author="易呈翔" w:date="2026-08-21T16:30:32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41" w:author="易呈翔" w:date="2026-08-21T16:42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配送目标库房库存集合</w:t>
              </w:r>
            </w:ins>
          </w:p>
        </w:tc>
      </w:tr>
      <w:tr w14:paraId="14FCB7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942" w:author="易呈翔" w:date="2026-08-21T16:30:22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B6586C0">
            <w:pPr>
              <w:jc w:val="left"/>
              <w:rPr>
                <w:ins w:id="2943" w:author="易呈翔" w:date="2026-08-21T16:30:22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44" w:author="易呈翔" w:date="2026-08-21T16:30:48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已安排配送情况</w:t>
              </w:r>
            </w:ins>
            <w:ins w:id="2945" w:author="易呈翔" w:date="2026-08-21T16:41:4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07EE8D14">
            <w:pPr>
              <w:jc w:val="left"/>
              <w:rPr>
                <w:ins w:id="2946" w:author="易呈翔" w:date="2026-08-21T16:30:22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47" w:author="易呈翔" w:date="2026-08-21T17:08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dist</w:t>
              </w:r>
            </w:ins>
            <w:ins w:id="2948" w:author="易呈翔" w:date="2026-08-21T17:08:5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I</w:t>
              </w:r>
            </w:ins>
            <w:ins w:id="2949" w:author="易呈翔" w:date="2026-08-21T17:08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nfo</w:t>
              </w:r>
            </w:ins>
            <w:ins w:id="2950" w:author="易呈翔" w:date="2026-08-21T17:08:5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</w:t>
              </w:r>
            </w:ins>
            <w:ins w:id="2951" w:author="易呈翔" w:date="2026-08-21T17:08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ist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B89133B">
            <w:pPr>
              <w:jc w:val="left"/>
              <w:rPr>
                <w:ins w:id="2952" w:author="易呈翔" w:date="2026-08-21T16:30:22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53" w:author="易呈翔" w:date="2026-08-21T16:42:3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9FA228D">
            <w:pPr>
              <w:jc w:val="left"/>
              <w:rPr>
                <w:ins w:id="2954" w:author="易呈翔" w:date="2026-08-21T16:30:22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55" w:author="易呈翔" w:date="2026-08-21T16:42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7F87BA1">
            <w:pPr>
              <w:jc w:val="left"/>
              <w:rPr>
                <w:ins w:id="2956" w:author="易呈翔" w:date="2026-08-21T16:30:22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57" w:author="易呈翔" w:date="2026-08-21T16:42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已安排配送情况集合</w:t>
              </w:r>
            </w:ins>
          </w:p>
        </w:tc>
      </w:tr>
      <w:tr w14:paraId="58E60D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958" w:author="易呈翔" w:date="2026-08-21T16:17:30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D84881B">
            <w:pPr>
              <w:jc w:val="left"/>
              <w:rPr>
                <w:ins w:id="2959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60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需求明细信息(</w:t>
              </w:r>
            </w:ins>
            <w:ins w:id="2961" w:author="易呈翔" w:date="2026-08-21T17:09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dmdPlanDetList</w:t>
              </w:r>
            </w:ins>
            <w:ins w:id="2962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</w:tr>
      <w:tr w14:paraId="0D6ED4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963" w:author="易呈翔" w:date="2026-08-22T16:24:0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BAE6CEF">
            <w:pPr>
              <w:jc w:val="left"/>
              <w:rPr>
                <w:ins w:id="2964" w:author="易呈翔" w:date="2026-08-22T16:24:0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65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需求计划明细标识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4D01CD0">
            <w:pPr>
              <w:jc w:val="left"/>
              <w:rPr>
                <w:ins w:id="2966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67" w:author="易呈翔" w:date="2026-08-22T16:24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dmdPlanDetId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5E160F7">
            <w:pPr>
              <w:jc w:val="left"/>
              <w:rPr>
                <w:ins w:id="2968" w:author="易呈翔" w:date="2026-08-22T16:24:0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69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B9AF720">
            <w:pPr>
              <w:jc w:val="left"/>
              <w:rPr>
                <w:ins w:id="2970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71" w:author="易呈翔" w:date="2026-08-22T16:24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B5F5F12">
            <w:pPr>
              <w:jc w:val="left"/>
              <w:rPr>
                <w:ins w:id="2972" w:author="易呈翔" w:date="2026-08-22T16:24:0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73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需求计划明细标识</w:t>
              </w:r>
            </w:ins>
          </w:p>
        </w:tc>
      </w:tr>
      <w:tr w14:paraId="0A66E5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974" w:author="易呈翔" w:date="2026-08-22T16:24:0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C7FA1BA">
            <w:pPr>
              <w:jc w:val="left"/>
              <w:rPr>
                <w:ins w:id="2975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76" w:author="易呈翔" w:date="2026-08-22T16:24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需求计划编号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1E55056">
            <w:pPr>
              <w:jc w:val="left"/>
              <w:rPr>
                <w:ins w:id="2977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78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dmdPlanNo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7808A7C">
            <w:pPr>
              <w:jc w:val="left"/>
              <w:rPr>
                <w:ins w:id="2979" w:author="易呈翔" w:date="2026-08-22T16:24:0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80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2981" w:author="易呈翔" w:date="2026-08-22T16:24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16</w:t>
              </w:r>
            </w:ins>
            <w:ins w:id="2982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23445A8">
            <w:pPr>
              <w:jc w:val="left"/>
              <w:rPr>
                <w:ins w:id="2983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84" w:author="易呈翔" w:date="2026-08-22T16:24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D51F160">
            <w:pPr>
              <w:jc w:val="left"/>
              <w:rPr>
                <w:ins w:id="2985" w:author="易呈翔" w:date="2026-08-22T16:24:0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86" w:author="易呈翔" w:date="2026-08-22T16:24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需求计划编号</w:t>
              </w:r>
            </w:ins>
          </w:p>
        </w:tc>
      </w:tr>
      <w:tr w14:paraId="21B5C6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987" w:author="易呈翔" w:date="2026-08-22T16:24:0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74E3E55">
            <w:pPr>
              <w:jc w:val="left"/>
              <w:rPr>
                <w:ins w:id="2988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89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计划类型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A10907B">
            <w:pPr>
              <w:jc w:val="left"/>
              <w:rPr>
                <w:ins w:id="2990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91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planType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54DAA14">
            <w:pPr>
              <w:jc w:val="left"/>
              <w:rPr>
                <w:ins w:id="2992" w:author="易呈翔" w:date="2026-08-22T16:24:0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93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6B876A8">
            <w:pPr>
              <w:jc w:val="left"/>
              <w:rPr>
                <w:ins w:id="2994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95" w:author="易呈翔" w:date="2026-08-22T16:24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48E08862">
            <w:pPr>
              <w:jc w:val="left"/>
              <w:rPr>
                <w:ins w:id="2996" w:author="易呈翔" w:date="2026-08-22T16:24:0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97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计划类型</w:t>
              </w:r>
            </w:ins>
          </w:p>
        </w:tc>
      </w:tr>
      <w:tr w14:paraId="0F2FEC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998" w:author="易呈翔" w:date="2026-08-22T16:24:0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6789355">
            <w:pPr>
              <w:jc w:val="left"/>
              <w:rPr>
                <w:ins w:id="2999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00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计划年份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376CFDA">
            <w:pPr>
              <w:jc w:val="left"/>
              <w:rPr>
                <w:ins w:id="3001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02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planYear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2BE1D74">
            <w:pPr>
              <w:jc w:val="left"/>
              <w:rPr>
                <w:ins w:id="3003" w:author="易呈翔" w:date="2026-08-22T16:24:0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04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VARCHAR2(4)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3006FEF">
            <w:pPr>
              <w:jc w:val="left"/>
              <w:rPr>
                <w:ins w:id="3005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06" w:author="易呈翔" w:date="2026-08-22T16:24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27D64299">
            <w:pPr>
              <w:jc w:val="left"/>
              <w:rPr>
                <w:ins w:id="3007" w:author="易呈翔" w:date="2026-08-22T16:24:0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08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计划年份</w:t>
              </w:r>
            </w:ins>
          </w:p>
        </w:tc>
      </w:tr>
      <w:tr w14:paraId="7DE182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009" w:author="易呈翔" w:date="2026-08-22T16:24:0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DD0487E">
            <w:pPr>
              <w:jc w:val="left"/>
              <w:rPr>
                <w:ins w:id="3010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11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计划月份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74DB530">
            <w:pPr>
              <w:jc w:val="left"/>
              <w:rPr>
                <w:ins w:id="3012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13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planMonth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CFD8FF2">
            <w:pPr>
              <w:jc w:val="left"/>
              <w:rPr>
                <w:ins w:id="3014" w:author="易呈翔" w:date="2026-08-22T16:24:0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15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F981A9E">
            <w:pPr>
              <w:jc w:val="left"/>
              <w:rPr>
                <w:ins w:id="3016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17" w:author="易呈翔" w:date="2026-08-22T16:24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2B0053F4">
            <w:pPr>
              <w:jc w:val="left"/>
              <w:rPr>
                <w:ins w:id="3018" w:author="易呈翔" w:date="2026-08-22T16:24:0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19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计划月份</w:t>
              </w:r>
            </w:ins>
          </w:p>
        </w:tc>
      </w:tr>
      <w:tr w14:paraId="6A2F81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020" w:author="易呈翔" w:date="2026-08-22T16:24:0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ED38D53">
            <w:pPr>
              <w:jc w:val="left"/>
              <w:rPr>
                <w:ins w:id="3021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22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申请单位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22006DA">
            <w:pPr>
              <w:jc w:val="left"/>
              <w:rPr>
                <w:ins w:id="3023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24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appOrg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085CF38">
            <w:pPr>
              <w:jc w:val="left"/>
              <w:rPr>
                <w:ins w:id="3025" w:author="易呈翔" w:date="2026-08-22T16:24:0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26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48DC310">
            <w:pPr>
              <w:jc w:val="left"/>
              <w:rPr>
                <w:ins w:id="3027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28" w:author="易呈翔" w:date="2026-08-22T16:24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28109470">
            <w:pPr>
              <w:jc w:val="left"/>
              <w:rPr>
                <w:ins w:id="3029" w:author="易呈翔" w:date="2026-08-22T16:24:0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30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申请单位</w:t>
              </w:r>
            </w:ins>
          </w:p>
        </w:tc>
      </w:tr>
      <w:tr w14:paraId="3157B1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031" w:author="易呈翔" w:date="2026-08-22T18:06:0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1FF0DEE">
            <w:pPr>
              <w:jc w:val="left"/>
              <w:rPr>
                <w:ins w:id="3032" w:author="易呈翔" w:date="2026-08-22T18:06:0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33" w:author="易呈翔" w:date="2026-08-22T18:06:1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申请</w:t>
              </w:r>
            </w:ins>
            <w:ins w:id="3034" w:author="易呈翔" w:date="2026-08-22T18:06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单位</w:t>
              </w:r>
            </w:ins>
            <w:ins w:id="3035" w:author="易呈翔" w:date="2026-08-22T18:06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名称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5A26ECE">
            <w:pPr>
              <w:jc w:val="left"/>
              <w:rPr>
                <w:ins w:id="3036" w:author="易呈翔" w:date="2026-08-22T18:06:0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37" w:author="易呈翔" w:date="2026-08-22T18:06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app</w:t>
              </w:r>
            </w:ins>
            <w:ins w:id="3038" w:author="易呈翔" w:date="2026-08-22T18:06:5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Or</w:t>
              </w:r>
            </w:ins>
            <w:ins w:id="3039" w:author="易呈翔" w:date="2026-08-22T18:06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g</w:t>
              </w:r>
            </w:ins>
            <w:ins w:id="3040" w:author="易呈翔" w:date="2026-08-22T18:06:5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</w:t>
              </w:r>
            </w:ins>
            <w:ins w:id="3041" w:author="易呈翔" w:date="2026-08-22T18:06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77AF3EE">
            <w:pPr>
              <w:jc w:val="left"/>
              <w:rPr>
                <w:ins w:id="3042" w:author="易呈翔" w:date="2026-08-22T18:06:0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43" w:author="易呈翔" w:date="2026-08-22T18:07:0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3044" w:author="易呈翔" w:date="2026-08-22T18:07:1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12</w:t>
              </w:r>
            </w:ins>
            <w:ins w:id="3045" w:author="易呈翔" w:date="2026-08-22T18:07:1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8</w:t>
              </w:r>
            </w:ins>
            <w:ins w:id="3046" w:author="易呈翔" w:date="2026-08-22T18:07:0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4C59921">
            <w:pPr>
              <w:jc w:val="left"/>
              <w:rPr>
                <w:ins w:id="3047" w:author="易呈翔" w:date="2026-08-22T18:06:0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48" w:author="易呈翔" w:date="2026-08-22T18:07:1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3037CF54">
            <w:pPr>
              <w:jc w:val="left"/>
              <w:rPr>
                <w:ins w:id="3049" w:author="易呈翔" w:date="2026-08-22T18:06:0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50" w:author="易呈翔" w:date="2026-08-22T18:07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申请单位名称</w:t>
              </w:r>
            </w:ins>
          </w:p>
        </w:tc>
      </w:tr>
      <w:tr w14:paraId="24F5D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051" w:author="易呈翔" w:date="2026-08-22T16:24:0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37C2F38">
            <w:pPr>
              <w:jc w:val="left"/>
              <w:rPr>
                <w:ins w:id="3052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53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设备类别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DEA4152">
            <w:pPr>
              <w:jc w:val="left"/>
              <w:rPr>
                <w:ins w:id="3054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55" w:author="易呈翔" w:date="2026-08-22T16:24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equipCateg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0E37CF4C">
            <w:pPr>
              <w:jc w:val="left"/>
              <w:rPr>
                <w:ins w:id="3056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57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492339">
            <w:pPr>
              <w:jc w:val="left"/>
              <w:rPr>
                <w:ins w:id="3058" w:author="易呈翔" w:date="2026-08-22T16:24:0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59" w:author="易呈翔" w:date="2026-08-22T16:24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09AD0FF8">
            <w:pPr>
              <w:jc w:val="left"/>
              <w:rPr>
                <w:ins w:id="3060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61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设备类别</w:t>
              </w:r>
            </w:ins>
          </w:p>
        </w:tc>
      </w:tr>
      <w:tr w14:paraId="0963F8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062" w:author="易呈翔" w:date="2026-08-22T16:24:0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F2A4124">
            <w:pPr>
              <w:jc w:val="left"/>
              <w:rPr>
                <w:ins w:id="3063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64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3065" w:author="易呈翔" w:date="2026-08-22T16:24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分类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4C8B045">
            <w:pPr>
              <w:jc w:val="left"/>
              <w:rPr>
                <w:ins w:id="3066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67" w:author="易呈翔" w:date="2026-08-22T16:24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equipCls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1CA7D8E6">
            <w:pPr>
              <w:jc w:val="left"/>
              <w:rPr>
                <w:ins w:id="3068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69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BB0857A">
            <w:pPr>
              <w:jc w:val="left"/>
              <w:rPr>
                <w:ins w:id="3070" w:author="易呈翔" w:date="2026-08-22T16:24:0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71" w:author="易呈翔" w:date="2026-08-22T16:24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6592AB0D">
            <w:pPr>
              <w:jc w:val="left"/>
              <w:rPr>
                <w:ins w:id="3072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73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3074" w:author="易呈翔" w:date="2026-08-22T16:24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分类</w:t>
              </w:r>
            </w:ins>
          </w:p>
        </w:tc>
      </w:tr>
      <w:tr w14:paraId="2DCE36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075" w:author="易呈翔" w:date="2026-08-22T16:24:0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EA4B57">
            <w:pPr>
              <w:jc w:val="left"/>
              <w:rPr>
                <w:ins w:id="3076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77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56FAEB">
            <w:pPr>
              <w:jc w:val="left"/>
              <w:rPr>
                <w:ins w:id="3078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79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equipCode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A69A069">
            <w:pPr>
              <w:jc w:val="left"/>
              <w:rPr>
                <w:ins w:id="3080" w:author="易呈翔" w:date="2026-08-22T16:24:0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81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7E3B154">
            <w:pPr>
              <w:jc w:val="left"/>
              <w:rPr>
                <w:ins w:id="3082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83" w:author="易呈翔" w:date="2026-08-22T16:24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C5BBD13">
            <w:pPr>
              <w:jc w:val="left"/>
              <w:rPr>
                <w:ins w:id="3084" w:author="易呈翔" w:date="2026-08-22T16:24:0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85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</w:t>
              </w:r>
            </w:ins>
          </w:p>
        </w:tc>
      </w:tr>
      <w:tr w14:paraId="457161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086" w:author="易呈翔" w:date="2026-08-22T16:24:0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5BD82D">
            <w:pPr>
              <w:jc w:val="left"/>
              <w:rPr>
                <w:ins w:id="3087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88" w:author="易呈翔" w:date="2026-08-22T18:13:1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设备类型码描述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D126D8">
            <w:pPr>
              <w:jc w:val="left"/>
              <w:rPr>
                <w:ins w:id="3089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90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equipDesc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EA61701">
            <w:pPr>
              <w:jc w:val="left"/>
              <w:rPr>
                <w:ins w:id="3091" w:author="易呈翔" w:date="2026-08-22T16:24:0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92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VARCHAR2(512)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04996FB">
            <w:pPr>
              <w:jc w:val="left"/>
              <w:rPr>
                <w:ins w:id="3093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94" w:author="易呈翔" w:date="2026-08-22T16:24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3208C44">
            <w:pPr>
              <w:jc w:val="left"/>
              <w:rPr>
                <w:ins w:id="3095" w:author="易呈翔" w:date="2026-08-22T16:24:0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96" w:author="易呈翔" w:date="2026-08-22T18:13:1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设备类型码描述</w:t>
              </w:r>
            </w:ins>
          </w:p>
        </w:tc>
      </w:tr>
      <w:tr w14:paraId="64031F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097" w:author="易呈翔" w:date="2026-08-22T16:24:0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073C55C">
            <w:pPr>
              <w:jc w:val="left"/>
              <w:rPr>
                <w:ins w:id="3098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099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汇总平衡后数量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B5F1942">
            <w:pPr>
              <w:jc w:val="left"/>
              <w:rPr>
                <w:ins w:id="3100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01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sumQty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15E9EBC">
            <w:pPr>
              <w:jc w:val="left"/>
              <w:rPr>
                <w:ins w:id="3102" w:author="易呈翔" w:date="2026-08-22T16:24:0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03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213E24E">
            <w:pPr>
              <w:jc w:val="left"/>
              <w:rPr>
                <w:ins w:id="3104" w:author="易呈翔" w:date="2026-08-22T16:24:0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05" w:author="易呈翔" w:date="2026-08-22T16:24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48C0CC8D">
            <w:pPr>
              <w:jc w:val="left"/>
              <w:rPr>
                <w:ins w:id="3106" w:author="易呈翔" w:date="2026-08-22T16:24:0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07" w:author="易呈翔" w:date="2026-08-22T16:24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汇总平衡后数量</w:t>
              </w:r>
            </w:ins>
          </w:p>
        </w:tc>
      </w:tr>
      <w:tr w14:paraId="0ED374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108" w:author="易呈翔" w:date="2026-08-21T16:17:30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439C6E7">
            <w:pPr>
              <w:jc w:val="left"/>
              <w:rPr>
                <w:ins w:id="3109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10" w:author="易呈翔" w:date="2026-08-21T17:09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库区配置信息</w:t>
              </w:r>
            </w:ins>
            <w:ins w:id="3111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（</w:t>
              </w:r>
            </w:ins>
            <w:ins w:id="3112" w:author="易呈翔" w:date="2026-08-21T17:09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whAreaConfigList</w:t>
              </w:r>
            </w:ins>
            <w:ins w:id="3113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）</w:t>
              </w:r>
            </w:ins>
          </w:p>
        </w:tc>
      </w:tr>
      <w:tr w14:paraId="4C803D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114" w:author="易呈翔" w:date="2026-08-24T15:10:24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4097533">
            <w:pPr>
              <w:jc w:val="left"/>
              <w:rPr>
                <w:ins w:id="3115" w:author="易呈翔" w:date="2026-08-24T15:10:24Z"/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16" w:author="易呈翔" w:date="2026-08-24T15:10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库房标识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4F0D867">
            <w:pPr>
              <w:jc w:val="left"/>
              <w:rPr>
                <w:ins w:id="3117" w:author="易呈翔" w:date="2026-08-24T15:10:24Z"/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18" w:author="易呈翔" w:date="2026-08-24T15:10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whId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8261FF1">
            <w:pPr>
              <w:jc w:val="left"/>
              <w:rPr>
                <w:ins w:id="3119" w:author="易呈翔" w:date="2026-08-24T15:10:2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3120" w:author="易呈翔" w:date="2026-08-24T15:10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EA4F137">
            <w:pPr>
              <w:jc w:val="left"/>
              <w:rPr>
                <w:ins w:id="3121" w:author="易呈翔" w:date="2026-08-24T15:10:2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22" w:author="易呈翔" w:date="2026-08-24T15:10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6BFB6AA">
            <w:pPr>
              <w:jc w:val="left"/>
              <w:rPr>
                <w:ins w:id="3123" w:author="易呈翔" w:date="2026-08-24T15:10:2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3124" w:author="易呈翔" w:date="2026-08-24T15:10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库房标识</w:t>
              </w:r>
            </w:ins>
          </w:p>
        </w:tc>
      </w:tr>
      <w:tr w14:paraId="68ECC2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125" w:author="易呈翔" w:date="2026-08-24T15:10:24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3BA4038">
            <w:pPr>
              <w:jc w:val="left"/>
              <w:rPr>
                <w:ins w:id="3126" w:author="易呈翔" w:date="2026-08-24T15:10:24Z"/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27" w:author="易呈翔" w:date="2026-08-24T15:10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库房名称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A95E57A">
            <w:pPr>
              <w:jc w:val="left"/>
              <w:rPr>
                <w:ins w:id="3128" w:author="易呈翔" w:date="2026-08-24T15:10:24Z"/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29" w:author="易呈翔" w:date="2026-08-24T15:10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whName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9ED131F">
            <w:pPr>
              <w:jc w:val="left"/>
              <w:rPr>
                <w:ins w:id="3130" w:author="易呈翔" w:date="2026-08-24T15:10:2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3131" w:author="易呈翔" w:date="2026-08-24T15:10:2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3132" w:author="易呈翔" w:date="2026-08-24T15:10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128</w:t>
              </w:r>
            </w:ins>
            <w:ins w:id="3133" w:author="易呈翔" w:date="2026-08-24T15:10:2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F431071">
            <w:pPr>
              <w:jc w:val="left"/>
              <w:rPr>
                <w:ins w:id="3134" w:author="易呈翔" w:date="2026-08-24T15:10:2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35" w:author="易呈翔" w:date="2026-08-24T15:10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C0BAE01">
            <w:pPr>
              <w:jc w:val="left"/>
              <w:rPr>
                <w:ins w:id="3136" w:author="易呈翔" w:date="2026-08-24T15:10:24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3137" w:author="易呈翔" w:date="2026-08-24T15:10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库房名称</w:t>
              </w:r>
            </w:ins>
          </w:p>
        </w:tc>
      </w:tr>
      <w:tr w14:paraId="7A6790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138" w:author="易呈翔" w:date="2026-08-22T16:33:1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E37469C">
            <w:pPr>
              <w:jc w:val="left"/>
              <w:rPr>
                <w:ins w:id="3139" w:author="易呈翔" w:date="2026-08-22T16:33:1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40" w:author="易呈翔" w:date="2026-08-22T16:33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库区标识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CF189EA">
            <w:pPr>
              <w:jc w:val="left"/>
              <w:rPr>
                <w:ins w:id="3141" w:author="易呈翔" w:date="2026-08-22T16:33:18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42" w:author="易呈翔" w:date="2026-08-22T16:33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whArea</w:t>
              </w:r>
            </w:ins>
            <w:ins w:id="3143" w:author="易呈翔" w:date="2026-08-22T16:33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553A03C">
            <w:pPr>
              <w:jc w:val="left"/>
              <w:rPr>
                <w:ins w:id="3144" w:author="易呈翔" w:date="2026-08-22T16:33:1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45" w:author="易呈翔" w:date="2026-08-22T16:33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DF4BEF4">
            <w:pPr>
              <w:jc w:val="left"/>
              <w:rPr>
                <w:ins w:id="3146" w:author="易呈翔" w:date="2026-08-22T16:33:1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47" w:author="易呈翔" w:date="2026-08-22T16:33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BE9CABB">
            <w:pPr>
              <w:jc w:val="left"/>
              <w:rPr>
                <w:ins w:id="3148" w:author="易呈翔" w:date="2026-08-22T16:33:1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49" w:author="易呈翔" w:date="2026-08-22T16:33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库区标识</w:t>
              </w:r>
            </w:ins>
          </w:p>
        </w:tc>
      </w:tr>
      <w:tr w14:paraId="10983A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150" w:author="易呈翔" w:date="2026-08-22T16:33:1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A7319F0">
            <w:pPr>
              <w:jc w:val="left"/>
              <w:rPr>
                <w:ins w:id="3151" w:author="易呈翔" w:date="2026-08-22T16:33:1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52" w:author="易呈翔" w:date="2026-08-22T16:33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库区名称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62A36FF">
            <w:pPr>
              <w:jc w:val="left"/>
              <w:rPr>
                <w:ins w:id="3153" w:author="易呈翔" w:date="2026-08-22T16:33:18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3154" w:author="易呈翔" w:date="2026-08-22T16:33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whAreaName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CF5E023">
            <w:pPr>
              <w:jc w:val="left"/>
              <w:rPr>
                <w:ins w:id="3155" w:author="易呈翔" w:date="2026-08-22T16:33:1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56" w:author="易呈翔" w:date="2026-08-22T16:33:18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0DCFA63">
            <w:pPr>
              <w:jc w:val="left"/>
              <w:rPr>
                <w:ins w:id="3157" w:author="易呈翔" w:date="2026-08-22T16:33:1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58" w:author="易呈翔" w:date="2026-08-22T16:33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99281E6">
            <w:pPr>
              <w:jc w:val="left"/>
              <w:rPr>
                <w:ins w:id="3159" w:author="易呈翔" w:date="2026-08-22T16:33:1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60" w:author="易呈翔" w:date="2026-08-22T16:33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库区名称</w:t>
              </w:r>
            </w:ins>
          </w:p>
        </w:tc>
      </w:tr>
      <w:tr w14:paraId="785472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161" w:author="易呈翔" w:date="2026-08-22T16:33:1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D52BC66">
            <w:pPr>
              <w:jc w:val="left"/>
              <w:rPr>
                <w:ins w:id="3162" w:author="易呈翔" w:date="2026-08-22T16:33:1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63" w:author="易呈翔" w:date="2026-08-22T16:33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库区类型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6F49A20">
            <w:pPr>
              <w:jc w:val="left"/>
              <w:rPr>
                <w:ins w:id="3164" w:author="易呈翔" w:date="2026-08-22T16:33:18Z"/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65" w:author="易呈翔" w:date="2026-08-22T16:33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whAreaType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66C46EE">
            <w:pPr>
              <w:jc w:val="left"/>
              <w:rPr>
                <w:ins w:id="3166" w:author="易呈翔" w:date="2026-08-22T16:33:1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67" w:author="易呈翔" w:date="2026-08-22T16:33:18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289FFBB">
            <w:pPr>
              <w:jc w:val="left"/>
              <w:rPr>
                <w:ins w:id="3168" w:author="易呈翔" w:date="2026-08-22T16:33:1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69" w:author="易呈翔" w:date="2026-08-22T16:33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76C89E1">
            <w:pPr>
              <w:jc w:val="left"/>
              <w:rPr>
                <w:ins w:id="3170" w:author="易呈翔" w:date="2026-08-22T16:33:1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71" w:author="易呈翔" w:date="2026-08-22T16:33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库区类型，</w:t>
              </w:r>
            </w:ins>
            <w:ins w:id="3172" w:author="易呈翔" w:date="2026-08-22T16:39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0</w:t>
              </w:r>
            </w:ins>
            <w:ins w:id="3173" w:author="易呈翔" w:date="2026-08-22T16:39:2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2</w:t>
              </w:r>
            </w:ins>
            <w:ins w:id="3174" w:author="易呈翔" w:date="2026-08-22T16:39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立库</w:t>
              </w:r>
            </w:ins>
            <w:ins w:id="3175" w:author="易呈翔" w:date="2026-08-22T16:39:3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，</w:t>
              </w:r>
            </w:ins>
            <w:ins w:id="3176" w:author="易呈翔" w:date="2026-08-22T16:33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0</w:t>
              </w:r>
            </w:ins>
            <w:ins w:id="3177" w:author="易呈翔" w:date="2026-08-22T16:33:4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3</w:t>
              </w:r>
            </w:ins>
            <w:ins w:id="3178" w:author="易呈翔" w:date="2026-08-22T16:33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成品</w:t>
              </w:r>
            </w:ins>
            <w:ins w:id="3179" w:author="易呈翔" w:date="2026-08-22T16:33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仓</w:t>
              </w:r>
            </w:ins>
          </w:p>
        </w:tc>
      </w:tr>
      <w:tr w14:paraId="00C975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180" w:author="易呈翔" w:date="2026-08-22T16:33:1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74824D4">
            <w:pPr>
              <w:jc w:val="left"/>
              <w:rPr>
                <w:ins w:id="3181" w:author="易呈翔" w:date="2026-08-22T16:33:1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82" w:author="易呈翔" w:date="2026-08-22T16:33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每日最大</w:t>
              </w:r>
            </w:ins>
            <w:ins w:id="3183" w:author="易呈翔" w:date="2026-08-22T16:34:2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出库</w:t>
              </w:r>
            </w:ins>
            <w:ins w:id="3184" w:author="易呈翔" w:date="2026-08-22T16:33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批次数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3487433">
            <w:pPr>
              <w:jc w:val="left"/>
              <w:rPr>
                <w:ins w:id="3185" w:author="易呈翔" w:date="2026-08-22T16:33:18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86" w:author="易呈翔" w:date="2026-08-22T16:34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out</w:t>
              </w:r>
            </w:ins>
            <w:ins w:id="3187" w:author="易呈翔" w:date="2026-08-22T16:34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Task</w:t>
              </w:r>
            </w:ins>
            <w:ins w:id="3188" w:author="易呈翔" w:date="2026-08-22T16:33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0F613EE">
            <w:pPr>
              <w:jc w:val="left"/>
              <w:rPr>
                <w:ins w:id="3189" w:author="易呈翔" w:date="2026-08-22T16:33:1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90" w:author="易呈翔" w:date="2026-08-22T16:33:18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3191" w:author="易呈翔" w:date="2026-08-22T16:33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4</w:t>
              </w:r>
            </w:ins>
            <w:ins w:id="3192" w:author="易呈翔" w:date="2026-08-22T16:33:18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D624A7F">
            <w:pPr>
              <w:jc w:val="left"/>
              <w:rPr>
                <w:ins w:id="3193" w:author="易呈翔" w:date="2026-08-22T16:33:1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94" w:author="易呈翔" w:date="2026-08-22T16:33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6BF6825">
            <w:pPr>
              <w:jc w:val="left"/>
              <w:rPr>
                <w:ins w:id="3195" w:author="易呈翔" w:date="2026-08-22T16:33:1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96" w:author="易呈翔" w:date="2026-08-22T16:34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每日最大出库批次数</w:t>
              </w:r>
            </w:ins>
          </w:p>
        </w:tc>
      </w:tr>
      <w:tr w14:paraId="3F2D78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197" w:author="易呈翔" w:date="2026-08-22T16:51:5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644CEAC">
            <w:pPr>
              <w:jc w:val="left"/>
              <w:rPr>
                <w:ins w:id="3198" w:author="易呈翔" w:date="2026-08-22T16:51:5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199" w:author="易呈翔" w:date="2026-08-22T16:52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优先级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E87890A">
            <w:pPr>
              <w:jc w:val="left"/>
              <w:rPr>
                <w:ins w:id="3200" w:author="易呈翔" w:date="2026-08-22T16:51:5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01" w:author="易呈翔" w:date="2026-08-22T16:52:4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priority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86750EE">
            <w:pPr>
              <w:jc w:val="left"/>
              <w:rPr>
                <w:ins w:id="3202" w:author="易呈翔" w:date="2026-08-22T16:51:55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</w:rPr>
            </w:pPr>
            <w:ins w:id="3203" w:author="易呈翔" w:date="2026-08-22T16:52:59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3204" w:author="易呈翔" w:date="2026-08-22T16:52:5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4</w:t>
              </w:r>
            </w:ins>
            <w:ins w:id="3205" w:author="易呈翔" w:date="2026-08-22T16:52:59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7181408">
            <w:pPr>
              <w:jc w:val="left"/>
              <w:rPr>
                <w:ins w:id="3206" w:author="易呈翔" w:date="2026-08-22T16:51:5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07" w:author="易呈翔" w:date="2026-08-22T16:53:2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A4B3ACB">
            <w:pPr>
              <w:jc w:val="left"/>
              <w:rPr>
                <w:ins w:id="3208" w:author="易呈翔" w:date="2026-08-22T16:51:5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09" w:author="易呈翔" w:date="2026-08-22T16:53:2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优先级，</w:t>
              </w:r>
            </w:ins>
            <w:ins w:id="3210" w:author="易呈翔" w:date="2026-08-22T16:53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由</w:t>
              </w:r>
            </w:ins>
            <w:ins w:id="3211" w:author="易呈翔" w:date="2026-08-22T17:01:2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小</w:t>
              </w:r>
            </w:ins>
            <w:ins w:id="3212" w:author="易呈翔" w:date="2026-08-22T17:01:2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到</w:t>
              </w:r>
            </w:ins>
            <w:ins w:id="3213" w:author="易呈翔" w:date="2026-08-22T17:01:2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大</w:t>
              </w:r>
            </w:ins>
            <w:ins w:id="3214" w:author="易呈翔" w:date="2026-08-22T17:01:3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，</w:t>
              </w:r>
            </w:ins>
            <w:ins w:id="3215" w:author="易呈翔" w:date="2026-08-22T17:01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优先</w:t>
              </w:r>
            </w:ins>
            <w:ins w:id="3216" w:author="易呈翔" w:date="2026-08-22T17:01:3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级</w:t>
              </w:r>
            </w:ins>
            <w:ins w:id="3217" w:author="易呈翔" w:date="2026-08-22T17:01:4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从高</w:t>
              </w:r>
            </w:ins>
            <w:ins w:id="3218" w:author="易呈翔" w:date="2026-08-22T17:01:4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到</w:t>
              </w:r>
            </w:ins>
            <w:ins w:id="3219" w:author="易呈翔" w:date="2026-08-22T17:01:4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低</w:t>
              </w:r>
            </w:ins>
          </w:p>
        </w:tc>
      </w:tr>
      <w:tr w14:paraId="544C33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220" w:author="易呈翔" w:date="2026-08-21T17:09:57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E567DC0">
            <w:pPr>
              <w:jc w:val="left"/>
              <w:rPr>
                <w:ins w:id="3221" w:author="易呈翔" w:date="2026-08-21T17:09:5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22" w:author="易呈翔" w:date="2026-08-21T17:09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排程时间配置(scheduleTimeList)</w:t>
              </w:r>
            </w:ins>
          </w:p>
        </w:tc>
      </w:tr>
      <w:tr w14:paraId="4E6371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223" w:author="易呈翔" w:date="2026-08-21T17:09:5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D02B39D">
            <w:pPr>
              <w:jc w:val="left"/>
              <w:rPr>
                <w:ins w:id="3224" w:author="易呈翔" w:date="2026-08-21T17:09:5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25" w:author="易呈翔" w:date="2026-08-21T17:09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工作日日期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F067096">
            <w:pPr>
              <w:jc w:val="left"/>
              <w:rPr>
                <w:ins w:id="3226" w:author="易呈翔" w:date="2026-08-21T17:09:5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27" w:author="易呈翔" w:date="2026-08-21T17:09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workDay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CF48332">
            <w:pPr>
              <w:jc w:val="both"/>
              <w:rPr>
                <w:ins w:id="3228" w:author="易呈翔" w:date="2026-08-21T17:09:57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3229" w:author="易呈翔" w:date="2026-08-21T17:09:5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3230" w:author="易呈翔" w:date="2026-08-21T17:09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16</w:t>
              </w:r>
            </w:ins>
            <w:ins w:id="3231" w:author="易呈翔" w:date="2026-08-21T17:09:5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DC7C92B">
            <w:pPr>
              <w:jc w:val="both"/>
              <w:rPr>
                <w:ins w:id="3232" w:author="易呈翔" w:date="2026-08-21T17:09:57Z"/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3233" w:author="易呈翔" w:date="2026-08-21T17:09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8414CA2">
            <w:pPr>
              <w:jc w:val="left"/>
              <w:rPr>
                <w:ins w:id="3234" w:author="易呈翔" w:date="2026-08-21T17:09:5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35" w:author="易呈翔" w:date="2026-08-21T17:09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工作日日期,格式：yyyy-MM-dd</w:t>
              </w:r>
            </w:ins>
          </w:p>
        </w:tc>
      </w:tr>
      <w:tr w14:paraId="6A7ED6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236" w:author="易呈翔" w:date="2026-08-21T17:09:5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76D39C0">
            <w:pPr>
              <w:jc w:val="left"/>
              <w:rPr>
                <w:ins w:id="3237" w:author="易呈翔" w:date="2026-08-21T17:09:5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38" w:author="易呈翔" w:date="2026-08-21T17:09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开始时间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CD34623">
            <w:pPr>
              <w:jc w:val="left"/>
              <w:rPr>
                <w:ins w:id="3239" w:author="易呈翔" w:date="2026-08-21T17:09:5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40" w:author="易呈翔" w:date="2026-08-21T17:09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startTime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C2043AF">
            <w:pPr>
              <w:jc w:val="left"/>
              <w:rPr>
                <w:ins w:id="3241" w:author="易呈翔" w:date="2026-08-21T17:09:5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42" w:author="易呈翔" w:date="2026-08-21T17:09:5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3243" w:author="易呈翔" w:date="2026-08-21T17:09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16</w:t>
              </w:r>
            </w:ins>
            <w:ins w:id="3244" w:author="易呈翔" w:date="2026-08-21T17:09:5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C19301A">
            <w:pPr>
              <w:jc w:val="left"/>
              <w:rPr>
                <w:ins w:id="3245" w:author="易呈翔" w:date="2026-08-21T17:09:5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46" w:author="易呈翔" w:date="2026-08-21T17:09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77A0A92">
            <w:pPr>
              <w:jc w:val="left"/>
              <w:rPr>
                <w:ins w:id="3247" w:author="易呈翔" w:date="2026-08-21T17:09:5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48" w:author="易呈翔" w:date="2026-08-21T17:09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开始时间,格式：HH:mm</w:t>
              </w:r>
            </w:ins>
          </w:p>
        </w:tc>
      </w:tr>
      <w:tr w14:paraId="24D0ED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249" w:author="易呈翔" w:date="2026-08-21T17:09:5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0A1CB0A">
            <w:pPr>
              <w:jc w:val="left"/>
              <w:rPr>
                <w:ins w:id="3250" w:author="易呈翔" w:date="2026-08-21T17:09:5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51" w:author="易呈翔" w:date="2026-08-21T17:09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结束时间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31EF548">
            <w:pPr>
              <w:jc w:val="left"/>
              <w:rPr>
                <w:ins w:id="3252" w:author="易呈翔" w:date="2026-08-21T17:09:5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53" w:author="易呈翔" w:date="2026-08-21T17:09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endTime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2B93A25">
            <w:pPr>
              <w:jc w:val="left"/>
              <w:rPr>
                <w:ins w:id="3254" w:author="易呈翔" w:date="2026-08-21T17:09:5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55" w:author="易呈翔" w:date="2026-08-21T17:09:5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3256" w:author="易呈翔" w:date="2026-08-21T17:09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16</w:t>
              </w:r>
            </w:ins>
            <w:ins w:id="3257" w:author="易呈翔" w:date="2026-08-21T17:09:5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040F1C5">
            <w:pPr>
              <w:jc w:val="left"/>
              <w:rPr>
                <w:ins w:id="3258" w:author="易呈翔" w:date="2026-08-21T17:09:5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59" w:author="易呈翔" w:date="2026-08-21T17:09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0211912">
            <w:pPr>
              <w:jc w:val="left"/>
              <w:rPr>
                <w:ins w:id="3260" w:author="易呈翔" w:date="2026-08-21T17:09:5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61" w:author="易呈翔" w:date="2026-08-21T17:09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结束时间,格式：HH:mm</w:t>
              </w:r>
            </w:ins>
          </w:p>
        </w:tc>
      </w:tr>
      <w:tr w14:paraId="74C9E3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262" w:author="易呈翔" w:date="2026-08-21T16:17:30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B97CA9">
            <w:pPr>
              <w:jc w:val="left"/>
              <w:rPr>
                <w:ins w:id="3263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64" w:author="易呈翔" w:date="2026-08-22T17:03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</w:t>
              </w:r>
            </w:ins>
            <w:ins w:id="3265" w:author="易呈翔" w:date="2026-08-22T17:03:1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库房</w:t>
              </w:r>
            </w:ins>
            <w:ins w:id="3266" w:author="易呈翔" w:date="2026-08-21T17:10:13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库存</w:t>
              </w:r>
            </w:ins>
            <w:ins w:id="3267" w:author="易呈翔" w:date="2026-08-21T17:10:1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集合</w:t>
              </w:r>
            </w:ins>
            <w:ins w:id="3268" w:author="易呈翔" w:date="2026-08-21T17:10:1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(</w:t>
              </w:r>
            </w:ins>
            <w:ins w:id="3269" w:author="易呈翔" w:date="2026-08-21T17:10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distWhStockList</w:t>
              </w:r>
            </w:ins>
            <w:ins w:id="3270" w:author="易呈翔" w:date="2026-08-21T17:10:1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</w:tr>
      <w:tr w14:paraId="7EB0AE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271" w:author="易呈翔" w:date="2026-08-24T14:27:46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39604FF">
            <w:pPr>
              <w:jc w:val="left"/>
              <w:rPr>
                <w:ins w:id="3272" w:author="易呈翔" w:date="2026-08-24T14:27:46Z"/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73" w:author="易呈翔" w:date="2026-08-24T14:27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库房</w:t>
              </w:r>
            </w:ins>
            <w:ins w:id="3274" w:author="易呈翔" w:date="2026-08-24T14:27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E8F44FE">
            <w:pPr>
              <w:jc w:val="left"/>
              <w:rPr>
                <w:ins w:id="3275" w:author="易呈翔" w:date="2026-08-24T14:27:46Z"/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76" w:author="易呈翔" w:date="2026-08-24T14:28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wh</w:t>
              </w:r>
            </w:ins>
            <w:ins w:id="3277" w:author="易呈翔" w:date="2026-08-24T14:28:3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58F6220">
            <w:pPr>
              <w:jc w:val="left"/>
              <w:rPr>
                <w:ins w:id="3278" w:author="易呈翔" w:date="2026-08-24T14:27:46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3279" w:author="易呈翔" w:date="2026-08-24T14:28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0453B7F">
            <w:pPr>
              <w:jc w:val="left"/>
              <w:rPr>
                <w:ins w:id="3280" w:author="易呈翔" w:date="2026-08-24T14:27:46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81" w:author="易呈翔" w:date="2026-08-24T14:28:1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3980354">
            <w:pPr>
              <w:jc w:val="left"/>
              <w:rPr>
                <w:ins w:id="3282" w:author="易呈翔" w:date="2026-08-24T14:27:46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3283" w:author="易呈翔" w:date="2026-08-24T14:28:0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库房标识</w:t>
              </w:r>
            </w:ins>
          </w:p>
        </w:tc>
      </w:tr>
      <w:tr w14:paraId="4A43FF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284" w:author="易呈翔" w:date="2026-08-24T14:27:4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DEC8877">
            <w:pPr>
              <w:jc w:val="left"/>
              <w:rPr>
                <w:ins w:id="3285" w:author="易呈翔" w:date="2026-08-24T14:27:41Z"/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86" w:author="易呈翔" w:date="2026-08-24T14:27:5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库房</w:t>
              </w:r>
            </w:ins>
            <w:ins w:id="3287" w:author="易呈翔" w:date="2026-08-24T14:27:5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名</w:t>
              </w:r>
            </w:ins>
            <w:ins w:id="3288" w:author="易呈翔" w:date="2026-08-24T14:28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6EB6CD6">
            <w:pPr>
              <w:jc w:val="left"/>
              <w:rPr>
                <w:ins w:id="3289" w:author="易呈翔" w:date="2026-08-24T14:27:41Z"/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90" w:author="易呈翔" w:date="2026-08-24T14:28:3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w</w:t>
              </w:r>
            </w:ins>
            <w:ins w:id="3291" w:author="易呈翔" w:date="2026-08-24T14:28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hN</w:t>
              </w:r>
            </w:ins>
            <w:ins w:id="3292" w:author="易呈翔" w:date="2026-08-24T14:28:4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5B70992">
            <w:pPr>
              <w:jc w:val="left"/>
              <w:rPr>
                <w:ins w:id="3293" w:author="易呈翔" w:date="2026-08-24T14:27:4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3294" w:author="易呈翔" w:date="2026-08-24T14:28:23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3295" w:author="易呈翔" w:date="2026-08-24T14:40:1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</w:t>
              </w:r>
            </w:ins>
            <w:ins w:id="3296" w:author="易呈翔" w:date="2026-08-24T14:40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28</w:t>
              </w:r>
            </w:ins>
            <w:ins w:id="3297" w:author="易呈翔" w:date="2026-08-24T14:28:23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14D1DB4">
            <w:pPr>
              <w:jc w:val="left"/>
              <w:rPr>
                <w:ins w:id="3298" w:author="易呈翔" w:date="2026-08-24T14:27:4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299" w:author="易呈翔" w:date="2026-08-24T14:28:1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9921DE9">
            <w:pPr>
              <w:jc w:val="left"/>
              <w:rPr>
                <w:ins w:id="3300" w:author="易呈翔" w:date="2026-08-24T14:27:4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3301" w:author="易呈翔" w:date="2026-08-24T14:28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库房名称</w:t>
              </w:r>
            </w:ins>
          </w:p>
        </w:tc>
      </w:tr>
      <w:tr w14:paraId="34A491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302" w:author="易呈翔" w:date="2026-08-22T17:03:5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85D9263">
            <w:pPr>
              <w:jc w:val="left"/>
              <w:rPr>
                <w:ins w:id="3303" w:author="易呈翔" w:date="2026-08-22T17:03:5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304" w:author="易呈翔" w:date="2026-08-22T17:03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库区标识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E916674">
            <w:pPr>
              <w:jc w:val="left"/>
              <w:rPr>
                <w:ins w:id="3305" w:author="易呈翔" w:date="2026-08-22T17:03:51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306" w:author="易呈翔" w:date="2026-08-22T17:03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whArea</w:t>
              </w:r>
            </w:ins>
            <w:ins w:id="3307" w:author="易呈翔" w:date="2026-08-22T17:03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84CDCB7">
            <w:pPr>
              <w:jc w:val="left"/>
              <w:rPr>
                <w:ins w:id="3308" w:author="易呈翔" w:date="2026-08-22T17:03:5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309" w:author="易呈翔" w:date="2026-08-22T17:03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E53BC45">
            <w:pPr>
              <w:jc w:val="left"/>
              <w:rPr>
                <w:ins w:id="3310" w:author="易呈翔" w:date="2026-08-22T17:03:5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311" w:author="易呈翔" w:date="2026-08-22T17:03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2792940">
            <w:pPr>
              <w:jc w:val="left"/>
              <w:rPr>
                <w:ins w:id="3312" w:author="易呈翔" w:date="2026-08-22T17:03:5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313" w:author="易呈翔" w:date="2026-08-22T17:03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库区标识</w:t>
              </w:r>
            </w:ins>
          </w:p>
        </w:tc>
      </w:tr>
      <w:tr w14:paraId="7F641F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314" w:author="易呈翔" w:date="2026-08-22T17:03:5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D3DC3ED">
            <w:pPr>
              <w:jc w:val="left"/>
              <w:rPr>
                <w:ins w:id="3315" w:author="易呈翔" w:date="2026-08-22T17:03:5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316" w:author="易呈翔" w:date="2026-08-22T17:03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库区名称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ED8B3EE">
            <w:pPr>
              <w:jc w:val="left"/>
              <w:rPr>
                <w:ins w:id="3317" w:author="易呈翔" w:date="2026-08-22T17:03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3318" w:author="易呈翔" w:date="2026-08-22T17:03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whAreaName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A34E44E">
            <w:pPr>
              <w:jc w:val="left"/>
              <w:rPr>
                <w:ins w:id="3319" w:author="易呈翔" w:date="2026-08-22T17:03:5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320" w:author="易呈翔" w:date="2026-08-22T17:03:5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3052D2F">
            <w:pPr>
              <w:jc w:val="left"/>
              <w:rPr>
                <w:ins w:id="3321" w:author="易呈翔" w:date="2026-08-22T17:03:5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322" w:author="易呈翔" w:date="2026-08-22T17:03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307CE1A">
            <w:pPr>
              <w:jc w:val="left"/>
              <w:rPr>
                <w:ins w:id="3323" w:author="易呈翔" w:date="2026-08-22T17:03:5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324" w:author="易呈翔" w:date="2026-08-22T17:03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库区名称</w:t>
              </w:r>
            </w:ins>
          </w:p>
        </w:tc>
      </w:tr>
      <w:tr w14:paraId="2DE3EF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325" w:author="易呈翔" w:date="2026-08-22T17:04:0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5C3A05E">
            <w:pPr>
              <w:jc w:val="left"/>
              <w:rPr>
                <w:ins w:id="3326" w:author="易呈翔" w:date="2026-08-22T17:04:0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327" w:author="易呈翔" w:date="2026-08-22T17:04:0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设备类别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0CFB422">
            <w:pPr>
              <w:jc w:val="left"/>
              <w:rPr>
                <w:ins w:id="3328" w:author="易呈翔" w:date="2026-08-22T17:04:0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329" w:author="易呈翔" w:date="2026-08-22T17:04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equipCateg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1CD67879">
            <w:pPr>
              <w:jc w:val="left"/>
              <w:rPr>
                <w:ins w:id="3330" w:author="易呈翔" w:date="2026-08-22T17:04:0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331" w:author="易呈翔" w:date="2026-08-22T17:04:0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7ED1933">
            <w:pPr>
              <w:jc w:val="left"/>
              <w:rPr>
                <w:ins w:id="3332" w:author="易呈翔" w:date="2026-08-22T17:04:0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333" w:author="易呈翔" w:date="2026-08-22T17:04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44998BE7">
            <w:pPr>
              <w:jc w:val="left"/>
              <w:rPr>
                <w:ins w:id="3334" w:author="易呈翔" w:date="2026-08-22T17:04:0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335" w:author="易呈翔" w:date="2026-08-22T17:04:0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设备类别</w:t>
              </w:r>
            </w:ins>
          </w:p>
        </w:tc>
      </w:tr>
      <w:tr w14:paraId="39AC98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336" w:author="易呈翔" w:date="2026-08-22T17:04:0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1950CE1">
            <w:pPr>
              <w:jc w:val="left"/>
              <w:rPr>
                <w:ins w:id="3337" w:author="易呈翔" w:date="2026-08-22T17:04:0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338" w:author="易呈翔" w:date="2026-08-22T17:04:0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3339" w:author="易呈翔" w:date="2026-08-22T17:04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分类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62423E2">
            <w:pPr>
              <w:jc w:val="left"/>
              <w:rPr>
                <w:ins w:id="3340" w:author="易呈翔" w:date="2026-08-22T17:04:0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341" w:author="易呈翔" w:date="2026-08-22T17:04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equipCls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04EFB920">
            <w:pPr>
              <w:jc w:val="left"/>
              <w:rPr>
                <w:ins w:id="3342" w:author="易呈翔" w:date="2026-08-22T17:04:0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343" w:author="易呈翔" w:date="2026-08-22T17:04:0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E6B40F9">
            <w:pPr>
              <w:jc w:val="left"/>
              <w:rPr>
                <w:ins w:id="3344" w:author="易呈翔" w:date="2026-08-22T17:04:0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345" w:author="易呈翔" w:date="2026-08-22T17:04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423AFBA0">
            <w:pPr>
              <w:jc w:val="left"/>
              <w:rPr>
                <w:ins w:id="3346" w:author="易呈翔" w:date="2026-08-22T17:04:0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347" w:author="易呈翔" w:date="2026-08-22T17:04:0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3348" w:author="易呈翔" w:date="2026-08-22T17:04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分类</w:t>
              </w:r>
            </w:ins>
          </w:p>
        </w:tc>
      </w:tr>
      <w:tr w14:paraId="068987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349" w:author="易呈翔" w:date="2026-08-22T17:04:0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38D4B7">
            <w:pPr>
              <w:jc w:val="left"/>
              <w:rPr>
                <w:ins w:id="3350" w:author="易呈翔" w:date="2026-08-22T17:04:0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351" w:author="易呈翔" w:date="2026-08-22T17:04:0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1FE6C9">
            <w:pPr>
              <w:jc w:val="left"/>
              <w:rPr>
                <w:ins w:id="3352" w:author="易呈翔" w:date="2026-08-22T17:04:0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353" w:author="易呈翔" w:date="2026-08-22T17:04:0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equipCode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F67BE61">
            <w:pPr>
              <w:jc w:val="left"/>
              <w:rPr>
                <w:ins w:id="3354" w:author="易呈翔" w:date="2026-08-22T17:04:0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355" w:author="易呈翔" w:date="2026-08-22T17:04:0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5FBFCBD">
            <w:pPr>
              <w:jc w:val="left"/>
              <w:rPr>
                <w:ins w:id="3356" w:author="易呈翔" w:date="2026-08-22T17:04:0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357" w:author="易呈翔" w:date="2026-08-22T17:04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BDACC1E">
            <w:pPr>
              <w:jc w:val="left"/>
              <w:rPr>
                <w:ins w:id="3358" w:author="易呈翔" w:date="2026-08-22T17:04:0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359" w:author="易呈翔" w:date="2026-08-22T17:04:0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</w:t>
              </w:r>
            </w:ins>
          </w:p>
        </w:tc>
      </w:tr>
      <w:tr w14:paraId="6D95CA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360" w:author="易呈翔" w:date="2026-08-22T17:04:0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B8B8F4">
            <w:pPr>
              <w:jc w:val="left"/>
              <w:rPr>
                <w:ins w:id="3361" w:author="易呈翔" w:date="2026-08-22T17:04:0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362" w:author="易呈翔" w:date="2026-08-22T18:13:1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设备类型码描述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F4D173">
            <w:pPr>
              <w:jc w:val="left"/>
              <w:rPr>
                <w:ins w:id="3363" w:author="易呈翔" w:date="2026-08-22T17:04:0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364" w:author="易呈翔" w:date="2026-08-22T17:04:0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equipDesc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D850B0">
            <w:pPr>
              <w:jc w:val="left"/>
              <w:rPr>
                <w:ins w:id="3365" w:author="易呈翔" w:date="2026-08-22T17:04:0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366" w:author="易呈翔" w:date="2026-08-22T17:04:0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VARCHAR2(512)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3A20B7B">
            <w:pPr>
              <w:jc w:val="left"/>
              <w:rPr>
                <w:ins w:id="3367" w:author="易呈翔" w:date="2026-08-22T17:04:0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368" w:author="易呈翔" w:date="2026-08-22T17:04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C79E78A">
            <w:pPr>
              <w:jc w:val="left"/>
              <w:rPr>
                <w:ins w:id="3369" w:author="易呈翔" w:date="2026-08-22T17:04:0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370" w:author="易呈翔" w:date="2026-08-22T18:13:1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设备类型码描述</w:t>
              </w:r>
            </w:ins>
          </w:p>
        </w:tc>
      </w:tr>
      <w:tr w14:paraId="19C9BD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371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209020">
            <w:pPr>
              <w:jc w:val="both"/>
              <w:rPr>
                <w:ins w:id="3372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373" w:author="易呈翔" w:date="2026-08-22T17:04:2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可</w:t>
              </w:r>
            </w:ins>
            <w:ins w:id="3374" w:author="易呈翔" w:date="2026-08-22T17:04:2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</w:t>
              </w:r>
            </w:ins>
            <w:ins w:id="3375" w:author="易呈翔" w:date="2026-08-22T17:04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库存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853076">
            <w:pPr>
              <w:jc w:val="both"/>
              <w:rPr>
                <w:ins w:id="3376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377" w:author="易呈翔" w:date="2026-08-22T17:05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dis</w:t>
              </w:r>
            </w:ins>
            <w:ins w:id="3378" w:author="易呈翔" w:date="2026-08-22T17:05:0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</w:t>
              </w:r>
            </w:ins>
            <w:ins w:id="3379" w:author="易呈翔" w:date="2026-08-22T17:05:0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S</w:t>
              </w:r>
            </w:ins>
            <w:ins w:id="3380" w:author="易呈翔" w:date="2026-08-22T17:05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</w:t>
              </w:r>
            </w:ins>
            <w:ins w:id="3381" w:author="易呈翔" w:date="2026-08-22T17:05:0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o</w:t>
              </w:r>
            </w:ins>
            <w:ins w:id="3382" w:author="易呈翔" w:date="2026-08-22T17:05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c</w:t>
              </w:r>
            </w:ins>
            <w:ins w:id="3383" w:author="易呈翔" w:date="2026-08-22T17:05:0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k</w:t>
              </w:r>
            </w:ins>
            <w:ins w:id="3384" w:author="易呈翔" w:date="2026-08-22T17:05:0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3F77B3B">
            <w:pPr>
              <w:jc w:val="both"/>
              <w:rPr>
                <w:ins w:id="3385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386" w:author="易呈翔" w:date="2026-08-22T17:04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3387" w:author="易呈翔" w:date="2026-08-22T17:04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8</w:t>
              </w:r>
            </w:ins>
            <w:ins w:id="3388" w:author="易呈翔" w:date="2026-08-22T17:04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1CB0D31">
            <w:pPr>
              <w:jc w:val="both"/>
              <w:rPr>
                <w:ins w:id="3389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390" w:author="易呈翔" w:date="2026-08-22T17:04:3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9F604A5">
            <w:pPr>
              <w:jc w:val="both"/>
              <w:rPr>
                <w:ins w:id="3391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392" w:author="易呈翔" w:date="2026-08-22T17:04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可配送库存</w:t>
              </w:r>
            </w:ins>
          </w:p>
        </w:tc>
      </w:tr>
      <w:tr w14:paraId="7DC78B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393" w:author="易呈翔" w:date="2026-08-21T16:17:30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C21F993">
            <w:pPr>
              <w:jc w:val="left"/>
              <w:rPr>
                <w:ins w:id="3394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395" w:author="易呈翔" w:date="2026-08-21T17:10:33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配送目标库房配置</w:t>
              </w:r>
            </w:ins>
            <w:ins w:id="3396" w:author="易呈翔" w:date="2026-08-21T17:10:3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集合</w:t>
              </w:r>
            </w:ins>
            <w:ins w:id="3397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(</w:t>
              </w:r>
            </w:ins>
            <w:ins w:id="3398" w:author="易呈翔" w:date="2026-08-21T17:10:4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targetWhConfigList</w:t>
              </w:r>
            </w:ins>
            <w:ins w:id="3399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</w:tr>
      <w:tr w14:paraId="66D4DF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400" w:author="易呈翔" w:date="2026-08-22T17:05:39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6D27626">
            <w:pPr>
              <w:jc w:val="left"/>
              <w:rPr>
                <w:ins w:id="3401" w:author="易呈翔" w:date="2026-08-22T17:05:3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02" w:author="易呈翔" w:date="2026-08-22T17:27:4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</w:t>
              </w:r>
            </w:ins>
            <w:ins w:id="3403" w:author="易呈翔" w:date="2026-08-22T17:05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5DEC31F">
            <w:pPr>
              <w:jc w:val="left"/>
              <w:rPr>
                <w:ins w:id="3404" w:author="易呈翔" w:date="2026-08-22T17:05:39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05" w:author="易呈翔" w:date="2026-08-22T17:25:5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eastAsia="zh-CN"/>
                </w:rPr>
                <w:t>targetWhId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3F591E8">
            <w:pPr>
              <w:jc w:val="left"/>
              <w:rPr>
                <w:ins w:id="3406" w:author="易呈翔" w:date="2026-08-22T17:05:3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07" w:author="易呈翔" w:date="2026-08-22T17:05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990F024">
            <w:pPr>
              <w:jc w:val="left"/>
              <w:rPr>
                <w:ins w:id="3408" w:author="易呈翔" w:date="2026-08-22T17:05:3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09" w:author="易呈翔" w:date="2026-08-22T17:05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0B9FEAF">
            <w:pPr>
              <w:jc w:val="left"/>
              <w:rPr>
                <w:ins w:id="3410" w:author="易呈翔" w:date="2026-08-22T17:05:3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11" w:author="易呈翔" w:date="2026-08-22T17:27:46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</w:t>
              </w:r>
            </w:ins>
            <w:ins w:id="3412" w:author="易呈翔" w:date="2026-08-22T17:05:5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标识</w:t>
              </w:r>
            </w:ins>
          </w:p>
        </w:tc>
      </w:tr>
      <w:tr w14:paraId="2DF83F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413" w:author="易呈翔" w:date="2026-08-22T17:05:39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AEBB9AA">
            <w:pPr>
              <w:jc w:val="left"/>
              <w:rPr>
                <w:ins w:id="3414" w:author="易呈翔" w:date="2026-08-22T17:05:3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15" w:author="易呈翔" w:date="2026-08-22T17:27:48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</w:t>
              </w:r>
            </w:ins>
            <w:ins w:id="3416" w:author="易呈翔" w:date="2026-08-22T17:05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名称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ED1F2A8">
            <w:pPr>
              <w:jc w:val="left"/>
              <w:rPr>
                <w:ins w:id="3417" w:author="易呈翔" w:date="2026-08-22T17:05:39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eastAsia="zh-CN"/>
              </w:rPr>
            </w:pPr>
            <w:ins w:id="3418" w:author="易呈翔" w:date="2026-08-22T17:27:0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eastAsia="zh-CN"/>
                </w:rPr>
                <w:t>targetWhName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A536E0D">
            <w:pPr>
              <w:jc w:val="left"/>
              <w:rPr>
                <w:ins w:id="3419" w:author="易呈翔" w:date="2026-08-22T17:05:3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20" w:author="易呈翔" w:date="2026-08-22T17:05:3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3421" w:author="易呈翔" w:date="2026-08-22T17:58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12</w:t>
              </w:r>
            </w:ins>
            <w:ins w:id="3422" w:author="易呈翔" w:date="2026-08-22T17:58:5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8</w:t>
              </w:r>
            </w:ins>
            <w:ins w:id="3423" w:author="易呈翔" w:date="2026-08-22T17:05:3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43D28B0">
            <w:pPr>
              <w:jc w:val="left"/>
              <w:rPr>
                <w:ins w:id="3424" w:author="易呈翔" w:date="2026-08-22T17:05:3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25" w:author="易呈翔" w:date="2026-08-22T17:05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20C2C8A">
            <w:pPr>
              <w:jc w:val="left"/>
              <w:rPr>
                <w:ins w:id="3426" w:author="易呈翔" w:date="2026-08-22T17:05:3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27" w:author="易呈翔" w:date="2026-08-22T17:27:5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</w:t>
              </w:r>
            </w:ins>
            <w:ins w:id="3428" w:author="易呈翔" w:date="2026-08-22T17:05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名称</w:t>
              </w:r>
            </w:ins>
          </w:p>
        </w:tc>
      </w:tr>
      <w:tr w14:paraId="18F673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429" w:author="易呈翔" w:date="2026-08-22T17:07:24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1BB98D2">
            <w:pPr>
              <w:jc w:val="left"/>
              <w:rPr>
                <w:ins w:id="3430" w:author="易呈翔" w:date="2026-08-22T17:07:24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31" w:author="易呈翔" w:date="2026-08-22T17:07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优先级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BA2EF17">
            <w:pPr>
              <w:jc w:val="left"/>
              <w:rPr>
                <w:ins w:id="3432" w:author="易呈翔" w:date="2026-08-22T17:07:2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33" w:author="易呈翔" w:date="2026-08-22T17:07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priority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B5018F5">
            <w:pPr>
              <w:jc w:val="left"/>
              <w:rPr>
                <w:ins w:id="3434" w:author="易呈翔" w:date="2026-08-22T17:07:24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</w:rPr>
            </w:pPr>
            <w:ins w:id="3435" w:author="易呈翔" w:date="2026-08-22T17:07:24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3436" w:author="易呈翔" w:date="2026-08-22T17:07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4</w:t>
              </w:r>
            </w:ins>
            <w:ins w:id="3437" w:author="易呈翔" w:date="2026-08-22T17:07:24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AD4E99">
            <w:pPr>
              <w:jc w:val="left"/>
              <w:rPr>
                <w:ins w:id="3438" w:author="易呈翔" w:date="2026-08-22T17:07:2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39" w:author="易呈翔" w:date="2026-08-22T17:07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7AB2421">
            <w:pPr>
              <w:jc w:val="left"/>
              <w:rPr>
                <w:ins w:id="3440" w:author="易呈翔" w:date="2026-08-22T17:07:24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41" w:author="易呈翔" w:date="2026-08-22T17:07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优先级，由小到大，优先级从高到低</w:t>
              </w:r>
            </w:ins>
          </w:p>
        </w:tc>
      </w:tr>
      <w:tr w14:paraId="6A0C61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442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D51F77">
            <w:pPr>
              <w:jc w:val="both"/>
              <w:rPr>
                <w:ins w:id="3443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44" w:author="易呈翔" w:date="2026-08-22T17:07:48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每周配送最大频次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572FAA">
            <w:pPr>
              <w:jc w:val="both"/>
              <w:rPr>
                <w:ins w:id="3445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46" w:author="易呈翔" w:date="2026-08-22T17:07:4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week</w:t>
              </w:r>
            </w:ins>
            <w:ins w:id="3447" w:author="易呈翔" w:date="2026-08-22T17:08:4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F</w:t>
              </w:r>
            </w:ins>
            <w:ins w:id="3448" w:author="易呈翔" w:date="2026-08-22T17:08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re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34217C5">
            <w:pPr>
              <w:jc w:val="both"/>
              <w:rPr>
                <w:ins w:id="3449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50" w:author="易呈翔" w:date="2026-08-22T17:08:50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3451" w:author="易呈翔" w:date="2026-08-22T17:08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2</w:t>
              </w:r>
            </w:ins>
            <w:ins w:id="3452" w:author="易呈翔" w:date="2026-08-22T17:08:50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C0376A8">
            <w:pPr>
              <w:jc w:val="both"/>
              <w:rPr>
                <w:ins w:id="3453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54" w:author="易呈翔" w:date="2026-08-22T17:08:5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63864CC">
            <w:pPr>
              <w:jc w:val="both"/>
              <w:rPr>
                <w:ins w:id="3455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56" w:author="易呈翔" w:date="2026-08-22T17:08:5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每周配送最大频次</w:t>
              </w:r>
            </w:ins>
            <w:ins w:id="3457" w:author="易呈翔" w:date="2026-08-22T17:09:0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,</w:t>
              </w:r>
            </w:ins>
            <w:ins w:id="3458" w:author="易呈翔" w:date="2026-08-22T17:09:1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一天算</w:t>
              </w:r>
            </w:ins>
            <w:ins w:id="3459" w:author="易呈翔" w:date="2026-08-22T17:09:1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一次</w:t>
              </w:r>
            </w:ins>
          </w:p>
        </w:tc>
      </w:tr>
      <w:tr w14:paraId="5F391F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460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742C73F">
            <w:pPr>
              <w:jc w:val="left"/>
              <w:rPr>
                <w:ins w:id="3461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62" w:author="易呈翔" w:date="2026-08-22T17:07:58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配送时长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14D5072">
            <w:pPr>
              <w:jc w:val="left"/>
              <w:rPr>
                <w:ins w:id="3463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64" w:author="易呈翔" w:date="2026-08-22T17:13:0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</w:t>
              </w:r>
            </w:ins>
            <w:ins w:id="3465" w:author="易呈翔" w:date="2026-08-22T17:13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ist</w:t>
              </w:r>
            </w:ins>
            <w:ins w:id="3466" w:author="易呈翔" w:date="2026-08-22T17:13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</w:t>
              </w:r>
            </w:ins>
            <w:ins w:id="3467" w:author="易呈翔" w:date="2026-08-22T17:13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ur</w:t>
              </w:r>
            </w:ins>
            <w:ins w:id="3468" w:author="易呈翔" w:date="2026-08-22T17:13:0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</w:t>
              </w:r>
            </w:ins>
            <w:ins w:id="3469" w:author="易呈翔" w:date="2026-08-22T17:13:1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tio</w:t>
              </w:r>
            </w:ins>
            <w:ins w:id="3470" w:author="易呈翔" w:date="2026-08-22T17:13:1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F8411E2">
            <w:pPr>
              <w:jc w:val="left"/>
              <w:rPr>
                <w:ins w:id="3471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72" w:author="易呈翔" w:date="2026-08-22T17:13:24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3473" w:author="易呈翔" w:date="2026-08-22T17:13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2</w:t>
              </w:r>
            </w:ins>
            <w:ins w:id="3474" w:author="易呈翔" w:date="2026-08-22T17:13:24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E9BBF12">
            <w:pPr>
              <w:jc w:val="left"/>
              <w:rPr>
                <w:ins w:id="3475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76" w:author="易呈翔" w:date="2026-08-22T17:13:2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582EB9E">
            <w:pPr>
              <w:jc w:val="left"/>
              <w:rPr>
                <w:ins w:id="3477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78" w:author="易呈翔" w:date="2026-08-22T17:13:3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配送时长</w:t>
              </w:r>
            </w:ins>
            <w:ins w:id="3479" w:author="易呈翔" w:date="2026-08-22T17:13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,</w:t>
              </w:r>
            </w:ins>
            <w:ins w:id="3480" w:author="易呈翔" w:date="2026-08-22T17:13:3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单位</w:t>
              </w:r>
            </w:ins>
            <w:ins w:id="3481" w:author="易呈翔" w:date="2026-08-22T17:13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：</w:t>
              </w:r>
            </w:ins>
            <w:ins w:id="3482" w:author="易呈翔" w:date="2026-08-22T17:13:4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天</w:t>
              </w:r>
            </w:ins>
          </w:p>
        </w:tc>
      </w:tr>
      <w:tr w14:paraId="475385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483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997CCF0">
            <w:pPr>
              <w:jc w:val="left"/>
              <w:rPr>
                <w:ins w:id="3484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85" w:author="易呈翔" w:date="2026-08-22T17:13:4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配送接收偏好起始日期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9288555">
            <w:pPr>
              <w:jc w:val="left"/>
              <w:rPr>
                <w:ins w:id="3486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87" w:author="易呈翔" w:date="2026-08-22T17:16:5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s</w:t>
              </w:r>
            </w:ins>
            <w:ins w:id="3488" w:author="易呈翔" w:date="2026-08-22T17:16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tart</w:t>
              </w:r>
            </w:ins>
            <w:ins w:id="3489" w:author="易呈翔" w:date="2026-08-22T17:16:5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</w:t>
              </w:r>
            </w:ins>
            <w:ins w:id="3490" w:author="易呈翔" w:date="2026-08-22T17:16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1DAE841">
            <w:pPr>
              <w:jc w:val="left"/>
              <w:rPr>
                <w:ins w:id="3491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92" w:author="易呈翔" w:date="2026-08-22T17:16:20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</w:t>
              </w:r>
            </w:ins>
            <w:ins w:id="3493" w:author="易呈翔" w:date="2026-08-22T17:15:4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(</w:t>
              </w:r>
            </w:ins>
            <w:ins w:id="3494" w:author="易呈翔" w:date="2026-08-22T17:15:4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2</w:t>
              </w:r>
            </w:ins>
            <w:ins w:id="3495" w:author="易呈翔" w:date="2026-08-22T17:15:4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56B71AF">
            <w:pPr>
              <w:jc w:val="left"/>
              <w:rPr>
                <w:ins w:id="3496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97" w:author="易呈翔" w:date="2026-08-22T17:14:0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ACC70CB">
            <w:pPr>
              <w:jc w:val="left"/>
              <w:rPr>
                <w:ins w:id="3498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499" w:author="易呈翔" w:date="2026-08-22T17:13:5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配送接收偏好起始日期</w:t>
              </w:r>
            </w:ins>
            <w:ins w:id="3500" w:author="易呈翔" w:date="2026-08-22T17:16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,</w:t>
              </w:r>
            </w:ins>
            <w:ins w:id="3501" w:author="易呈翔" w:date="2026-08-22T17:16:3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范围</w:t>
              </w:r>
            </w:ins>
            <w:ins w:id="3502" w:author="易呈翔" w:date="2026-08-22T17:16:3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：</w:t>
              </w:r>
            </w:ins>
            <w:ins w:id="3503" w:author="易呈翔" w:date="2026-08-22T17:16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1-</w:t>
              </w:r>
            </w:ins>
            <w:ins w:id="3504" w:author="易呈翔" w:date="2026-08-22T17:16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3</w:t>
              </w:r>
            </w:ins>
            <w:ins w:id="3505" w:author="易呈翔" w:date="2026-08-22T17:16:3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</w:t>
              </w:r>
            </w:ins>
          </w:p>
        </w:tc>
      </w:tr>
      <w:tr w14:paraId="4ABA26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506" w:author="易呈翔" w:date="2026-08-22T17:05:19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7F14FA5">
            <w:pPr>
              <w:jc w:val="left"/>
              <w:rPr>
                <w:ins w:id="3507" w:author="易呈翔" w:date="2026-08-22T17:05:1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08" w:author="易呈翔" w:date="2026-08-22T17:08:08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配送接收偏好终止日期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F2D3E71">
            <w:pPr>
              <w:jc w:val="left"/>
              <w:rPr>
                <w:ins w:id="3509" w:author="易呈翔" w:date="2026-08-22T17:05:1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10" w:author="易呈翔" w:date="2026-08-22T17:16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</w:t>
              </w:r>
            </w:ins>
            <w:ins w:id="3511" w:author="易呈翔" w:date="2026-08-22T17:16:5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nd</w:t>
              </w:r>
            </w:ins>
            <w:ins w:id="3512" w:author="易呈翔" w:date="2026-08-22T17:16:5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Da</w:t>
              </w:r>
            </w:ins>
            <w:ins w:id="3513" w:author="易呈翔" w:date="2026-08-22T17:17:0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3EE7BE9">
            <w:pPr>
              <w:jc w:val="left"/>
              <w:rPr>
                <w:ins w:id="3514" w:author="易呈翔" w:date="2026-08-22T17:05:1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15" w:author="易呈翔" w:date="2026-08-22T17:16:21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</w:t>
              </w:r>
            </w:ins>
            <w:ins w:id="3516" w:author="易呈翔" w:date="2026-08-22T17:15:4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(</w:t>
              </w:r>
            </w:ins>
            <w:ins w:id="3517" w:author="易呈翔" w:date="2026-08-22T17:15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2</w:t>
              </w:r>
            </w:ins>
            <w:ins w:id="3518" w:author="易呈翔" w:date="2026-08-22T17:15:4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1D47D14">
            <w:pPr>
              <w:jc w:val="left"/>
              <w:rPr>
                <w:ins w:id="3519" w:author="易呈翔" w:date="2026-08-22T17:05:1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20" w:author="易呈翔" w:date="2026-08-22T17:14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94458D9">
            <w:pPr>
              <w:jc w:val="left"/>
              <w:rPr>
                <w:ins w:id="3521" w:author="易呈翔" w:date="2026-08-22T17:05:1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22" w:author="易呈翔" w:date="2026-08-22T17:13:5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配送接收偏好终止日期</w:t>
              </w:r>
            </w:ins>
            <w:ins w:id="3523" w:author="易呈翔" w:date="2026-08-22T17:16:4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，范围：1-31</w:t>
              </w:r>
            </w:ins>
          </w:p>
        </w:tc>
      </w:tr>
      <w:tr w14:paraId="266304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524" w:author="易呈翔" w:date="2026-08-22T17:05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64703F4">
            <w:pPr>
              <w:jc w:val="left"/>
              <w:rPr>
                <w:ins w:id="3525" w:author="易呈翔" w:date="2026-08-22T17:05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26" w:author="易呈翔" w:date="2026-08-22T17:08:13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上一次配送接收日期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3351BFF">
            <w:pPr>
              <w:jc w:val="left"/>
              <w:rPr>
                <w:ins w:id="3527" w:author="易呈翔" w:date="2026-08-22T17:05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28" w:author="易呈翔" w:date="2026-08-22T17:15:2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</w:t>
              </w:r>
            </w:ins>
            <w:ins w:id="3529" w:author="易呈翔" w:date="2026-08-22T17:15:2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ast</w:t>
              </w:r>
            </w:ins>
            <w:ins w:id="3530" w:author="易呈翔" w:date="2026-08-22T17:30:0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R</w:t>
              </w:r>
            </w:ins>
            <w:ins w:id="3531" w:author="易呈翔" w:date="2026-08-22T17:30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</w:t>
              </w:r>
            </w:ins>
            <w:ins w:id="3532" w:author="易呈翔" w:date="2026-08-22T17:30:1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ce</w:t>
              </w:r>
            </w:ins>
            <w:ins w:id="3533" w:author="易呈翔" w:date="2026-08-22T17:30:1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i</w:t>
              </w:r>
            </w:ins>
            <w:ins w:id="3534" w:author="易呈翔" w:date="2026-08-22T17:30:1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</w:t>
              </w:r>
            </w:ins>
            <w:ins w:id="3535" w:author="易呈翔" w:date="2026-08-22T17:30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</w:t>
              </w:r>
            </w:ins>
            <w:ins w:id="3536" w:author="易呈翔" w:date="2026-08-22T17:15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</w:t>
              </w:r>
            </w:ins>
            <w:ins w:id="3537" w:author="易呈翔" w:date="2026-08-22T17:15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</w:t>
              </w:r>
            </w:ins>
            <w:ins w:id="3538" w:author="易呈翔" w:date="2026-08-22T17:15:3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A529554">
            <w:pPr>
              <w:jc w:val="left"/>
              <w:rPr>
                <w:ins w:id="3539" w:author="易呈翔" w:date="2026-08-22T17:05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40" w:author="易呈翔" w:date="2026-08-22T17:15:15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A9A0187">
            <w:pPr>
              <w:jc w:val="left"/>
              <w:rPr>
                <w:ins w:id="3541" w:author="易呈翔" w:date="2026-08-22T17:05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42" w:author="易呈翔" w:date="2026-08-22T17:14:0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DC3B698">
            <w:pPr>
              <w:jc w:val="left"/>
              <w:rPr>
                <w:ins w:id="3543" w:author="易呈翔" w:date="2026-08-22T17:05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44" w:author="易呈翔" w:date="2026-08-22T17:13:5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上一次配送接收日期</w:t>
              </w:r>
            </w:ins>
            <w:ins w:id="3545" w:author="易呈翔" w:date="2026-08-22T17:14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。</w:t>
              </w:r>
            </w:ins>
            <w:ins w:id="3546" w:author="易呈翔" w:date="2026-08-22T17:14:1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格式</w:t>
              </w:r>
            </w:ins>
            <w:ins w:id="3547" w:author="易呈翔" w:date="2026-08-22T17:14:1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：</w:t>
              </w:r>
            </w:ins>
            <w:ins w:id="3548" w:author="易呈翔" w:date="2026-08-22T17:14:4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yyyy-MM-dd</w:t>
              </w:r>
            </w:ins>
          </w:p>
        </w:tc>
      </w:tr>
      <w:tr w14:paraId="03F641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549" w:author="易呈翔" w:date="2026-08-22T17:05:32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A6B2232">
            <w:pPr>
              <w:jc w:val="left"/>
              <w:rPr>
                <w:ins w:id="3550" w:author="易呈翔" w:date="2026-08-22T17:05:32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51" w:author="易呈翔" w:date="2026-08-22T17:08:18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允许最大配送间隔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A4F851F">
            <w:pPr>
              <w:jc w:val="left"/>
              <w:rPr>
                <w:ins w:id="3552" w:author="易呈翔" w:date="2026-08-22T17:05:32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53" w:author="易呈翔" w:date="2026-08-22T17:17:0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m</w:t>
              </w:r>
            </w:ins>
            <w:ins w:id="3554" w:author="易呈翔" w:date="2026-08-22T17:17:0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ax</w:t>
              </w:r>
            </w:ins>
            <w:ins w:id="3555" w:author="易呈翔" w:date="2026-08-22T17:17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Dis</w:t>
              </w:r>
            </w:ins>
            <w:ins w:id="3556" w:author="易呈翔" w:date="2026-08-22T17:17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</w:t>
              </w:r>
            </w:ins>
            <w:ins w:id="3557" w:author="易呈翔" w:date="2026-08-22T17:17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Inte</w:t>
              </w:r>
            </w:ins>
            <w:ins w:id="3558" w:author="易呈翔" w:date="2026-08-22T17:17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r</w:t>
              </w:r>
            </w:ins>
            <w:ins w:id="3559" w:author="易呈翔" w:date="2026-08-22T17:17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</w:t>
              </w:r>
            </w:ins>
            <w:ins w:id="3560" w:author="易呈翔" w:date="2026-08-22T17:17:5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al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81BBC2E">
            <w:pPr>
              <w:jc w:val="left"/>
              <w:rPr>
                <w:ins w:id="3561" w:author="易呈翔" w:date="2026-08-22T17:05:32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62" w:author="易呈翔" w:date="2026-08-22T17:17:57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</w:t>
              </w:r>
            </w:ins>
            <w:ins w:id="3563" w:author="易呈翔" w:date="2026-08-22T17:17:5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(</w:t>
              </w:r>
            </w:ins>
            <w:ins w:id="3564" w:author="易呈翔" w:date="2026-08-22T17:17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2</w:t>
              </w:r>
            </w:ins>
            <w:ins w:id="3565" w:author="易呈翔" w:date="2026-08-22T17:17:5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29C6A27">
            <w:pPr>
              <w:jc w:val="left"/>
              <w:rPr>
                <w:ins w:id="3566" w:author="易呈翔" w:date="2026-08-22T17:05:32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67" w:author="易呈翔" w:date="2026-08-22T17:14:0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6E4AEA5">
            <w:pPr>
              <w:jc w:val="left"/>
              <w:rPr>
                <w:ins w:id="3568" w:author="易呈翔" w:date="2026-08-22T17:05:32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69" w:author="易呈翔" w:date="2026-08-22T17:14:0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允许最大配送间隔</w:t>
              </w:r>
            </w:ins>
          </w:p>
        </w:tc>
      </w:tr>
      <w:tr w14:paraId="5C16F6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570" w:author="易呈翔" w:date="2026-08-21T16:17:30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834BEBD">
            <w:pPr>
              <w:jc w:val="left"/>
              <w:rPr>
                <w:ins w:id="3571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72" w:author="易呈翔" w:date="2026-08-21T17:10:53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配送目标库房定额配置</w:t>
              </w:r>
            </w:ins>
            <w:ins w:id="3573" w:author="易呈翔" w:date="2026-08-21T17:10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集合</w:t>
              </w:r>
            </w:ins>
            <w:ins w:id="3574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(</w:t>
              </w:r>
            </w:ins>
            <w:ins w:id="3575" w:author="易呈翔" w:date="2026-08-21T17:11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targetWhQuotaList</w:t>
              </w:r>
            </w:ins>
            <w:ins w:id="3576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</w:tr>
      <w:tr w14:paraId="6549F5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577" w:author="易呈翔" w:date="2026-08-22T17:18:1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7977CC0">
            <w:pPr>
              <w:jc w:val="left"/>
              <w:rPr>
                <w:ins w:id="3578" w:author="易呈翔" w:date="2026-08-22T17:18:1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79" w:author="易呈翔" w:date="2026-08-22T17:27:55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</w:t>
              </w:r>
            </w:ins>
            <w:ins w:id="3580" w:author="易呈翔" w:date="2026-08-22T17:18:1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3D22BFE">
            <w:pPr>
              <w:jc w:val="left"/>
              <w:rPr>
                <w:ins w:id="3581" w:author="易呈翔" w:date="2026-08-22T17:18:17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82" w:author="易呈翔" w:date="2026-08-22T17:25:5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eastAsia="zh-CN"/>
                </w:rPr>
                <w:t>targetWhId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1A28BDB">
            <w:pPr>
              <w:jc w:val="left"/>
              <w:rPr>
                <w:ins w:id="3583" w:author="易呈翔" w:date="2026-08-22T17:18:1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84" w:author="易呈翔" w:date="2026-08-22T17:18:1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12E00F9">
            <w:pPr>
              <w:jc w:val="left"/>
              <w:rPr>
                <w:ins w:id="3585" w:author="易呈翔" w:date="2026-08-22T17:18:1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86" w:author="易呈翔" w:date="2026-08-22T17:18:1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6074BA5">
            <w:pPr>
              <w:jc w:val="left"/>
              <w:rPr>
                <w:ins w:id="3587" w:author="易呈翔" w:date="2026-08-22T17:18:1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88" w:author="易呈翔" w:date="2026-08-22T17:28:0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</w:t>
              </w:r>
            </w:ins>
            <w:ins w:id="3589" w:author="易呈翔" w:date="2026-08-22T17:18:1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标识</w:t>
              </w:r>
            </w:ins>
          </w:p>
        </w:tc>
      </w:tr>
      <w:tr w14:paraId="4E7167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590" w:author="易呈翔" w:date="2026-08-22T17:18:1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68504E5">
            <w:pPr>
              <w:jc w:val="left"/>
              <w:rPr>
                <w:ins w:id="3591" w:author="易呈翔" w:date="2026-08-22T17:18:1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92" w:author="易呈翔" w:date="2026-08-22T17:27:5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</w:t>
              </w:r>
            </w:ins>
            <w:ins w:id="3593" w:author="易呈翔" w:date="2026-08-22T17:18:1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名称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7CD1E30">
            <w:pPr>
              <w:jc w:val="left"/>
              <w:rPr>
                <w:ins w:id="3594" w:author="易呈翔" w:date="2026-08-22T17:18:17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eastAsia="zh-CN"/>
              </w:rPr>
            </w:pPr>
            <w:ins w:id="3595" w:author="易呈翔" w:date="2026-08-22T17:27:0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eastAsia="zh-CN"/>
                </w:rPr>
                <w:t>targetWhName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59825C5">
            <w:pPr>
              <w:jc w:val="left"/>
              <w:rPr>
                <w:ins w:id="3596" w:author="易呈翔" w:date="2026-08-22T17:18:1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597" w:author="易呈翔" w:date="2026-08-22T17:18:1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3598" w:author="易呈翔" w:date="2026-08-22T17:58:5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</w:t>
              </w:r>
            </w:ins>
            <w:ins w:id="3599" w:author="易呈翔" w:date="2026-08-22T17:59:0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28</w:t>
              </w:r>
            </w:ins>
            <w:ins w:id="3600" w:author="易呈翔" w:date="2026-08-22T17:18:1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E0250FF">
            <w:pPr>
              <w:jc w:val="left"/>
              <w:rPr>
                <w:ins w:id="3601" w:author="易呈翔" w:date="2026-08-22T17:18:1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02" w:author="易呈翔" w:date="2026-08-22T17:18:1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8E67375">
            <w:pPr>
              <w:jc w:val="left"/>
              <w:rPr>
                <w:ins w:id="3603" w:author="易呈翔" w:date="2026-08-22T17:18:1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04" w:author="易呈翔" w:date="2026-08-22T17:28:02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</w:t>
              </w:r>
            </w:ins>
            <w:ins w:id="3605" w:author="易呈翔" w:date="2026-08-22T17:18:1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名称</w:t>
              </w:r>
            </w:ins>
          </w:p>
        </w:tc>
      </w:tr>
      <w:tr w14:paraId="032150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606" w:author="易呈翔" w:date="2026-08-22T17:19:0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2C877D8">
            <w:pPr>
              <w:jc w:val="left"/>
              <w:rPr>
                <w:ins w:id="3607" w:author="易呈翔" w:date="2026-08-22T17:19:0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08" w:author="易呈翔" w:date="2026-08-22T17:19:0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设备类别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59D1A06">
            <w:pPr>
              <w:jc w:val="left"/>
              <w:rPr>
                <w:ins w:id="3609" w:author="易呈翔" w:date="2026-08-22T17:19:0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10" w:author="易呈翔" w:date="2026-08-22T17:19:0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equipCateg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28E85CA4">
            <w:pPr>
              <w:jc w:val="left"/>
              <w:rPr>
                <w:ins w:id="3611" w:author="易呈翔" w:date="2026-08-22T17:19:0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12" w:author="易呈翔" w:date="2026-08-22T17:19:0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36D781B">
            <w:pPr>
              <w:jc w:val="left"/>
              <w:rPr>
                <w:ins w:id="3613" w:author="易呈翔" w:date="2026-08-22T17:19:0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14" w:author="易呈翔" w:date="2026-08-22T17:19:0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0D108485">
            <w:pPr>
              <w:jc w:val="left"/>
              <w:rPr>
                <w:ins w:id="3615" w:author="易呈翔" w:date="2026-08-22T17:19:0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16" w:author="易呈翔" w:date="2026-08-22T17:19:0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设备类别</w:t>
              </w:r>
            </w:ins>
          </w:p>
        </w:tc>
      </w:tr>
      <w:tr w14:paraId="44AB3C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617" w:author="易呈翔" w:date="2026-08-22T17:19:0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8F62C0D">
            <w:pPr>
              <w:jc w:val="left"/>
              <w:rPr>
                <w:ins w:id="3618" w:author="易呈翔" w:date="2026-08-22T17:19:0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19" w:author="易呈翔" w:date="2026-08-22T17:19:0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3620" w:author="易呈翔" w:date="2026-08-22T17:19:0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分类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30DD819">
            <w:pPr>
              <w:jc w:val="left"/>
              <w:rPr>
                <w:ins w:id="3621" w:author="易呈翔" w:date="2026-08-22T17:19:0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22" w:author="易呈翔" w:date="2026-08-22T17:19:0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equipCls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4A0AF217">
            <w:pPr>
              <w:jc w:val="left"/>
              <w:rPr>
                <w:ins w:id="3623" w:author="易呈翔" w:date="2026-08-22T17:19:0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24" w:author="易呈翔" w:date="2026-08-22T17:19:0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839C675">
            <w:pPr>
              <w:jc w:val="left"/>
              <w:rPr>
                <w:ins w:id="3625" w:author="易呈翔" w:date="2026-08-22T17:19:0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26" w:author="易呈翔" w:date="2026-08-22T17:19:0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0B17F40F">
            <w:pPr>
              <w:jc w:val="left"/>
              <w:rPr>
                <w:ins w:id="3627" w:author="易呈翔" w:date="2026-08-22T17:19:0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28" w:author="易呈翔" w:date="2026-08-22T17:19:0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3629" w:author="易呈翔" w:date="2026-08-22T17:19:0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分类</w:t>
              </w:r>
            </w:ins>
          </w:p>
        </w:tc>
      </w:tr>
      <w:tr w14:paraId="2511AB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630" w:author="易呈翔" w:date="2026-08-22T17:19:0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1F9B52">
            <w:pPr>
              <w:jc w:val="left"/>
              <w:rPr>
                <w:ins w:id="3631" w:author="易呈翔" w:date="2026-08-22T17:19:0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32" w:author="易呈翔" w:date="2026-08-22T17:19:0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B5BCAB">
            <w:pPr>
              <w:jc w:val="left"/>
              <w:rPr>
                <w:ins w:id="3633" w:author="易呈翔" w:date="2026-08-22T17:19:0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34" w:author="易呈翔" w:date="2026-08-22T17:19:0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equipCode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5EDC237">
            <w:pPr>
              <w:jc w:val="left"/>
              <w:rPr>
                <w:ins w:id="3635" w:author="易呈翔" w:date="2026-08-22T17:19:0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36" w:author="易呈翔" w:date="2026-08-22T17:19:0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6E3C36D">
            <w:pPr>
              <w:jc w:val="left"/>
              <w:rPr>
                <w:ins w:id="3637" w:author="易呈翔" w:date="2026-08-22T17:19:0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38" w:author="易呈翔" w:date="2026-08-22T17:19:0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62C6CB4">
            <w:pPr>
              <w:jc w:val="left"/>
              <w:rPr>
                <w:ins w:id="3639" w:author="易呈翔" w:date="2026-08-22T17:19:0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40" w:author="易呈翔" w:date="2026-08-22T17:19:0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</w:t>
              </w:r>
            </w:ins>
          </w:p>
        </w:tc>
      </w:tr>
      <w:tr w14:paraId="3C051D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641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211792E">
            <w:pPr>
              <w:jc w:val="left"/>
              <w:rPr>
                <w:ins w:id="3642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43" w:author="易呈翔" w:date="2026-08-22T17:19:34Z">
              <w:r>
                <w:rPr>
                  <w:rFonts w:hint="default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定额下限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A4D68B6">
            <w:pPr>
              <w:jc w:val="left"/>
              <w:rPr>
                <w:ins w:id="3644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45" w:author="易呈翔" w:date="2026-08-22T17:20:57Z">
              <w:r>
                <w:rPr>
                  <w:rFonts w:hint="default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quotaLowerLimit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65F56C3">
            <w:pPr>
              <w:jc w:val="left"/>
              <w:rPr>
                <w:ins w:id="3646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47" w:author="易呈翔" w:date="2026-08-22T17:20:24Z">
              <w:r>
                <w:rPr>
                  <w:rFonts w:hint="default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3648" w:author="易呈翔" w:date="2026-08-22T17:22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8</w:t>
              </w:r>
            </w:ins>
            <w:ins w:id="3649" w:author="易呈翔" w:date="2026-08-22T17:20:24Z">
              <w:r>
                <w:rPr>
                  <w:rFonts w:hint="default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1D73ADB">
            <w:pPr>
              <w:jc w:val="left"/>
              <w:rPr>
                <w:ins w:id="3650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51" w:author="易呈翔" w:date="2026-08-22T17:20:2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0132D50">
            <w:pPr>
              <w:jc w:val="left"/>
              <w:rPr>
                <w:ins w:id="3652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53" w:author="易呈翔" w:date="2026-08-22T17:20:30Z">
              <w:r>
                <w:rPr>
                  <w:rFonts w:hint="default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定额下限</w:t>
              </w:r>
            </w:ins>
          </w:p>
        </w:tc>
      </w:tr>
      <w:tr w14:paraId="5EC459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654" w:author="易呈翔" w:date="2026-08-21T16:17:30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A1688C6">
            <w:pPr>
              <w:jc w:val="left"/>
              <w:rPr>
                <w:ins w:id="3655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56" w:author="易呈翔" w:date="2026-08-21T17:11:2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配送目标库房库存</w:t>
              </w:r>
            </w:ins>
            <w:ins w:id="3657" w:author="易呈翔" w:date="2026-08-21T17:11:2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集合</w:t>
              </w:r>
            </w:ins>
            <w:ins w:id="3658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(</w:t>
              </w:r>
            </w:ins>
            <w:ins w:id="3659" w:author="易呈翔" w:date="2026-08-21T17:11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targetWhStockList</w:t>
              </w:r>
            </w:ins>
            <w:ins w:id="3660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</w:tr>
      <w:tr w14:paraId="0859D2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661" w:author="易呈翔" w:date="2026-08-22T17:21:3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F0C9C8B">
            <w:pPr>
              <w:jc w:val="left"/>
              <w:rPr>
                <w:ins w:id="3662" w:author="易呈翔" w:date="2026-08-22T17:21:3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63" w:author="易呈翔" w:date="2026-08-22T17:28:1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</w:t>
              </w:r>
            </w:ins>
            <w:ins w:id="3664" w:author="易呈翔" w:date="2026-08-22T17:21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4FE7387">
            <w:pPr>
              <w:jc w:val="left"/>
              <w:rPr>
                <w:ins w:id="3665" w:author="易呈翔" w:date="2026-08-22T17:21:35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66" w:author="易呈翔" w:date="2026-08-22T17:25:5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eastAsia="zh-CN"/>
                </w:rPr>
                <w:t>targetWhId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51043F1">
            <w:pPr>
              <w:jc w:val="left"/>
              <w:rPr>
                <w:ins w:id="3667" w:author="易呈翔" w:date="2026-08-22T17:21:3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68" w:author="易呈翔" w:date="2026-08-22T17:21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990F464">
            <w:pPr>
              <w:jc w:val="left"/>
              <w:rPr>
                <w:ins w:id="3669" w:author="易呈翔" w:date="2026-08-22T17:21:3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70" w:author="易呈翔" w:date="2026-08-22T17:21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3853797">
            <w:pPr>
              <w:jc w:val="left"/>
              <w:rPr>
                <w:ins w:id="3671" w:author="易呈翔" w:date="2026-08-22T17:21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72" w:author="易呈翔" w:date="2026-08-22T17:28:0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</w:t>
              </w:r>
            </w:ins>
            <w:ins w:id="3673" w:author="易呈翔" w:date="2026-08-22T17:21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标识</w:t>
              </w:r>
            </w:ins>
          </w:p>
        </w:tc>
      </w:tr>
      <w:tr w14:paraId="233BDA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674" w:author="易呈翔" w:date="2026-08-22T17:21:3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3AD080E">
            <w:pPr>
              <w:jc w:val="left"/>
              <w:rPr>
                <w:ins w:id="3675" w:author="易呈翔" w:date="2026-08-22T17:21:3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76" w:author="易呈翔" w:date="2026-08-22T17:28:08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</w:t>
              </w:r>
            </w:ins>
            <w:ins w:id="3677" w:author="易呈翔" w:date="2026-08-22T17:21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名称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3582118">
            <w:pPr>
              <w:jc w:val="left"/>
              <w:rPr>
                <w:ins w:id="3678" w:author="易呈翔" w:date="2026-08-22T17:21:35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eastAsia="zh-CN"/>
              </w:rPr>
            </w:pPr>
            <w:ins w:id="3679" w:author="易呈翔" w:date="2026-08-22T17:27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eastAsia="zh-CN"/>
                </w:rPr>
                <w:t>targetWhName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475C34C">
            <w:pPr>
              <w:jc w:val="left"/>
              <w:rPr>
                <w:ins w:id="3680" w:author="易呈翔" w:date="2026-08-22T17:21:3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81" w:author="易呈翔" w:date="2026-08-22T17:21:35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3682" w:author="易呈翔" w:date="2026-08-22T17:59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</w:t>
              </w:r>
            </w:ins>
            <w:ins w:id="3683" w:author="易呈翔" w:date="2026-08-22T17:59:0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28</w:t>
              </w:r>
            </w:ins>
            <w:ins w:id="3684" w:author="易呈翔" w:date="2026-08-22T17:21:35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A1C7E9A">
            <w:pPr>
              <w:jc w:val="left"/>
              <w:rPr>
                <w:ins w:id="3685" w:author="易呈翔" w:date="2026-08-22T17:21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86" w:author="易呈翔" w:date="2026-08-22T17:21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9F28EB5">
            <w:pPr>
              <w:jc w:val="left"/>
              <w:rPr>
                <w:ins w:id="3687" w:author="易呈翔" w:date="2026-08-22T17:21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88" w:author="易呈翔" w:date="2026-08-22T17:28:06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</w:t>
              </w:r>
            </w:ins>
            <w:ins w:id="3689" w:author="易呈翔" w:date="2026-08-22T17:21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名称</w:t>
              </w:r>
            </w:ins>
          </w:p>
        </w:tc>
      </w:tr>
      <w:tr w14:paraId="2C7849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690" w:author="易呈翔" w:date="2026-08-22T17:21:4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0D48C36">
            <w:pPr>
              <w:jc w:val="left"/>
              <w:rPr>
                <w:ins w:id="3691" w:author="易呈翔" w:date="2026-08-22T17:21:4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92" w:author="易呈翔" w:date="2026-08-22T17:21:45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设备类别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A9D58A2">
            <w:pPr>
              <w:jc w:val="left"/>
              <w:rPr>
                <w:ins w:id="3693" w:author="易呈翔" w:date="2026-08-22T17:21:4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94" w:author="易呈翔" w:date="2026-08-22T17:21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equipCateg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14B10358">
            <w:pPr>
              <w:jc w:val="left"/>
              <w:rPr>
                <w:ins w:id="3695" w:author="易呈翔" w:date="2026-08-22T17:21:4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96" w:author="易呈翔" w:date="2026-08-22T17:21:45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06A4445">
            <w:pPr>
              <w:jc w:val="left"/>
              <w:rPr>
                <w:ins w:id="3697" w:author="易呈翔" w:date="2026-08-22T17:21:4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698" w:author="易呈翔" w:date="2026-08-22T17:21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4411B784">
            <w:pPr>
              <w:jc w:val="left"/>
              <w:rPr>
                <w:ins w:id="3699" w:author="易呈翔" w:date="2026-08-22T17:21:4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00" w:author="易呈翔" w:date="2026-08-22T17:21:45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设备类别</w:t>
              </w:r>
            </w:ins>
          </w:p>
        </w:tc>
      </w:tr>
      <w:tr w14:paraId="0B72A2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701" w:author="易呈翔" w:date="2026-08-22T17:21:4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B0365CD">
            <w:pPr>
              <w:jc w:val="left"/>
              <w:rPr>
                <w:ins w:id="3702" w:author="易呈翔" w:date="2026-08-22T17:21:4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03" w:author="易呈翔" w:date="2026-08-22T17:21:45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3704" w:author="易呈翔" w:date="2026-08-22T17:21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分类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151B8AB">
            <w:pPr>
              <w:jc w:val="left"/>
              <w:rPr>
                <w:ins w:id="3705" w:author="易呈翔" w:date="2026-08-22T17:21:4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06" w:author="易呈翔" w:date="2026-08-22T17:21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equipCls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4725EC7F">
            <w:pPr>
              <w:jc w:val="left"/>
              <w:rPr>
                <w:ins w:id="3707" w:author="易呈翔" w:date="2026-08-22T17:21:4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08" w:author="易呈翔" w:date="2026-08-22T17:21:45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F987804">
            <w:pPr>
              <w:jc w:val="left"/>
              <w:rPr>
                <w:ins w:id="3709" w:author="易呈翔" w:date="2026-08-22T17:21:4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10" w:author="易呈翔" w:date="2026-08-22T17:21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76A74C69">
            <w:pPr>
              <w:jc w:val="left"/>
              <w:rPr>
                <w:ins w:id="3711" w:author="易呈翔" w:date="2026-08-22T17:21:4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12" w:author="易呈翔" w:date="2026-08-22T17:21:45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3713" w:author="易呈翔" w:date="2026-08-22T17:21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分类</w:t>
              </w:r>
            </w:ins>
          </w:p>
        </w:tc>
      </w:tr>
      <w:tr w14:paraId="276601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714" w:author="易呈翔" w:date="2026-08-22T17:21:4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4822B0">
            <w:pPr>
              <w:jc w:val="left"/>
              <w:rPr>
                <w:ins w:id="3715" w:author="易呈翔" w:date="2026-08-22T17:21:4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16" w:author="易呈翔" w:date="2026-08-22T17:21:45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4B342A">
            <w:pPr>
              <w:jc w:val="left"/>
              <w:rPr>
                <w:ins w:id="3717" w:author="易呈翔" w:date="2026-08-22T17:21:4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18" w:author="易呈翔" w:date="2026-08-22T17:21:45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equipCode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1124DB8">
            <w:pPr>
              <w:jc w:val="left"/>
              <w:rPr>
                <w:ins w:id="3719" w:author="易呈翔" w:date="2026-08-22T17:21:4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20" w:author="易呈翔" w:date="2026-08-22T17:21:45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3077B96">
            <w:pPr>
              <w:jc w:val="left"/>
              <w:rPr>
                <w:ins w:id="3721" w:author="易呈翔" w:date="2026-08-22T17:21:4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22" w:author="易呈翔" w:date="2026-08-22T17:21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CD9DD9D">
            <w:pPr>
              <w:jc w:val="left"/>
              <w:rPr>
                <w:ins w:id="3723" w:author="易呈翔" w:date="2026-08-22T17:21:4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24" w:author="易呈翔" w:date="2026-08-22T17:21:45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</w:t>
              </w:r>
            </w:ins>
          </w:p>
        </w:tc>
      </w:tr>
      <w:tr w14:paraId="088CE1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725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37DFF1B">
            <w:pPr>
              <w:jc w:val="left"/>
              <w:rPr>
                <w:ins w:id="3726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27" w:author="易呈翔" w:date="2026-08-22T17:22:0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3728" w:author="易呈翔" w:date="2026-08-22T17:22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8D4F262">
            <w:pPr>
              <w:jc w:val="left"/>
              <w:rPr>
                <w:ins w:id="3729" w:author="易呈翔" w:date="2026-08-21T16:17:30Z"/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30" w:author="易呈翔" w:date="2026-08-22T17:22:0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</w:t>
              </w:r>
            </w:ins>
            <w:ins w:id="3731" w:author="易呈翔" w:date="2026-08-22T17:22:0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quip</w:t>
              </w:r>
            </w:ins>
            <w:ins w:id="3732" w:author="易呈翔" w:date="2026-08-22T17:22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Q</w:t>
              </w:r>
            </w:ins>
            <w:ins w:id="3733" w:author="易呈翔" w:date="2026-08-22T17:22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5B17FED">
            <w:pPr>
              <w:jc w:val="left"/>
              <w:rPr>
                <w:ins w:id="3734" w:author="易呈翔" w:date="2026-08-21T16:17:30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ins w:id="3735" w:author="易呈翔" w:date="2026-08-22T17:22:28Z">
              <w:r>
                <w:rPr>
                  <w:rFonts w:hint="default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3736" w:author="易呈翔" w:date="2026-08-22T17:22:2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8</w:t>
              </w:r>
            </w:ins>
            <w:ins w:id="3737" w:author="易呈翔" w:date="2026-08-22T17:22:28Z">
              <w:r>
                <w:rPr>
                  <w:rFonts w:hint="default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481794">
            <w:pPr>
              <w:jc w:val="left"/>
              <w:rPr>
                <w:ins w:id="3738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39" w:author="易呈翔" w:date="2026-08-22T17:22:3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3507A2F">
            <w:pPr>
              <w:jc w:val="left"/>
              <w:rPr>
                <w:ins w:id="3740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41" w:author="易呈翔" w:date="2026-08-22T17:22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设备数量</w:t>
              </w:r>
            </w:ins>
          </w:p>
        </w:tc>
      </w:tr>
      <w:tr w14:paraId="127290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742" w:author="易呈翔" w:date="2026-08-21T16:17:30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58F7EBF">
            <w:pPr>
              <w:jc w:val="left"/>
              <w:rPr>
                <w:ins w:id="3743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44" w:author="易呈翔" w:date="2026-08-21T17:11:4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已安排配送情况</w:t>
              </w:r>
            </w:ins>
            <w:ins w:id="3745" w:author="易呈翔" w:date="2026-08-21T17:11:4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集合</w:t>
              </w:r>
            </w:ins>
            <w:ins w:id="3746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(</w:t>
              </w:r>
            </w:ins>
            <w:ins w:id="3747" w:author="易呈翔" w:date="2026-08-21T17:11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distInfoList</w:t>
              </w:r>
            </w:ins>
            <w:ins w:id="3748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</w:tr>
      <w:tr w14:paraId="6D9749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749" w:author="易呈翔" w:date="2026-08-22T17:23:3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E4D5983">
            <w:pPr>
              <w:jc w:val="left"/>
              <w:rPr>
                <w:ins w:id="3750" w:author="易呈翔" w:date="2026-08-22T17:2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51" w:author="易呈翔" w:date="2026-08-22T17:23:35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需求计划明细标识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1E12AB1">
            <w:pPr>
              <w:jc w:val="left"/>
              <w:rPr>
                <w:ins w:id="3752" w:author="易呈翔" w:date="2026-08-22T17:23:3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53" w:author="易呈翔" w:date="2026-08-22T17:23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dmdPlanDetId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F21A8D4">
            <w:pPr>
              <w:jc w:val="left"/>
              <w:rPr>
                <w:ins w:id="3754" w:author="易呈翔" w:date="2026-08-22T17:2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55" w:author="易呈翔" w:date="2026-08-22T17:23:35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5FC089F">
            <w:pPr>
              <w:jc w:val="left"/>
              <w:rPr>
                <w:ins w:id="3756" w:author="易呈翔" w:date="2026-08-22T17:23:35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57" w:author="易呈翔" w:date="2026-08-22T17:23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E777113">
            <w:pPr>
              <w:jc w:val="left"/>
              <w:rPr>
                <w:ins w:id="3758" w:author="易呈翔" w:date="2026-08-22T17:23:35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59" w:author="易呈翔" w:date="2026-08-22T17:23:35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需求计划明细标识</w:t>
              </w:r>
            </w:ins>
          </w:p>
        </w:tc>
      </w:tr>
      <w:tr w14:paraId="211F01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760" w:author="易呈翔" w:date="2026-08-22T17:25:12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8058482">
            <w:pPr>
              <w:jc w:val="left"/>
              <w:rPr>
                <w:ins w:id="3761" w:author="易呈翔" w:date="2026-08-22T17:25:12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62" w:author="易呈翔" w:date="2026-08-22T17:28:1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</w:t>
              </w:r>
            </w:ins>
            <w:ins w:id="3763" w:author="易呈翔" w:date="2026-08-22T17:25:1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08C7802">
            <w:pPr>
              <w:jc w:val="left"/>
              <w:rPr>
                <w:ins w:id="3764" w:author="易呈翔" w:date="2026-08-22T17:25:12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65" w:author="易呈翔" w:date="2026-08-22T17:25:5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eastAsia="zh-CN"/>
                </w:rPr>
                <w:t>targetWhId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A45966A">
            <w:pPr>
              <w:jc w:val="left"/>
              <w:rPr>
                <w:ins w:id="3766" w:author="易呈翔" w:date="2026-08-22T17:25:12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67" w:author="易呈翔" w:date="2026-08-22T17:25:1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13E0DB2">
            <w:pPr>
              <w:jc w:val="left"/>
              <w:rPr>
                <w:ins w:id="3768" w:author="易呈翔" w:date="2026-08-22T17:25:12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69" w:author="易呈翔" w:date="2026-08-22T17:25:1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794F389">
            <w:pPr>
              <w:jc w:val="left"/>
              <w:rPr>
                <w:ins w:id="3770" w:author="易呈翔" w:date="2026-08-22T17:25:12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71" w:author="易呈翔" w:date="2026-08-22T17:28:18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</w:t>
              </w:r>
            </w:ins>
            <w:ins w:id="3772" w:author="易呈翔" w:date="2026-08-22T17:25:1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标识</w:t>
              </w:r>
            </w:ins>
          </w:p>
        </w:tc>
      </w:tr>
      <w:tr w14:paraId="623955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773" w:author="易呈翔" w:date="2026-08-22T17:25:12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80A977A">
            <w:pPr>
              <w:jc w:val="left"/>
              <w:rPr>
                <w:ins w:id="3774" w:author="易呈翔" w:date="2026-08-22T17:25:12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75" w:author="易呈翔" w:date="2026-08-22T17:28:16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</w:t>
              </w:r>
            </w:ins>
            <w:ins w:id="3776" w:author="易呈翔" w:date="2026-08-22T17:25:1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名称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53D1AD3">
            <w:pPr>
              <w:jc w:val="left"/>
              <w:rPr>
                <w:ins w:id="3777" w:author="易呈翔" w:date="2026-08-22T17:25:12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eastAsia="zh-CN"/>
              </w:rPr>
            </w:pPr>
            <w:ins w:id="3778" w:author="易呈翔" w:date="2026-08-22T17:27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eastAsia="zh-CN"/>
                </w:rPr>
                <w:t>targetWhName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8EA9018">
            <w:pPr>
              <w:jc w:val="left"/>
              <w:rPr>
                <w:ins w:id="3779" w:author="易呈翔" w:date="2026-08-22T17:25:12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80" w:author="易呈翔" w:date="2026-08-22T17:25:12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3781" w:author="易呈翔" w:date="2026-08-22T17:59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</w:t>
              </w:r>
            </w:ins>
            <w:ins w:id="3782" w:author="易呈翔" w:date="2026-08-22T17:59:1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28</w:t>
              </w:r>
            </w:ins>
            <w:ins w:id="3783" w:author="易呈翔" w:date="2026-08-22T17:25:12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7838F19">
            <w:pPr>
              <w:jc w:val="left"/>
              <w:rPr>
                <w:ins w:id="3784" w:author="易呈翔" w:date="2026-08-22T17:25:12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85" w:author="易呈翔" w:date="2026-08-22T17:25:1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F3A4A8F">
            <w:pPr>
              <w:jc w:val="left"/>
              <w:rPr>
                <w:ins w:id="3786" w:author="易呈翔" w:date="2026-08-22T17:25:12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87" w:author="易呈翔" w:date="2026-08-22T17:28:2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</w:t>
              </w:r>
            </w:ins>
            <w:ins w:id="3788" w:author="易呈翔" w:date="2026-08-22T17:25:1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名称</w:t>
              </w:r>
            </w:ins>
          </w:p>
        </w:tc>
      </w:tr>
      <w:tr w14:paraId="3ECAE7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789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E6AC766">
            <w:pPr>
              <w:jc w:val="left"/>
              <w:rPr>
                <w:ins w:id="3790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91" w:author="易呈翔" w:date="2026-08-22T17:31:15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配送计划日期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F7B7D60">
            <w:pPr>
              <w:jc w:val="left"/>
              <w:rPr>
                <w:ins w:id="3792" w:author="易呈翔" w:date="2026-08-21T16:17:30Z"/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793" w:author="易呈翔" w:date="2026-08-22T17:32:1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dist</w:t>
              </w:r>
            </w:ins>
            <w:ins w:id="3794" w:author="易呈翔" w:date="2026-08-22T17:32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Pla</w:t>
              </w:r>
            </w:ins>
            <w:ins w:id="3795" w:author="易呈翔" w:date="2026-08-22T17:32:1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</w:t>
              </w:r>
            </w:ins>
            <w:ins w:id="3796" w:author="易呈翔" w:date="2026-08-22T17:32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</w:t>
              </w:r>
            </w:ins>
            <w:ins w:id="3797" w:author="易呈翔" w:date="2026-08-22T17:32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at</w:t>
              </w:r>
            </w:ins>
            <w:ins w:id="3798" w:author="易呈翔" w:date="2026-08-22T17:32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30051A3">
            <w:pPr>
              <w:jc w:val="left"/>
              <w:rPr>
                <w:ins w:id="3799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00" w:author="易呈翔" w:date="2026-08-22T17:32:42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6B5475B">
            <w:pPr>
              <w:jc w:val="left"/>
              <w:rPr>
                <w:ins w:id="3801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02" w:author="易呈翔" w:date="2026-08-22T17:32:2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1AD949B">
            <w:pPr>
              <w:jc w:val="left"/>
              <w:rPr>
                <w:ins w:id="3803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04" w:author="易呈翔" w:date="2026-08-22T17:31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配送计划日期</w:t>
              </w:r>
            </w:ins>
            <w:ins w:id="3805" w:author="易呈翔" w:date="2026-08-22T17:32:5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,格式：yyyy-MM-dd</w:t>
              </w:r>
            </w:ins>
          </w:p>
        </w:tc>
      </w:tr>
      <w:tr w14:paraId="16D226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806" w:author="易呈翔" w:date="2026-08-22T17:31:2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B203C60">
            <w:pPr>
              <w:jc w:val="left"/>
              <w:rPr>
                <w:ins w:id="3807" w:author="易呈翔" w:date="2026-08-22T17:31:2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08" w:author="易呈翔" w:date="2026-08-22T17:31:2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设备类别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6C3780B">
            <w:pPr>
              <w:jc w:val="left"/>
              <w:rPr>
                <w:ins w:id="3809" w:author="易呈翔" w:date="2026-08-22T17:31:2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10" w:author="易呈翔" w:date="2026-08-22T17:31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equipCateg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44A115ED">
            <w:pPr>
              <w:jc w:val="left"/>
              <w:rPr>
                <w:ins w:id="3811" w:author="易呈翔" w:date="2026-08-22T17:31:2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12" w:author="易呈翔" w:date="2026-08-22T17:31:2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43E22D0">
            <w:pPr>
              <w:jc w:val="left"/>
              <w:rPr>
                <w:ins w:id="3813" w:author="易呈翔" w:date="2026-08-22T17:31:2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14" w:author="易呈翔" w:date="2026-08-22T17:31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34E3428B">
            <w:pPr>
              <w:jc w:val="left"/>
              <w:rPr>
                <w:ins w:id="3815" w:author="易呈翔" w:date="2026-08-22T17:31:2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16" w:author="易呈翔" w:date="2026-08-22T17:31:2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设备类别</w:t>
              </w:r>
            </w:ins>
          </w:p>
        </w:tc>
      </w:tr>
      <w:tr w14:paraId="60BED2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817" w:author="易呈翔" w:date="2026-08-22T17:31:2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69FE865">
            <w:pPr>
              <w:jc w:val="left"/>
              <w:rPr>
                <w:ins w:id="3818" w:author="易呈翔" w:date="2026-08-22T17:31:2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19" w:author="易呈翔" w:date="2026-08-22T17:31:2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3820" w:author="易呈翔" w:date="2026-08-22T17:31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分类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4EAEE7D">
            <w:pPr>
              <w:jc w:val="left"/>
              <w:rPr>
                <w:ins w:id="3821" w:author="易呈翔" w:date="2026-08-22T17:31:2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22" w:author="易呈翔" w:date="2026-08-22T17:31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equipCls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4433E4DB">
            <w:pPr>
              <w:jc w:val="left"/>
              <w:rPr>
                <w:ins w:id="3823" w:author="易呈翔" w:date="2026-08-22T17:31:2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24" w:author="易呈翔" w:date="2026-08-22T17:31:2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41FDC2E">
            <w:pPr>
              <w:jc w:val="left"/>
              <w:rPr>
                <w:ins w:id="3825" w:author="易呈翔" w:date="2026-08-22T17:31:2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26" w:author="易呈翔" w:date="2026-08-22T17:31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51A5487A">
            <w:pPr>
              <w:jc w:val="left"/>
              <w:rPr>
                <w:ins w:id="3827" w:author="易呈翔" w:date="2026-08-22T17:31:2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28" w:author="易呈翔" w:date="2026-08-22T17:31:2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3829" w:author="易呈翔" w:date="2026-08-22T17:31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分类</w:t>
              </w:r>
            </w:ins>
          </w:p>
        </w:tc>
      </w:tr>
      <w:tr w14:paraId="70613F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830" w:author="易呈翔" w:date="2026-08-22T17:31:2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CB020">
            <w:pPr>
              <w:jc w:val="left"/>
              <w:rPr>
                <w:ins w:id="3831" w:author="易呈翔" w:date="2026-08-22T17:31:2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32" w:author="易呈翔" w:date="2026-08-22T17:31:2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2DF3C9">
            <w:pPr>
              <w:jc w:val="left"/>
              <w:rPr>
                <w:ins w:id="3833" w:author="易呈翔" w:date="2026-08-22T17:31:2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34" w:author="易呈翔" w:date="2026-08-22T17:31:2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equipCode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0EFB884">
            <w:pPr>
              <w:jc w:val="left"/>
              <w:rPr>
                <w:ins w:id="3835" w:author="易呈翔" w:date="2026-08-22T17:31:2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36" w:author="易呈翔" w:date="2026-08-22T17:31:2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C46C9FF">
            <w:pPr>
              <w:jc w:val="left"/>
              <w:rPr>
                <w:ins w:id="3837" w:author="易呈翔" w:date="2026-08-22T17:31:2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38" w:author="易呈翔" w:date="2026-08-22T17:31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E15EEAC">
            <w:pPr>
              <w:jc w:val="left"/>
              <w:rPr>
                <w:ins w:id="3839" w:author="易呈翔" w:date="2026-08-22T17:31:2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40" w:author="易呈翔" w:date="2026-08-22T17:31:2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</w:t>
              </w:r>
            </w:ins>
          </w:p>
        </w:tc>
      </w:tr>
      <w:tr w14:paraId="49C277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841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2E8CEAC">
            <w:pPr>
              <w:jc w:val="left"/>
              <w:rPr>
                <w:ins w:id="3842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43" w:author="易呈翔" w:date="2026-08-22T17:31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计划数量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77A8E45">
            <w:pPr>
              <w:jc w:val="left"/>
              <w:rPr>
                <w:ins w:id="3844" w:author="易呈翔" w:date="2026-08-21T16:17:30Z"/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45" w:author="易呈翔" w:date="2026-08-22T17:32:0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</w:t>
              </w:r>
            </w:ins>
            <w:ins w:id="3846" w:author="易呈翔" w:date="2026-08-22T17:32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lan</w:t>
              </w:r>
            </w:ins>
            <w:ins w:id="3847" w:author="易呈翔" w:date="2026-08-22T17:32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Qt</w:t>
              </w:r>
            </w:ins>
            <w:ins w:id="3848" w:author="易呈翔" w:date="2026-08-22T17:32:0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E05E27D">
            <w:pPr>
              <w:jc w:val="left"/>
              <w:rPr>
                <w:ins w:id="3849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50" w:author="易呈翔" w:date="2026-08-22T17:31:58Z">
              <w:r>
                <w:rPr>
                  <w:rFonts w:hint="default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3851" w:author="易呈翔" w:date="2026-08-22T17:31:5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8</w:t>
              </w:r>
            </w:ins>
            <w:ins w:id="3852" w:author="易呈翔" w:date="2026-08-22T17:31:58Z">
              <w:r>
                <w:rPr>
                  <w:rFonts w:hint="default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3AC5A21">
            <w:pPr>
              <w:jc w:val="left"/>
              <w:rPr>
                <w:ins w:id="3853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54" w:author="易呈翔" w:date="2026-08-22T17:31:5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81A53DE">
            <w:pPr>
              <w:jc w:val="left"/>
              <w:rPr>
                <w:ins w:id="3855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56" w:author="易呈翔" w:date="2026-08-22T17:31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计划数量</w:t>
              </w:r>
            </w:ins>
          </w:p>
        </w:tc>
      </w:tr>
      <w:tr w14:paraId="302085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3857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4C454BAF">
            <w:pPr>
              <w:widowControl/>
              <w:jc w:val="left"/>
              <w:rPr>
                <w:ins w:id="3858" w:author="易呈翔" w:date="2026-08-21T16:17:30Z"/>
                <w:rFonts w:ascii="宋体" w:hAnsi="宋体" w:cs="宋体"/>
                <w:b/>
                <w:color w:val="000000"/>
                <w:kern w:val="0"/>
                <w:szCs w:val="21"/>
              </w:rPr>
            </w:pPr>
            <w:ins w:id="3859" w:author="易呈翔" w:date="2026-08-21T16:17:30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</w:rPr>
                <w:t>出参中文名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7B1D65EE">
            <w:pPr>
              <w:widowControl/>
              <w:jc w:val="left"/>
              <w:rPr>
                <w:ins w:id="3860" w:author="易呈翔" w:date="2026-08-21T16:17:30Z"/>
                <w:rFonts w:ascii="宋体" w:hAnsi="宋体" w:cs="宋体"/>
                <w:b/>
                <w:color w:val="000000"/>
                <w:kern w:val="0"/>
                <w:szCs w:val="21"/>
              </w:rPr>
            </w:pPr>
            <w:ins w:id="3861" w:author="易呈翔" w:date="2026-08-21T16:17:30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</w:rPr>
                <w:t>出参英文名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655CC7E9">
            <w:pPr>
              <w:widowControl/>
              <w:jc w:val="left"/>
              <w:rPr>
                <w:ins w:id="3862" w:author="易呈翔" w:date="2026-08-21T16:17:30Z"/>
                <w:rFonts w:hint="eastAsia" w:ascii="宋体" w:hAnsi="宋体" w:eastAsia="仿宋" w:cs="宋体"/>
                <w:b/>
                <w:color w:val="000000"/>
                <w:kern w:val="0"/>
                <w:szCs w:val="21"/>
                <w:lang w:eastAsia="zh-CN"/>
              </w:rPr>
            </w:pPr>
            <w:ins w:id="3863" w:author="易呈翔" w:date="2026-08-21T16:17:30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</w:rPr>
                <w:t>数据</w:t>
              </w:r>
            </w:ins>
            <w:ins w:id="3864" w:author="易呈翔" w:date="2026-08-21T16:17:30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  <w:lang w:val="en-US" w:eastAsia="zh-CN"/>
                </w:rPr>
                <w:t>格式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72D22C3D">
            <w:pPr>
              <w:widowControl/>
              <w:jc w:val="left"/>
              <w:rPr>
                <w:ins w:id="3865" w:author="易呈翔" w:date="2026-08-21T16:17:30Z"/>
                <w:rFonts w:ascii="宋体" w:hAnsi="宋体" w:cs="宋体"/>
                <w:b/>
                <w:color w:val="000000"/>
                <w:kern w:val="0"/>
                <w:szCs w:val="21"/>
              </w:rPr>
            </w:pPr>
            <w:ins w:id="3866" w:author="易呈翔" w:date="2026-08-21T16:17:30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</w:rPr>
                <w:t>是否必填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2F8EEB16">
            <w:pPr>
              <w:widowControl/>
              <w:jc w:val="left"/>
              <w:rPr>
                <w:ins w:id="3867" w:author="易呈翔" w:date="2026-08-21T16:17:30Z"/>
                <w:rFonts w:ascii="宋体" w:hAnsi="宋体" w:cs="宋体"/>
                <w:b/>
                <w:color w:val="000000"/>
                <w:kern w:val="0"/>
                <w:szCs w:val="21"/>
              </w:rPr>
            </w:pPr>
            <w:ins w:id="3868" w:author="易呈翔" w:date="2026-08-21T16:17:30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</w:rPr>
                <w:t>参数说明</w:t>
              </w:r>
            </w:ins>
          </w:p>
        </w:tc>
      </w:tr>
      <w:tr w14:paraId="295D09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ins w:id="3869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DA6EA93">
            <w:pPr>
              <w:widowControl/>
              <w:jc w:val="left"/>
              <w:textAlignment w:val="center"/>
              <w:rPr>
                <w:ins w:id="3870" w:author="易呈翔" w:date="2026-08-21T16:17:30Z"/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ins w:id="3871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结果标识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BB3D63C">
            <w:pPr>
              <w:widowControl/>
              <w:jc w:val="left"/>
              <w:textAlignment w:val="center"/>
              <w:rPr>
                <w:ins w:id="3872" w:author="易呈翔" w:date="2026-08-21T16:17:30Z"/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ins w:id="3873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resultFlag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0AC23C7">
            <w:pPr>
              <w:widowControl/>
              <w:jc w:val="left"/>
              <w:textAlignment w:val="center"/>
              <w:rPr>
                <w:ins w:id="3874" w:author="易呈翔" w:date="2026-08-21T16:17:30Z"/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ins w:id="3875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3C90F45">
            <w:pPr>
              <w:widowControl/>
              <w:jc w:val="left"/>
              <w:textAlignment w:val="center"/>
              <w:rPr>
                <w:ins w:id="3876" w:author="易呈翔" w:date="2026-08-21T16:17:30Z"/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ins w:id="3877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24AF5EB">
            <w:pPr>
              <w:widowControl/>
              <w:jc w:val="left"/>
              <w:textAlignment w:val="center"/>
              <w:rPr>
                <w:ins w:id="3878" w:author="易呈翔" w:date="2026-08-21T16:17:30Z"/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879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结果标识</w:t>
              </w:r>
            </w:ins>
            <w:ins w:id="3880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eastAsia="zh-CN"/>
                </w:rPr>
                <w:t>，</w:t>
              </w:r>
            </w:ins>
            <w:ins w:id="3881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1：成功，0：失败</w:t>
              </w:r>
            </w:ins>
          </w:p>
        </w:tc>
      </w:tr>
      <w:tr w14:paraId="472BAA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3882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7296D2C">
            <w:pPr>
              <w:widowControl/>
              <w:jc w:val="left"/>
              <w:textAlignment w:val="center"/>
              <w:rPr>
                <w:ins w:id="3883" w:author="易呈翔" w:date="2026-08-21T16:17:30Z"/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ins w:id="3884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错误信息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8723A15">
            <w:pPr>
              <w:widowControl/>
              <w:jc w:val="left"/>
              <w:textAlignment w:val="center"/>
              <w:rPr>
                <w:ins w:id="3885" w:author="易呈翔" w:date="2026-08-21T16:17:30Z"/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ins w:id="3886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errorInfo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320788B">
            <w:pPr>
              <w:widowControl/>
              <w:jc w:val="left"/>
              <w:textAlignment w:val="center"/>
              <w:rPr>
                <w:ins w:id="3887" w:author="易呈翔" w:date="2026-08-21T16:17:30Z"/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ins w:id="3888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VARCHAR2(1024)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0D7D2F7">
            <w:pPr>
              <w:widowControl/>
              <w:jc w:val="left"/>
              <w:textAlignment w:val="center"/>
              <w:rPr>
                <w:ins w:id="3889" w:author="易呈翔" w:date="2026-08-21T16:17:30Z"/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ins w:id="3890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否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752E7BD">
            <w:pPr>
              <w:widowControl/>
              <w:jc w:val="left"/>
              <w:textAlignment w:val="center"/>
              <w:rPr>
                <w:ins w:id="3891" w:author="易呈翔" w:date="2026-08-21T16:17:30Z"/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ins w:id="3892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错误信息</w:t>
              </w:r>
            </w:ins>
          </w:p>
        </w:tc>
      </w:tr>
      <w:tr w14:paraId="282C38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3893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BC64B8B">
            <w:pPr>
              <w:widowControl/>
              <w:jc w:val="both"/>
              <w:textAlignment w:val="center"/>
              <w:rPr>
                <w:ins w:id="3894" w:author="易呈翔" w:date="2026-08-21T16:17:30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3895" w:author="易呈翔" w:date="2026-08-22T17:33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</w:t>
              </w:r>
            </w:ins>
            <w:ins w:id="3896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计划排程明细信息集合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88C0D10">
            <w:pPr>
              <w:widowControl/>
              <w:jc w:val="both"/>
              <w:textAlignment w:val="center"/>
              <w:rPr>
                <w:ins w:id="3897" w:author="易呈翔" w:date="2026-08-21T16:17:30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3898" w:author="易呈翔" w:date="2026-08-22T17:33:5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</w:t>
              </w:r>
            </w:ins>
            <w:ins w:id="3899" w:author="易呈翔" w:date="2026-08-22T17:33:5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ist</w:t>
              </w:r>
            </w:ins>
            <w:ins w:id="3900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PlanSchedulingchList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1A1D8B8">
            <w:pPr>
              <w:widowControl/>
              <w:jc w:val="both"/>
              <w:textAlignment w:val="center"/>
              <w:rPr>
                <w:ins w:id="3901" w:author="易呈翔" w:date="2026-08-21T16:17:30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3902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A6CAEE5">
            <w:pPr>
              <w:widowControl/>
              <w:jc w:val="both"/>
              <w:textAlignment w:val="center"/>
              <w:rPr>
                <w:ins w:id="3903" w:author="易呈翔" w:date="2026-08-21T16:17:30Z"/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3904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 w:bidi="ar-SA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4BB0B45">
            <w:pPr>
              <w:widowControl/>
              <w:jc w:val="both"/>
              <w:textAlignment w:val="center"/>
              <w:rPr>
                <w:ins w:id="3905" w:author="易呈翔" w:date="2026-08-21T16:17:30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3906" w:author="易呈翔" w:date="2026-08-22T17:34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</w:t>
              </w:r>
            </w:ins>
            <w:ins w:id="3907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排程计划明细信息集合</w:t>
              </w:r>
            </w:ins>
          </w:p>
        </w:tc>
      </w:tr>
      <w:tr w14:paraId="08E8CE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3908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3E52C60">
            <w:pPr>
              <w:widowControl/>
              <w:jc w:val="both"/>
              <w:textAlignment w:val="center"/>
              <w:rPr>
                <w:ins w:id="3909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10" w:author="易呈翔" w:date="2026-08-22T17:34:2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缺口</w:t>
              </w:r>
            </w:ins>
            <w:ins w:id="3911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告警清单集合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8E7CF72">
            <w:pPr>
              <w:widowControl/>
              <w:jc w:val="both"/>
              <w:textAlignment w:val="center"/>
              <w:rPr>
                <w:ins w:id="3912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13" w:author="易呈翔" w:date="2026-08-22T17:37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s</w:t>
              </w:r>
            </w:ins>
            <w:ins w:id="3914" w:author="易呈翔" w:date="2026-08-22T17:37:5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to</w:t>
              </w:r>
            </w:ins>
            <w:ins w:id="3915" w:author="易呈翔" w:date="2026-08-22T17:38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ck</w:t>
              </w:r>
            </w:ins>
            <w:ins w:id="3916" w:author="易呈翔" w:date="2026-08-22T17:38:1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G</w:t>
              </w:r>
            </w:ins>
            <w:ins w:id="3917" w:author="易呈翔" w:date="2026-08-22T17:38:1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</w:t>
              </w:r>
            </w:ins>
            <w:ins w:id="3918" w:author="易呈翔" w:date="2026-08-22T17:38:1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</w:t>
              </w:r>
            </w:ins>
            <w:ins w:id="3919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AlarmList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13FB90F">
            <w:pPr>
              <w:widowControl/>
              <w:jc w:val="both"/>
              <w:textAlignment w:val="center"/>
              <w:rPr>
                <w:ins w:id="3920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21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ABB2A68">
            <w:pPr>
              <w:widowControl/>
              <w:jc w:val="both"/>
              <w:textAlignment w:val="center"/>
              <w:rPr>
                <w:ins w:id="3922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3923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 w:bidi="ar-SA"/>
                </w:rPr>
                <w:t>否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770502F">
            <w:pPr>
              <w:widowControl/>
              <w:jc w:val="both"/>
              <w:textAlignment w:val="center"/>
              <w:rPr>
                <w:ins w:id="3924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25" w:author="易呈翔" w:date="2026-08-22T17:34:3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缺口</w:t>
              </w:r>
            </w:ins>
            <w:ins w:id="3926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告警清单集合</w:t>
              </w:r>
            </w:ins>
          </w:p>
        </w:tc>
      </w:tr>
      <w:tr w14:paraId="37E004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3927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4CC3321">
            <w:pPr>
              <w:widowControl/>
              <w:jc w:val="both"/>
              <w:textAlignment w:val="center"/>
              <w:rPr>
                <w:ins w:id="3928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29" w:author="易呈翔" w:date="2026-08-22T17:35:5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净需求</w:t>
              </w:r>
            </w:ins>
            <w:ins w:id="3930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5107C0">
            <w:pPr>
              <w:widowControl/>
              <w:jc w:val="both"/>
              <w:textAlignment w:val="center"/>
              <w:rPr>
                <w:ins w:id="3931" w:author="易呈翔" w:date="2026-08-21T16:17:30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32" w:author="易呈翔" w:date="2026-08-22T17:40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dist</w:t>
              </w:r>
            </w:ins>
            <w:ins w:id="3933" w:author="易呈翔" w:date="2026-08-22T17:39:5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Allocation</w:t>
              </w:r>
            </w:ins>
            <w:ins w:id="3934" w:author="易呈翔" w:date="2026-08-22T17:39:5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E258122">
            <w:pPr>
              <w:widowControl/>
              <w:jc w:val="both"/>
              <w:textAlignment w:val="center"/>
              <w:rPr>
                <w:ins w:id="3935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36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B4F73FF">
            <w:pPr>
              <w:widowControl/>
              <w:jc w:val="both"/>
              <w:textAlignment w:val="center"/>
              <w:rPr>
                <w:ins w:id="3937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ins w:id="3938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 w:bidi="ar-SA"/>
                </w:rPr>
                <w:t>否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E902A51">
            <w:pPr>
              <w:widowControl/>
              <w:jc w:val="both"/>
              <w:textAlignment w:val="center"/>
              <w:rPr>
                <w:ins w:id="3939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40" w:author="易呈翔" w:date="2026-08-22T17:36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净需求集合</w:t>
              </w:r>
            </w:ins>
            <w:ins w:id="3941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，辅助算法数据排查，不做记录</w:t>
              </w:r>
            </w:ins>
          </w:p>
        </w:tc>
      </w:tr>
      <w:tr w14:paraId="2B7D82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3942" w:author="易呈翔" w:date="2026-08-21T16:17:30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4E73967">
            <w:pPr>
              <w:widowControl/>
              <w:jc w:val="left"/>
              <w:textAlignment w:val="center"/>
              <w:rPr>
                <w:ins w:id="3943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3944" w:author="易呈翔" w:date="2026-08-22T17:40:3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配送计划排程明细信息集合</w:t>
              </w:r>
            </w:ins>
            <w:ins w:id="3945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（</w:t>
              </w:r>
            </w:ins>
            <w:ins w:id="3946" w:author="易呈翔" w:date="2026-08-22T17:40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distPlanSchedulingchList</w:t>
              </w:r>
            </w:ins>
            <w:ins w:id="3947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）</w:t>
              </w:r>
            </w:ins>
          </w:p>
        </w:tc>
      </w:tr>
      <w:tr w14:paraId="15A24D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948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C9EFD18">
            <w:pPr>
              <w:widowControl/>
              <w:jc w:val="both"/>
              <w:textAlignment w:val="center"/>
              <w:rPr>
                <w:ins w:id="3949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50" w:author="易呈翔" w:date="2026-08-22T17:41:3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配送计划日期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07B6E8">
            <w:pPr>
              <w:widowControl/>
              <w:jc w:val="both"/>
              <w:textAlignment w:val="center"/>
              <w:rPr>
                <w:ins w:id="3951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52" w:author="易呈翔" w:date="2026-08-22T17:52:4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dist</w:t>
              </w:r>
            </w:ins>
            <w:ins w:id="3953" w:author="易呈翔" w:date="2026-08-22T17:52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</w:t>
              </w:r>
            </w:ins>
            <w:ins w:id="3954" w:author="易呈翔" w:date="2026-08-22T17:52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lan</w:t>
              </w:r>
            </w:ins>
            <w:ins w:id="3955" w:author="易呈翔" w:date="2026-08-22T17:52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Da</w:t>
              </w:r>
            </w:ins>
            <w:ins w:id="3956" w:author="易呈翔" w:date="2026-08-22T17:52:5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7FB33FA">
            <w:pPr>
              <w:widowControl/>
              <w:jc w:val="both"/>
              <w:textAlignment w:val="center"/>
              <w:rPr>
                <w:ins w:id="3957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58" w:author="易呈翔" w:date="2026-08-22T17:52:5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3959" w:author="易呈翔" w:date="2026-08-22T17:53:0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32</w:t>
              </w:r>
            </w:ins>
            <w:ins w:id="3960" w:author="易呈翔" w:date="2026-08-22T17:52:5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D19672C">
            <w:pPr>
              <w:widowControl/>
              <w:jc w:val="both"/>
              <w:textAlignment w:val="center"/>
              <w:rPr>
                <w:ins w:id="3961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62" w:author="易呈翔" w:date="2026-08-22T17:53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1C3D45F">
            <w:pPr>
              <w:widowControl/>
              <w:jc w:val="both"/>
              <w:textAlignment w:val="center"/>
              <w:rPr>
                <w:ins w:id="3963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64" w:author="易呈翔" w:date="2026-08-22T17:53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配送计划日期</w:t>
              </w:r>
            </w:ins>
            <w:ins w:id="3965" w:author="易呈翔" w:date="2026-08-22T17:53:4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，格式：yyyy-MM-dd</w:t>
              </w:r>
            </w:ins>
          </w:p>
        </w:tc>
      </w:tr>
      <w:tr w14:paraId="2906E5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966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0E52129">
            <w:pPr>
              <w:widowControl/>
              <w:jc w:val="both"/>
              <w:textAlignment w:val="center"/>
              <w:rPr>
                <w:ins w:id="3967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68" w:author="易呈翔" w:date="2026-08-22T17:41:5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配送接收日期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5C138F3">
            <w:pPr>
              <w:widowControl/>
              <w:jc w:val="both"/>
              <w:textAlignment w:val="center"/>
              <w:rPr>
                <w:ins w:id="3969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70" w:author="易呈翔" w:date="2026-08-22T17:54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r</w:t>
              </w:r>
            </w:ins>
            <w:ins w:id="3971" w:author="易呈翔" w:date="2026-08-22T17:54:1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eceive</w:t>
              </w:r>
            </w:ins>
            <w:ins w:id="3972" w:author="易呈翔" w:date="2026-08-22T17:54:2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Plan</w:t>
              </w:r>
            </w:ins>
            <w:ins w:id="3973" w:author="易呈翔" w:date="2026-08-22T17:54:1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Date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5168DA8">
            <w:pPr>
              <w:widowControl/>
              <w:jc w:val="both"/>
              <w:textAlignment w:val="center"/>
              <w:rPr>
                <w:ins w:id="3974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75" w:author="易呈翔" w:date="2026-08-22T17:54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D7B0205">
            <w:pPr>
              <w:widowControl/>
              <w:ind w:firstLine="0"/>
              <w:jc w:val="both"/>
              <w:textAlignment w:val="center"/>
              <w:rPr>
                <w:ins w:id="3976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77" w:author="易呈翔" w:date="2026-08-22T18:21:4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F1BD1ED">
            <w:pPr>
              <w:widowControl/>
              <w:jc w:val="both"/>
              <w:textAlignment w:val="center"/>
              <w:rPr>
                <w:ins w:id="3978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79" w:author="易呈翔" w:date="2026-08-22T17:54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配送接收日期</w:t>
              </w:r>
            </w:ins>
            <w:ins w:id="3980" w:author="易呈翔" w:date="2026-08-22T17:54:3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,</w:t>
              </w:r>
            </w:ins>
            <w:ins w:id="3981" w:author="易呈翔" w:date="2026-08-22T17:54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格式：yyyy-MM-dd</w:t>
              </w:r>
            </w:ins>
          </w:p>
        </w:tc>
      </w:tr>
      <w:tr w14:paraId="3ADB32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982" w:author="易呈翔" w:date="2026-08-22T17:50:53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017547">
            <w:pPr>
              <w:widowControl/>
              <w:jc w:val="both"/>
              <w:textAlignment w:val="center"/>
              <w:rPr>
                <w:ins w:id="3983" w:author="易呈翔" w:date="2026-08-22T17:50:53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84" w:author="易呈翔" w:date="2026-08-22T17:50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所属月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C81B8C9">
            <w:pPr>
              <w:widowControl/>
              <w:jc w:val="both"/>
              <w:textAlignment w:val="center"/>
              <w:rPr>
                <w:ins w:id="3985" w:author="易呈翔" w:date="2026-08-22T17:50:53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86" w:author="易呈翔" w:date="2026-08-22T17:50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planYm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E2FFB7E">
            <w:pPr>
              <w:widowControl/>
              <w:jc w:val="both"/>
              <w:textAlignment w:val="center"/>
              <w:rPr>
                <w:ins w:id="3987" w:author="易呈翔" w:date="2026-08-22T17:50:53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88" w:author="易呈翔" w:date="2026-08-22T17:50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91A86D2">
            <w:pPr>
              <w:widowControl/>
              <w:jc w:val="both"/>
              <w:textAlignment w:val="center"/>
              <w:rPr>
                <w:ins w:id="3989" w:author="易呈翔" w:date="2026-08-22T17:50:53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90" w:author="易呈翔" w:date="2026-08-22T17:50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C843721">
            <w:pPr>
              <w:widowControl/>
              <w:jc w:val="both"/>
              <w:textAlignment w:val="center"/>
              <w:rPr>
                <w:ins w:id="3991" w:author="易呈翔" w:date="2026-08-22T17:50:53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92" w:author="易呈翔" w:date="2026-08-22T17:50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所属月,格式：yyyy-MM</w:t>
              </w:r>
            </w:ins>
          </w:p>
        </w:tc>
      </w:tr>
      <w:tr w14:paraId="1F7BE1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993" w:author="易呈翔" w:date="2026-08-22T17:50:53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615AFBD">
            <w:pPr>
              <w:widowControl/>
              <w:jc w:val="both"/>
              <w:textAlignment w:val="center"/>
              <w:rPr>
                <w:ins w:id="3994" w:author="易呈翔" w:date="2026-08-22T17:50:53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95" w:author="易呈翔" w:date="2026-08-22T17:50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所属周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951B502">
            <w:pPr>
              <w:widowControl/>
              <w:jc w:val="both"/>
              <w:textAlignment w:val="center"/>
              <w:rPr>
                <w:ins w:id="3996" w:author="易呈翔" w:date="2026-08-22T17:50:53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97" w:author="易呈翔" w:date="2026-08-22T17:50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planWeek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70A94A8">
            <w:pPr>
              <w:widowControl/>
              <w:jc w:val="both"/>
              <w:textAlignment w:val="center"/>
              <w:rPr>
                <w:ins w:id="3998" w:author="易呈翔" w:date="2026-08-22T17:50:53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3999" w:author="易呈翔" w:date="2026-08-22T17:50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E21E66D">
            <w:pPr>
              <w:widowControl/>
              <w:jc w:val="both"/>
              <w:textAlignment w:val="center"/>
              <w:rPr>
                <w:ins w:id="4000" w:author="易呈翔" w:date="2026-08-22T17:50:53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01" w:author="易呈翔" w:date="2026-08-22T17:50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2BEFBBE">
            <w:pPr>
              <w:widowControl/>
              <w:jc w:val="both"/>
              <w:textAlignment w:val="center"/>
              <w:rPr>
                <w:ins w:id="4002" w:author="易呈翔" w:date="2026-08-22T17:50:53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03" w:author="易呈翔" w:date="2026-08-22T17:50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所属周，格式：yyyy-Www，ISO 8601 标准的年周格式，例如：2026-W34</w:t>
              </w:r>
            </w:ins>
          </w:p>
        </w:tc>
      </w:tr>
      <w:tr w14:paraId="47712D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004" w:author="易呈翔" w:date="2026-08-22T17:49:14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45A00C5">
            <w:pPr>
              <w:jc w:val="both"/>
              <w:rPr>
                <w:ins w:id="4005" w:author="易呈翔" w:date="2026-08-22T17:49:1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06" w:author="易呈翔" w:date="2026-08-22T17:49:1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需求计划明细标识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1CC6534">
            <w:pPr>
              <w:jc w:val="both"/>
              <w:rPr>
                <w:ins w:id="4007" w:author="易呈翔" w:date="2026-08-22T17:49:14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08" w:author="易呈翔" w:date="2026-08-22T17:49:1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dmdPlanDetId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35F1D09">
            <w:pPr>
              <w:jc w:val="both"/>
              <w:rPr>
                <w:ins w:id="4009" w:author="易呈翔" w:date="2026-08-22T17:49:1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10" w:author="易呈翔" w:date="2026-08-22T17:49:1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FFB8218">
            <w:pPr>
              <w:jc w:val="both"/>
              <w:rPr>
                <w:ins w:id="4011" w:author="易呈翔" w:date="2026-08-22T17:49:14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12" w:author="易呈翔" w:date="2026-08-22T17:49:1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1273561">
            <w:pPr>
              <w:jc w:val="both"/>
              <w:rPr>
                <w:ins w:id="4013" w:author="易呈翔" w:date="2026-08-22T17:49:1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14" w:author="易呈翔" w:date="2026-08-22T17:49:1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需求计划明细标识</w:t>
              </w:r>
            </w:ins>
          </w:p>
        </w:tc>
      </w:tr>
      <w:tr w14:paraId="73666F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015" w:author="易呈翔" w:date="2026-08-22T17:49:4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AC98E9F">
            <w:pPr>
              <w:jc w:val="both"/>
              <w:rPr>
                <w:ins w:id="4016" w:author="易呈翔" w:date="2026-08-22T17:49:4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17" w:author="易呈翔" w:date="2026-08-22T17:49:4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需求计划编号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4171475">
            <w:pPr>
              <w:jc w:val="both"/>
              <w:rPr>
                <w:ins w:id="4018" w:author="易呈翔" w:date="2026-08-22T17:49:4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19" w:author="易呈翔" w:date="2026-08-22T17:49:4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dmdPlanNo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58BAD18">
            <w:pPr>
              <w:jc w:val="both"/>
              <w:rPr>
                <w:ins w:id="4020" w:author="易呈翔" w:date="2026-08-22T17:49:4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21" w:author="易呈翔" w:date="2026-08-22T17:49:4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4022" w:author="易呈翔" w:date="2026-08-22T17:49:4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16</w:t>
              </w:r>
            </w:ins>
            <w:ins w:id="4023" w:author="易呈翔" w:date="2026-08-22T17:49:4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AB26223">
            <w:pPr>
              <w:jc w:val="both"/>
              <w:rPr>
                <w:ins w:id="4024" w:author="易呈翔" w:date="2026-08-22T17:49:4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25" w:author="易呈翔" w:date="2026-08-22T17:49:4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B046030">
            <w:pPr>
              <w:jc w:val="both"/>
              <w:rPr>
                <w:ins w:id="4026" w:author="易呈翔" w:date="2026-08-22T17:49:4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27" w:author="易呈翔" w:date="2026-08-22T17:49:4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需求计划编号</w:t>
              </w:r>
            </w:ins>
          </w:p>
        </w:tc>
      </w:tr>
      <w:tr w14:paraId="1549F0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028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B2438B0">
            <w:pPr>
              <w:widowControl/>
              <w:jc w:val="both"/>
              <w:textAlignment w:val="auto"/>
              <w:rPr>
                <w:ins w:id="4029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30" w:author="易呈翔" w:date="2026-08-22T18:05:36Z">
              <w:r>
                <w:rPr>
                  <w:rFonts w:hint="eastAsia" w:ascii="宋体" w:hAnsi="宋体" w:cs="宋体" w:eastAsiaTheme="minorEastAsia"/>
                  <w:strike w:val="0"/>
                  <w:dstrike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配送目标单位编号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D20190B">
            <w:pPr>
              <w:widowControl/>
              <w:jc w:val="both"/>
              <w:textAlignment w:val="auto"/>
              <w:rPr>
                <w:ins w:id="4031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32" w:author="易呈翔" w:date="2026-08-22T18:05:4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</w:t>
              </w:r>
            </w:ins>
            <w:ins w:id="4033" w:author="易呈翔" w:date="2026-08-22T18:05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ist</w:t>
              </w:r>
            </w:ins>
            <w:ins w:id="4034" w:author="易呈翔" w:date="2026-08-22T18:05:4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Org</w:t>
              </w:r>
            </w:ins>
            <w:ins w:id="4035" w:author="易呈翔" w:date="2026-08-22T18:05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5904ED1">
            <w:pPr>
              <w:widowControl/>
              <w:jc w:val="both"/>
              <w:textAlignment w:val="auto"/>
              <w:rPr>
                <w:ins w:id="4036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37" w:author="易呈翔" w:date="2026-08-22T18:07:5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4038" w:author="易呈翔" w:date="2026-08-22T18:08:0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32</w:t>
              </w:r>
            </w:ins>
            <w:ins w:id="4039" w:author="易呈翔" w:date="2026-08-22T18:07:5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DECBBCC">
            <w:pPr>
              <w:widowControl/>
              <w:jc w:val="both"/>
              <w:textAlignment w:val="auto"/>
              <w:rPr>
                <w:ins w:id="4040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41" w:author="易呈翔" w:date="2026-08-22T18:07:5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03DAB3D">
            <w:pPr>
              <w:widowControl/>
              <w:jc w:val="both"/>
              <w:textAlignment w:val="auto"/>
              <w:rPr>
                <w:ins w:id="4042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43" w:author="易呈翔" w:date="2026-08-22T18:08:26Z">
              <w:r>
                <w:rPr>
                  <w:rFonts w:hint="eastAsia" w:ascii="宋体" w:hAnsi="宋体" w:cs="宋体" w:eastAsiaTheme="minorEastAsia"/>
                  <w:strike w:val="0"/>
                  <w:dstrike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配送目标单位编号</w:t>
              </w:r>
            </w:ins>
          </w:p>
        </w:tc>
      </w:tr>
      <w:tr w14:paraId="342AB4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044" w:author="易呈翔" w:date="2026-08-22T18:05:2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506DE6E">
            <w:pPr>
              <w:widowControl/>
              <w:jc w:val="both"/>
              <w:textAlignment w:val="auto"/>
              <w:rPr>
                <w:ins w:id="4045" w:author="易呈翔" w:date="2026-08-22T18:05:2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46" w:author="易呈翔" w:date="2026-08-22T18:05:40Z">
              <w:r>
                <w:rPr>
                  <w:rFonts w:hint="eastAsia" w:ascii="宋体" w:hAnsi="宋体" w:cs="宋体" w:eastAsiaTheme="minorEastAsia"/>
                  <w:strike w:val="0"/>
                  <w:dstrike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配送目标单位名称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7076A27">
            <w:pPr>
              <w:widowControl/>
              <w:jc w:val="both"/>
              <w:textAlignment w:val="auto"/>
              <w:rPr>
                <w:ins w:id="4047" w:author="易呈翔" w:date="2026-08-22T18:05:2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48" w:author="易呈翔" w:date="2026-08-22T18:05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dis</w:t>
              </w:r>
            </w:ins>
            <w:ins w:id="4049" w:author="易呈翔" w:date="2026-08-22T18:05:5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</w:t>
              </w:r>
            </w:ins>
            <w:ins w:id="4050" w:author="易呈翔" w:date="2026-08-22T18:05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Org</w:t>
              </w:r>
            </w:ins>
            <w:ins w:id="4051" w:author="易呈翔" w:date="2026-08-22T18:05:5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</w:t>
              </w:r>
            </w:ins>
            <w:ins w:id="4052" w:author="易呈翔" w:date="2026-08-22T18:05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95E8F9D">
            <w:pPr>
              <w:widowControl/>
              <w:jc w:val="both"/>
              <w:textAlignment w:val="auto"/>
              <w:rPr>
                <w:ins w:id="4053" w:author="易呈翔" w:date="2026-08-22T18:05:2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54" w:author="易呈翔" w:date="2026-08-22T18:07:53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4055" w:author="易呈翔" w:date="2026-08-22T18:07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128</w:t>
              </w:r>
            </w:ins>
            <w:ins w:id="4056" w:author="易呈翔" w:date="2026-08-22T18:07:53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D432F3D">
            <w:pPr>
              <w:widowControl/>
              <w:jc w:val="both"/>
              <w:textAlignment w:val="auto"/>
              <w:rPr>
                <w:ins w:id="4057" w:author="易呈翔" w:date="2026-08-22T18:05:2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58" w:author="易呈翔" w:date="2026-08-22T18:07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1582246">
            <w:pPr>
              <w:widowControl/>
              <w:jc w:val="both"/>
              <w:textAlignment w:val="auto"/>
              <w:rPr>
                <w:ins w:id="4059" w:author="易呈翔" w:date="2026-08-22T18:05:2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60" w:author="易呈翔" w:date="2026-08-22T18:08:22Z">
              <w:r>
                <w:rPr>
                  <w:rFonts w:hint="eastAsia" w:ascii="宋体" w:hAnsi="宋体" w:cs="宋体" w:eastAsiaTheme="minorEastAsia"/>
                  <w:strike w:val="0"/>
                  <w:dstrike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配送目标单位名称</w:t>
              </w:r>
            </w:ins>
          </w:p>
        </w:tc>
      </w:tr>
      <w:tr w14:paraId="3589EA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061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39DB451">
            <w:pPr>
              <w:widowControl/>
              <w:jc w:val="both"/>
              <w:textAlignment w:val="auto"/>
              <w:rPr>
                <w:ins w:id="4062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63" w:author="易呈翔" w:date="2026-08-22T17:42:3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5A28B41">
            <w:pPr>
              <w:widowControl/>
              <w:jc w:val="both"/>
              <w:textAlignment w:val="auto"/>
              <w:rPr>
                <w:ins w:id="4064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65" w:author="易呈翔" w:date="2026-08-22T18:01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ta</w:t>
              </w:r>
            </w:ins>
            <w:ins w:id="4066" w:author="易呈翔" w:date="2026-08-22T18:01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rge</w:t>
              </w:r>
            </w:ins>
            <w:ins w:id="4067" w:author="易呈翔" w:date="2026-08-22T18:01:1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</w:t>
              </w:r>
            </w:ins>
            <w:ins w:id="4068" w:author="易呈翔" w:date="2026-08-22T18:01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W</w:t>
              </w:r>
            </w:ins>
            <w:ins w:id="4069" w:author="易呈翔" w:date="2026-08-22T17:57:3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h</w:t>
              </w:r>
            </w:ins>
            <w:ins w:id="4070" w:author="易呈翔" w:date="2026-08-22T17:57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I</w:t>
              </w:r>
            </w:ins>
            <w:ins w:id="4071" w:author="易呈翔" w:date="2026-08-22T17:57:3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B736E7E">
            <w:pPr>
              <w:widowControl/>
              <w:jc w:val="both"/>
              <w:textAlignment w:val="auto"/>
              <w:rPr>
                <w:ins w:id="4072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73" w:author="易呈翔" w:date="2026-08-22T17:58:1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E502684">
            <w:pPr>
              <w:widowControl/>
              <w:jc w:val="both"/>
              <w:textAlignment w:val="auto"/>
              <w:rPr>
                <w:ins w:id="4074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75" w:author="易呈翔" w:date="2026-08-22T17:58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65ACD78">
            <w:pPr>
              <w:widowControl/>
              <w:jc w:val="both"/>
              <w:textAlignment w:val="auto"/>
              <w:rPr>
                <w:ins w:id="4076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77" w:author="易呈翔" w:date="2026-08-22T17:58:3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配送目标库房标识</w:t>
              </w:r>
            </w:ins>
          </w:p>
        </w:tc>
      </w:tr>
      <w:tr w14:paraId="3874E4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078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E018AE4">
            <w:pPr>
              <w:widowControl/>
              <w:jc w:val="both"/>
              <w:textAlignment w:val="auto"/>
              <w:rPr>
                <w:ins w:id="4079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80" w:author="易呈翔" w:date="2026-08-22T17:43:2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配送目标库房名称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1D0C9DE">
            <w:pPr>
              <w:widowControl/>
              <w:jc w:val="both"/>
              <w:textAlignment w:val="auto"/>
              <w:rPr>
                <w:ins w:id="4081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82" w:author="易呈翔" w:date="2026-08-22T18:01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targe</w:t>
              </w:r>
            </w:ins>
            <w:ins w:id="4083" w:author="易呈翔" w:date="2026-08-22T18:01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</w:t>
              </w:r>
            </w:ins>
            <w:ins w:id="4084" w:author="易呈翔" w:date="2026-08-22T18:01:3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W</w:t>
              </w:r>
            </w:ins>
            <w:ins w:id="4085" w:author="易呈翔" w:date="2026-08-22T17:57:4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hNa</w:t>
              </w:r>
            </w:ins>
            <w:ins w:id="4086" w:author="易呈翔" w:date="2026-08-22T17:57:4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063D1A4">
            <w:pPr>
              <w:widowControl/>
              <w:jc w:val="both"/>
              <w:textAlignment w:val="auto"/>
              <w:rPr>
                <w:ins w:id="4087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88" w:author="易呈翔" w:date="2026-08-22T17:58:2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4089" w:author="易呈翔" w:date="2026-08-22T17:58:2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12</w:t>
              </w:r>
            </w:ins>
            <w:ins w:id="4090" w:author="易呈翔" w:date="2026-08-22T17:58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8</w:t>
              </w:r>
            </w:ins>
            <w:ins w:id="4091" w:author="易呈翔" w:date="2026-08-22T17:58:21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AF2265D">
            <w:pPr>
              <w:widowControl/>
              <w:jc w:val="both"/>
              <w:textAlignment w:val="auto"/>
              <w:rPr>
                <w:ins w:id="4092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93" w:author="易呈翔" w:date="2026-08-22T17:58:2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9B014E4">
            <w:pPr>
              <w:widowControl/>
              <w:jc w:val="both"/>
              <w:textAlignment w:val="auto"/>
              <w:rPr>
                <w:ins w:id="4094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95" w:author="易呈翔" w:date="2026-08-22T17:58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配送目标库房名称</w:t>
              </w:r>
            </w:ins>
          </w:p>
        </w:tc>
      </w:tr>
      <w:tr w14:paraId="13B20E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096" w:author="易呈翔" w:date="2026-08-22T17:55:39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5EDDAA">
            <w:pPr>
              <w:jc w:val="both"/>
              <w:rPr>
                <w:ins w:id="4097" w:author="易呈翔" w:date="2026-08-22T17:55:3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098" w:author="易呈翔" w:date="2026-08-22T17:55:3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设备类别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26FA66">
            <w:pPr>
              <w:jc w:val="both"/>
              <w:rPr>
                <w:ins w:id="4099" w:author="易呈翔" w:date="2026-08-22T17:55:3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100" w:author="易呈翔" w:date="2026-08-22T17:55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equipCateg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1BBAE2D">
            <w:pPr>
              <w:jc w:val="both"/>
              <w:rPr>
                <w:ins w:id="4101" w:author="易呈翔" w:date="2026-08-22T17:55:3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102" w:author="易呈翔" w:date="2026-08-22T17:55:3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9D5A9DA">
            <w:pPr>
              <w:jc w:val="both"/>
              <w:rPr>
                <w:ins w:id="4103" w:author="易呈翔" w:date="2026-08-22T17:55:3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104" w:author="易呈翔" w:date="2026-08-22T17:55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6B7FEAF">
            <w:pPr>
              <w:jc w:val="both"/>
              <w:rPr>
                <w:ins w:id="4105" w:author="易呈翔" w:date="2026-08-22T17:55:3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106" w:author="易呈翔" w:date="2026-08-22T17:55:3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设备类别</w:t>
              </w:r>
            </w:ins>
          </w:p>
        </w:tc>
      </w:tr>
      <w:tr w14:paraId="39D5FF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107" w:author="易呈翔" w:date="2026-08-22T17:55:39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C4DC75">
            <w:pPr>
              <w:jc w:val="both"/>
              <w:rPr>
                <w:ins w:id="4108" w:author="易呈翔" w:date="2026-08-22T17:55:3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109" w:author="易呈翔" w:date="2026-08-22T17:55:3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4110" w:author="易呈翔" w:date="2026-08-22T17:55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分类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98F3FB">
            <w:pPr>
              <w:jc w:val="both"/>
              <w:rPr>
                <w:ins w:id="4111" w:author="易呈翔" w:date="2026-08-22T17:55:3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112" w:author="易呈翔" w:date="2026-08-22T17:55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equipCls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D3CBBA3">
            <w:pPr>
              <w:jc w:val="both"/>
              <w:rPr>
                <w:ins w:id="4113" w:author="易呈翔" w:date="2026-08-22T17:55:3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114" w:author="易呈翔" w:date="2026-08-22T17:55:3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A13262D">
            <w:pPr>
              <w:jc w:val="both"/>
              <w:rPr>
                <w:ins w:id="4115" w:author="易呈翔" w:date="2026-08-22T17:55:3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116" w:author="易呈翔" w:date="2026-08-22T17:55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67A4642">
            <w:pPr>
              <w:jc w:val="both"/>
              <w:rPr>
                <w:ins w:id="4117" w:author="易呈翔" w:date="2026-08-22T17:55:3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118" w:author="易呈翔" w:date="2026-08-22T17:55:3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4119" w:author="易呈翔" w:date="2026-08-22T17:55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分类</w:t>
              </w:r>
            </w:ins>
          </w:p>
        </w:tc>
      </w:tr>
      <w:tr w14:paraId="2EF65C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120" w:author="易呈翔" w:date="2026-08-22T17:55:39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0B7B6A">
            <w:pPr>
              <w:jc w:val="both"/>
              <w:rPr>
                <w:ins w:id="4121" w:author="易呈翔" w:date="2026-08-22T17:55:3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122" w:author="易呈翔" w:date="2026-08-22T17:55:3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8B5CCD">
            <w:pPr>
              <w:jc w:val="both"/>
              <w:rPr>
                <w:ins w:id="4123" w:author="易呈翔" w:date="2026-08-22T17:55:3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124" w:author="易呈翔" w:date="2026-08-22T17:55:3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equipCode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245DF93">
            <w:pPr>
              <w:jc w:val="both"/>
              <w:rPr>
                <w:ins w:id="4125" w:author="易呈翔" w:date="2026-08-22T17:55:3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126" w:author="易呈翔" w:date="2026-08-22T17:55:3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A25FC56">
            <w:pPr>
              <w:jc w:val="both"/>
              <w:rPr>
                <w:ins w:id="4127" w:author="易呈翔" w:date="2026-08-22T17:55:3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128" w:author="易呈翔" w:date="2026-08-22T17:55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58CDAC7">
            <w:pPr>
              <w:jc w:val="both"/>
              <w:rPr>
                <w:ins w:id="4129" w:author="易呈翔" w:date="2026-08-22T17:55:3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130" w:author="易呈翔" w:date="2026-08-22T17:55:3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</w:t>
              </w:r>
            </w:ins>
          </w:p>
        </w:tc>
      </w:tr>
      <w:tr w14:paraId="03A8A0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131" w:author="易呈翔" w:date="2026-08-22T17:55:39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0B6FF6">
            <w:pPr>
              <w:jc w:val="both"/>
              <w:rPr>
                <w:ins w:id="4132" w:author="易呈翔" w:date="2026-08-22T17:55:3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133" w:author="易呈翔" w:date="2026-08-22T18:13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设备类型码描述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A935DB">
            <w:pPr>
              <w:jc w:val="both"/>
              <w:rPr>
                <w:ins w:id="4134" w:author="易呈翔" w:date="2026-08-22T17:55:3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135" w:author="易呈翔" w:date="2026-08-22T17:55:3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equipDesc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9A34F9D">
            <w:pPr>
              <w:jc w:val="both"/>
              <w:rPr>
                <w:ins w:id="4136" w:author="易呈翔" w:date="2026-08-22T17:55:3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137" w:author="易呈翔" w:date="2026-08-22T17:55:3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VARCHAR2(512)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6708463">
            <w:pPr>
              <w:jc w:val="both"/>
              <w:rPr>
                <w:ins w:id="4138" w:author="易呈翔" w:date="2026-08-22T17:55:3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139" w:author="易呈翔" w:date="2026-08-22T17:55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53BAFAC">
            <w:pPr>
              <w:jc w:val="both"/>
              <w:rPr>
                <w:ins w:id="4140" w:author="易呈翔" w:date="2026-08-22T17:55:3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141" w:author="易呈翔" w:date="2026-08-22T18:13:1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设备类型码描述</w:t>
              </w:r>
            </w:ins>
          </w:p>
        </w:tc>
      </w:tr>
      <w:tr w14:paraId="0D0263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142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24F0346">
            <w:pPr>
              <w:widowControl/>
              <w:jc w:val="both"/>
              <w:textAlignment w:val="auto"/>
              <w:rPr>
                <w:ins w:id="4143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144" w:author="易呈翔" w:date="2026-08-22T17:55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计划</w:t>
              </w:r>
            </w:ins>
            <w:ins w:id="4145" w:author="易呈翔" w:date="2026-08-22T17:47:1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1D47633">
            <w:pPr>
              <w:widowControl/>
              <w:jc w:val="both"/>
              <w:textAlignment w:val="auto"/>
              <w:rPr>
                <w:ins w:id="4146" w:author="易呈翔" w:date="2026-08-21T16:17:30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147" w:author="易呈翔" w:date="2026-08-22T17:56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plan</w:t>
              </w:r>
            </w:ins>
            <w:ins w:id="4148" w:author="易呈翔" w:date="2026-08-22T17:56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Q</w:t>
              </w:r>
            </w:ins>
            <w:ins w:id="4149" w:author="易呈翔" w:date="2026-08-22T17:56:0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E6A5B5E">
            <w:pPr>
              <w:widowControl/>
              <w:jc w:val="both"/>
              <w:textAlignment w:val="auto"/>
              <w:rPr>
                <w:ins w:id="4150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151" w:author="易呈翔" w:date="2026-08-22T17:56:22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1C734AA">
            <w:pPr>
              <w:widowControl/>
              <w:jc w:val="both"/>
              <w:textAlignment w:val="auto"/>
              <w:rPr>
                <w:ins w:id="4152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153" w:author="易呈翔" w:date="2026-08-22T17:56:2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32DED4E">
            <w:pPr>
              <w:widowControl/>
              <w:jc w:val="both"/>
              <w:textAlignment w:val="auto"/>
              <w:rPr>
                <w:ins w:id="4154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155" w:author="易呈翔" w:date="2026-08-22T17:56:2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计划数量</w:t>
              </w:r>
            </w:ins>
          </w:p>
        </w:tc>
      </w:tr>
      <w:tr w14:paraId="474263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156" w:author="易呈翔" w:date="2026-08-22T18:11:09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6D052EE">
            <w:pPr>
              <w:jc w:val="left"/>
              <w:rPr>
                <w:ins w:id="4157" w:author="易呈翔" w:date="2026-08-22T18:11:0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158" w:author="易呈翔" w:date="2026-08-22T18:11:0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配送时长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BA8BCFF">
            <w:pPr>
              <w:jc w:val="left"/>
              <w:rPr>
                <w:ins w:id="4159" w:author="易呈翔" w:date="2026-08-22T18:11:0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160" w:author="易呈翔" w:date="2026-08-22T18:11:0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distDuration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14EB7DC">
            <w:pPr>
              <w:jc w:val="left"/>
              <w:rPr>
                <w:ins w:id="4161" w:author="易呈翔" w:date="2026-08-22T18:11:0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162" w:author="易呈翔" w:date="2026-08-22T18:11:09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4163" w:author="易呈翔" w:date="2026-08-22T18:11:0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2</w:t>
              </w:r>
            </w:ins>
            <w:ins w:id="4164" w:author="易呈翔" w:date="2026-08-22T18:11:09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98F32C6">
            <w:pPr>
              <w:jc w:val="left"/>
              <w:rPr>
                <w:ins w:id="4165" w:author="易呈翔" w:date="2026-08-22T18:11:0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166" w:author="易呈翔" w:date="2026-08-22T18:11:0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A48342A">
            <w:pPr>
              <w:jc w:val="left"/>
              <w:rPr>
                <w:ins w:id="4167" w:author="易呈翔" w:date="2026-08-22T18:11:0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168" w:author="易呈翔" w:date="2026-08-22T18:11:0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配送时长</w:t>
              </w:r>
            </w:ins>
            <w:ins w:id="4169" w:author="易呈翔" w:date="2026-08-22T18:11:0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,单位：天</w:t>
              </w:r>
            </w:ins>
          </w:p>
        </w:tc>
      </w:tr>
      <w:tr w14:paraId="015F25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170" w:author="易呈翔" w:date="2026-08-22T18:10:4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DE86513">
            <w:pPr>
              <w:jc w:val="left"/>
              <w:rPr>
                <w:ins w:id="4171" w:author="易呈翔" w:date="2026-08-22T18:10:4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172" w:author="易呈翔" w:date="2026-08-22T18:10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库房</w:t>
              </w:r>
            </w:ins>
            <w:ins w:id="4173" w:author="易呈翔" w:date="2026-08-22T18:10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优先级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F8C5080">
            <w:pPr>
              <w:jc w:val="left"/>
              <w:rPr>
                <w:ins w:id="4174" w:author="易呈翔" w:date="2026-08-22T18:10:4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175" w:author="易呈翔" w:date="2026-08-22T18:10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priority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206F8CF">
            <w:pPr>
              <w:jc w:val="left"/>
              <w:rPr>
                <w:ins w:id="4176" w:author="易呈翔" w:date="2026-08-22T18:10:47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</w:rPr>
            </w:pPr>
            <w:ins w:id="4177" w:author="易呈翔" w:date="2026-08-22T18:10:47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4178" w:author="易呈翔" w:date="2026-08-22T18:10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4</w:t>
              </w:r>
            </w:ins>
            <w:ins w:id="4179" w:author="易呈翔" w:date="2026-08-22T18:10:47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6FC6BDF">
            <w:pPr>
              <w:jc w:val="left"/>
              <w:rPr>
                <w:ins w:id="4180" w:author="易呈翔" w:date="2026-08-22T18:10:4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181" w:author="易呈翔" w:date="2026-08-22T18:10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6C26BA5">
            <w:pPr>
              <w:jc w:val="left"/>
              <w:rPr>
                <w:ins w:id="4182" w:author="易呈翔" w:date="2026-08-22T18:10:4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183" w:author="易呈翔" w:date="2026-08-22T18:10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优先级，由小到大，优先级从高到低</w:t>
              </w:r>
            </w:ins>
          </w:p>
        </w:tc>
      </w:tr>
      <w:tr w14:paraId="116565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184" w:author="易呈翔" w:date="2026-08-22T17:47:4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D7FB42E">
            <w:pPr>
              <w:widowControl/>
              <w:jc w:val="both"/>
              <w:textAlignment w:val="auto"/>
              <w:rPr>
                <w:ins w:id="4185" w:author="易呈翔" w:date="2026-08-22T17:47:4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186" w:author="易呈翔" w:date="2026-08-22T17:47:5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是否紧急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868026C">
            <w:pPr>
              <w:widowControl/>
              <w:jc w:val="both"/>
              <w:textAlignment w:val="auto"/>
              <w:rPr>
                <w:ins w:id="4187" w:author="易呈翔" w:date="2026-08-22T17:47:41Z"/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188" w:author="易呈翔" w:date="2026-08-22T18:09:2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u</w:t>
              </w:r>
            </w:ins>
            <w:ins w:id="4189" w:author="易呈翔" w:date="2026-08-22T18:09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rg</w:t>
              </w:r>
            </w:ins>
            <w:ins w:id="4190" w:author="易呈翔" w:date="2026-08-22T18:09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ent</w:t>
              </w:r>
            </w:ins>
            <w:ins w:id="4191" w:author="易呈翔" w:date="2026-08-22T18:09:5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F</w:t>
              </w:r>
            </w:ins>
            <w:ins w:id="4192" w:author="易呈翔" w:date="2026-08-22T18:09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lag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17831C8">
            <w:pPr>
              <w:widowControl/>
              <w:jc w:val="both"/>
              <w:textAlignment w:val="auto"/>
              <w:rPr>
                <w:ins w:id="4193" w:author="易呈翔" w:date="2026-08-22T17:47:4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194" w:author="易呈翔" w:date="2026-08-22T18:09:55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427CCEC">
            <w:pPr>
              <w:widowControl/>
              <w:jc w:val="both"/>
              <w:textAlignment w:val="auto"/>
              <w:rPr>
                <w:ins w:id="4195" w:author="易呈翔" w:date="2026-08-22T17:47:4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196" w:author="易呈翔" w:date="2026-08-22T18:09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76C6939">
            <w:pPr>
              <w:widowControl/>
              <w:jc w:val="both"/>
              <w:textAlignment w:val="auto"/>
              <w:rPr>
                <w:ins w:id="4197" w:author="易呈翔" w:date="2026-08-22T17:47:4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198" w:author="易呈翔" w:date="2026-08-22T18:10:0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是否</w:t>
              </w:r>
            </w:ins>
            <w:ins w:id="4199" w:author="易呈翔" w:date="2026-08-22T18:10:0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紧急，</w:t>
              </w:r>
            </w:ins>
            <w:ins w:id="4200" w:author="易呈翔" w:date="2026-08-22T18:10:0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</w:t>
              </w:r>
            </w:ins>
            <w:ins w:id="4201" w:author="易呈翔" w:date="2026-08-22T18:10:1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  <w:ins w:id="4202" w:author="易呈翔" w:date="2026-08-22T18:10:1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，</w:t>
              </w:r>
            </w:ins>
            <w:ins w:id="4203" w:author="易呈翔" w:date="2026-08-22T18:10:1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0</w:t>
              </w:r>
            </w:ins>
            <w:ins w:id="4204" w:author="易呈翔" w:date="2026-08-22T18:10:1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否</w:t>
              </w:r>
            </w:ins>
          </w:p>
        </w:tc>
      </w:tr>
      <w:tr w14:paraId="394E5D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205" w:author="易呈翔" w:date="2026-08-24T14:28:54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A51B53B">
            <w:pPr>
              <w:widowControl/>
              <w:jc w:val="both"/>
              <w:textAlignment w:val="auto"/>
              <w:rPr>
                <w:ins w:id="4206" w:author="易呈翔" w:date="2026-08-24T14:28:54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207" w:author="易呈翔" w:date="2026-08-24T14:29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</w:t>
              </w:r>
            </w:ins>
            <w:ins w:id="4208" w:author="易呈翔" w:date="2026-08-24T14:29:0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源</w:t>
              </w:r>
            </w:ins>
            <w:ins w:id="4209" w:author="易呈翔" w:date="2026-08-24T14:29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库房</w:t>
              </w:r>
            </w:ins>
            <w:ins w:id="4210" w:author="易呈翔" w:date="2026-08-24T14:29:1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9149366">
            <w:pPr>
              <w:widowControl/>
              <w:jc w:val="both"/>
              <w:textAlignment w:val="auto"/>
              <w:rPr>
                <w:ins w:id="4211" w:author="易呈翔" w:date="2026-08-24T14:28:54Z"/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212" w:author="易呈翔" w:date="2026-08-24T14:46:4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f</w:t>
              </w:r>
            </w:ins>
            <w:ins w:id="4213" w:author="易呈翔" w:date="2026-08-24T14:46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ro</w:t>
              </w:r>
            </w:ins>
            <w:ins w:id="4214" w:author="易呈翔" w:date="2026-08-24T14:46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m</w:t>
              </w:r>
            </w:ins>
            <w:ins w:id="4215" w:author="易呈翔" w:date="2026-08-24T14:46:5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W</w:t>
              </w:r>
            </w:ins>
            <w:ins w:id="4216" w:author="易呈翔" w:date="2026-08-24T14:46:4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h</w:t>
              </w:r>
            </w:ins>
            <w:ins w:id="4217" w:author="易呈翔" w:date="2026-08-24T14:46:4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EA7E67D">
            <w:pPr>
              <w:widowControl/>
              <w:jc w:val="both"/>
              <w:textAlignment w:val="auto"/>
              <w:rPr>
                <w:ins w:id="4218" w:author="易呈翔" w:date="2026-08-24T14:28:54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219" w:author="易呈翔" w:date="2026-08-24T14:40:0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115545">
            <w:pPr>
              <w:widowControl/>
              <w:jc w:val="both"/>
              <w:textAlignment w:val="auto"/>
              <w:rPr>
                <w:ins w:id="4220" w:author="易呈翔" w:date="2026-08-24T14:28:5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221" w:author="易呈翔" w:date="2026-08-24T14:30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3827270">
            <w:pPr>
              <w:widowControl/>
              <w:jc w:val="both"/>
              <w:textAlignment w:val="auto"/>
              <w:rPr>
                <w:ins w:id="4222" w:author="易呈翔" w:date="2026-08-24T14:28:5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223" w:author="易呈翔" w:date="2026-08-24T14:41:2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配送源库房标识</w:t>
              </w:r>
            </w:ins>
          </w:p>
        </w:tc>
      </w:tr>
      <w:tr w14:paraId="4F16A5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224" w:author="易呈翔" w:date="2026-08-24T14:28:56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CB620F7">
            <w:pPr>
              <w:widowControl/>
              <w:jc w:val="both"/>
              <w:textAlignment w:val="auto"/>
              <w:rPr>
                <w:ins w:id="4225" w:author="易呈翔" w:date="2026-08-24T14:28:56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226" w:author="易呈翔" w:date="2026-08-24T14:40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</w:t>
              </w:r>
            </w:ins>
            <w:ins w:id="4227" w:author="易呈翔" w:date="2026-08-24T14:40:5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源</w:t>
              </w:r>
            </w:ins>
            <w:ins w:id="4228" w:author="易呈翔" w:date="2026-08-24T14:40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库房名称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8524900">
            <w:pPr>
              <w:widowControl/>
              <w:jc w:val="both"/>
              <w:textAlignment w:val="auto"/>
              <w:rPr>
                <w:ins w:id="4229" w:author="易呈翔" w:date="2026-08-24T14:28:56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230" w:author="易呈翔" w:date="2026-08-24T14:46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f</w:t>
              </w:r>
            </w:ins>
            <w:ins w:id="4231" w:author="易呈翔" w:date="2026-08-24T14:46:5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orm</w:t>
              </w:r>
            </w:ins>
            <w:ins w:id="4232" w:author="易呈翔" w:date="2026-08-24T14:47:0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W</w:t>
              </w:r>
            </w:ins>
            <w:ins w:id="4233" w:author="易呈翔" w:date="2026-08-24T14:46:3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hN</w:t>
              </w:r>
            </w:ins>
            <w:ins w:id="4234" w:author="易呈翔" w:date="2026-08-24T14:46:3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am</w:t>
              </w:r>
            </w:ins>
            <w:ins w:id="4235" w:author="易呈翔" w:date="2026-08-24T14:46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0356F2E">
            <w:pPr>
              <w:widowControl/>
              <w:jc w:val="both"/>
              <w:textAlignment w:val="auto"/>
              <w:rPr>
                <w:ins w:id="4236" w:author="易呈翔" w:date="2026-08-24T14:28:56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237" w:author="易呈翔" w:date="2026-08-24T14:41:08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4238" w:author="易呈翔" w:date="2026-08-24T14:41:0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128</w:t>
              </w:r>
            </w:ins>
            <w:ins w:id="4239" w:author="易呈翔" w:date="2026-08-24T14:41:08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5F7FB50">
            <w:pPr>
              <w:widowControl/>
              <w:jc w:val="both"/>
              <w:textAlignment w:val="auto"/>
              <w:rPr>
                <w:ins w:id="4240" w:author="易呈翔" w:date="2026-08-24T14:28:56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241" w:author="易呈翔" w:date="2026-08-24T14:30:3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E401B13">
            <w:pPr>
              <w:widowControl/>
              <w:jc w:val="both"/>
              <w:textAlignment w:val="auto"/>
              <w:rPr>
                <w:ins w:id="4242" w:author="易呈翔" w:date="2026-08-24T14:28:56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243" w:author="易呈翔" w:date="2026-08-24T14:41:2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配送源库房名称</w:t>
              </w:r>
            </w:ins>
          </w:p>
        </w:tc>
      </w:tr>
      <w:tr w14:paraId="21EEF3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244" w:author="易呈翔" w:date="2026-08-24T14:28:5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EE73FBE">
            <w:pPr>
              <w:widowControl/>
              <w:jc w:val="both"/>
              <w:textAlignment w:val="auto"/>
              <w:rPr>
                <w:ins w:id="4245" w:author="易呈翔" w:date="2026-08-24T14:28:5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246" w:author="易呈翔" w:date="2026-08-24T14:31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</w:t>
              </w:r>
            </w:ins>
            <w:ins w:id="4247" w:author="易呈翔" w:date="2026-08-24T14:30:0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源库区标识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9A68156">
            <w:pPr>
              <w:widowControl/>
              <w:jc w:val="both"/>
              <w:textAlignment w:val="auto"/>
              <w:rPr>
                <w:ins w:id="4248" w:author="易呈翔" w:date="2026-08-24T14:28:5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249" w:author="易呈翔" w:date="2026-08-24T14:47:0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fr</w:t>
              </w:r>
            </w:ins>
            <w:ins w:id="4250" w:author="易呈翔" w:date="2026-08-24T14:47:0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om</w:t>
              </w:r>
            </w:ins>
            <w:ins w:id="4251" w:author="易呈翔" w:date="2026-08-24T14:47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Wh</w:t>
              </w:r>
            </w:ins>
            <w:ins w:id="4252" w:author="易呈翔" w:date="2026-08-24T14:47:1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Ar</w:t>
              </w:r>
            </w:ins>
            <w:ins w:id="4253" w:author="易呈翔" w:date="2026-08-24T14:47:1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</w:t>
              </w:r>
            </w:ins>
            <w:ins w:id="4254" w:author="易呈翔" w:date="2026-08-24T14:47:1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</w:t>
              </w:r>
            </w:ins>
            <w:ins w:id="4255" w:author="易呈翔" w:date="2026-08-24T14:47:1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DE9951D">
            <w:pPr>
              <w:widowControl/>
              <w:jc w:val="both"/>
              <w:textAlignment w:val="auto"/>
              <w:rPr>
                <w:ins w:id="4256" w:author="易呈翔" w:date="2026-08-24T14:28:5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257" w:author="易呈翔" w:date="2026-08-24T14:41:1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363EE31">
            <w:pPr>
              <w:widowControl/>
              <w:jc w:val="both"/>
              <w:textAlignment w:val="auto"/>
              <w:rPr>
                <w:ins w:id="4258" w:author="易呈翔" w:date="2026-08-24T14:28:5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259" w:author="易呈翔" w:date="2026-08-24T14:30:3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9CB9C98">
            <w:pPr>
              <w:widowControl/>
              <w:jc w:val="both"/>
              <w:textAlignment w:val="auto"/>
              <w:rPr>
                <w:ins w:id="4260" w:author="易呈翔" w:date="2026-08-24T14:28:5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261" w:author="易呈翔" w:date="2026-08-24T14:41:2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配送源库区标识</w:t>
              </w:r>
            </w:ins>
          </w:p>
        </w:tc>
      </w:tr>
      <w:tr w14:paraId="287719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262" w:author="易呈翔" w:date="2026-08-24T14:20:4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F0FE17E">
            <w:pPr>
              <w:widowControl/>
              <w:jc w:val="both"/>
              <w:textAlignment w:val="auto"/>
              <w:rPr>
                <w:ins w:id="4263" w:author="易呈翔" w:date="2026-08-24T14:20:4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264" w:author="易呈翔" w:date="2026-08-24T14:41:0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配送源</w:t>
              </w:r>
            </w:ins>
            <w:ins w:id="4265" w:author="易呈翔" w:date="2026-08-24T14:41:0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库区</w:t>
              </w:r>
            </w:ins>
            <w:ins w:id="4266" w:author="易呈翔" w:date="2026-08-24T14:41:0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名称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DA9283F">
            <w:pPr>
              <w:widowControl/>
              <w:jc w:val="both"/>
              <w:textAlignment w:val="auto"/>
              <w:rPr>
                <w:ins w:id="4267" w:author="易呈翔" w:date="2026-08-24T14:20:4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268" w:author="易呈翔" w:date="2026-08-24T14:47:1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fromWhArea</w:t>
              </w:r>
            </w:ins>
            <w:ins w:id="4269" w:author="易呈翔" w:date="2026-08-24T14:47:2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Na</w:t>
              </w:r>
            </w:ins>
            <w:ins w:id="4270" w:author="易呈翔" w:date="2026-08-24T14:47:2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644AD28">
            <w:pPr>
              <w:widowControl/>
              <w:jc w:val="both"/>
              <w:textAlignment w:val="auto"/>
              <w:rPr>
                <w:ins w:id="4271" w:author="易呈翔" w:date="2026-08-24T14:20:4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272" w:author="易呈翔" w:date="2026-08-24T14:41:1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4273" w:author="易呈翔" w:date="2026-08-24T14:41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128</w:t>
              </w:r>
            </w:ins>
            <w:ins w:id="4274" w:author="易呈翔" w:date="2026-08-24T14:41:1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166C95B">
            <w:pPr>
              <w:widowControl/>
              <w:jc w:val="both"/>
              <w:textAlignment w:val="auto"/>
              <w:rPr>
                <w:ins w:id="4275" w:author="易呈翔" w:date="2026-08-24T14:20:4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276" w:author="易呈翔" w:date="2026-08-24T14:30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25220EB">
            <w:pPr>
              <w:widowControl/>
              <w:jc w:val="both"/>
              <w:textAlignment w:val="auto"/>
              <w:rPr>
                <w:ins w:id="4277" w:author="易呈翔" w:date="2026-08-24T14:20:4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278" w:author="易呈翔" w:date="2026-08-24T14:41:2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配送源库区名称</w:t>
              </w:r>
            </w:ins>
          </w:p>
        </w:tc>
      </w:tr>
      <w:tr w14:paraId="7EFEA1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4279" w:author="易呈翔" w:date="2026-08-21T16:17:30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8C75114">
            <w:pPr>
              <w:widowControl/>
              <w:jc w:val="left"/>
              <w:textAlignment w:val="center"/>
              <w:rPr>
                <w:ins w:id="4280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281" w:author="易呈翔" w:date="2026-08-22T17:40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缺口告警清单集合</w:t>
              </w:r>
            </w:ins>
            <w:ins w:id="4282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（</w:t>
              </w:r>
            </w:ins>
            <w:ins w:id="4283" w:author="易呈翔" w:date="2026-08-22T17:40:4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stockGapAlarmList</w:t>
              </w:r>
            </w:ins>
            <w:ins w:id="4284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）</w:t>
              </w:r>
            </w:ins>
          </w:p>
        </w:tc>
      </w:tr>
      <w:tr w14:paraId="646C44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285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87D886C">
            <w:pPr>
              <w:widowControl/>
              <w:jc w:val="both"/>
              <w:textAlignment w:val="center"/>
              <w:rPr>
                <w:ins w:id="4286" w:author="易呈翔" w:date="2026-08-21T16:17:30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287" w:author="易呈翔" w:date="2026-08-22T18:11:36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/>
                </w:rPr>
                <w:t>缺口日期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C96C323">
            <w:pPr>
              <w:widowControl/>
              <w:jc w:val="both"/>
              <w:textAlignment w:val="center"/>
              <w:rPr>
                <w:ins w:id="4288" w:author="易呈翔" w:date="2026-08-21T16:17:30Z"/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289" w:author="易呈翔" w:date="2026-08-22T18:16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g</w:t>
              </w:r>
            </w:ins>
            <w:ins w:id="4290" w:author="易呈翔" w:date="2026-08-22T18:16:0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</w:t>
              </w:r>
            </w:ins>
            <w:ins w:id="4291" w:author="易呈翔" w:date="2026-08-22T18:16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</w:t>
              </w:r>
            </w:ins>
            <w:ins w:id="4292" w:author="易呈翔" w:date="2026-08-22T18:16:1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Date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5899EF7">
            <w:pPr>
              <w:widowControl/>
              <w:jc w:val="both"/>
              <w:textAlignment w:val="center"/>
              <w:rPr>
                <w:ins w:id="4293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294" w:author="易呈翔" w:date="2026-08-22T18:16:1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4295" w:author="易呈翔" w:date="2026-08-22T18:16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32</w:t>
              </w:r>
            </w:ins>
            <w:ins w:id="4296" w:author="易呈翔" w:date="2026-08-22T18:16:1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173E671">
            <w:pPr>
              <w:widowControl/>
              <w:jc w:val="both"/>
              <w:textAlignment w:val="center"/>
              <w:rPr>
                <w:ins w:id="4297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298" w:author="易呈翔" w:date="2026-08-22T18:16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F27525">
            <w:pPr>
              <w:widowControl/>
              <w:jc w:val="both"/>
              <w:textAlignment w:val="center"/>
              <w:rPr>
                <w:ins w:id="4299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300" w:author="易呈翔" w:date="2026-08-22T18:16:30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  <w:lang w:val="en-US" w:eastAsia="zh-CN"/>
                </w:rPr>
                <w:t>缺口日期</w:t>
              </w:r>
            </w:ins>
            <w:ins w:id="4301" w:author="易呈翔" w:date="2026-08-22T18:16:2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,格式：yyyy-MM-dd</w:t>
              </w:r>
            </w:ins>
          </w:p>
        </w:tc>
      </w:tr>
      <w:tr w14:paraId="0ACD3D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302" w:author="易呈翔" w:date="2026-08-22T18:11:49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86383A3">
            <w:pPr>
              <w:jc w:val="both"/>
              <w:rPr>
                <w:ins w:id="4303" w:author="易呈翔" w:date="2026-08-22T18:11:4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304" w:author="易呈翔" w:date="2026-08-22T18:11:4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需求计划明细标识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26675D5">
            <w:pPr>
              <w:jc w:val="both"/>
              <w:rPr>
                <w:ins w:id="4305" w:author="易呈翔" w:date="2026-08-22T18:11:4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306" w:author="易呈翔" w:date="2026-08-22T18:11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dmdPlanDetId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F224933">
            <w:pPr>
              <w:jc w:val="both"/>
              <w:rPr>
                <w:ins w:id="4307" w:author="易呈翔" w:date="2026-08-22T18:11:4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308" w:author="易呈翔" w:date="2026-08-22T18:11:4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FF2333E">
            <w:pPr>
              <w:jc w:val="both"/>
              <w:rPr>
                <w:ins w:id="4309" w:author="易呈翔" w:date="2026-08-22T18:11:4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310" w:author="易呈翔" w:date="2026-08-22T18:11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9FCD5E9">
            <w:pPr>
              <w:jc w:val="both"/>
              <w:rPr>
                <w:ins w:id="4311" w:author="易呈翔" w:date="2026-08-22T18:11:4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312" w:author="易呈翔" w:date="2026-08-22T18:11:4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需求计划明细标识</w:t>
              </w:r>
            </w:ins>
          </w:p>
        </w:tc>
      </w:tr>
      <w:tr w14:paraId="26E412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313" w:author="易呈翔" w:date="2026-08-22T18:11:49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B7FA644">
            <w:pPr>
              <w:jc w:val="both"/>
              <w:rPr>
                <w:ins w:id="4314" w:author="易呈翔" w:date="2026-08-22T18:11:4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315" w:author="易呈翔" w:date="2026-08-22T18:11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需求计划编号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0E058C6">
            <w:pPr>
              <w:jc w:val="both"/>
              <w:rPr>
                <w:ins w:id="4316" w:author="易呈翔" w:date="2026-08-22T18:11:4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317" w:author="易呈翔" w:date="2026-08-22T18:11:4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dmdPlanNo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D09B4E5">
            <w:pPr>
              <w:jc w:val="both"/>
              <w:rPr>
                <w:ins w:id="4318" w:author="易呈翔" w:date="2026-08-22T18:11:4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319" w:author="易呈翔" w:date="2026-08-22T18:11:4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4320" w:author="易呈翔" w:date="2026-08-22T18:11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16</w:t>
              </w:r>
            </w:ins>
            <w:ins w:id="4321" w:author="易呈翔" w:date="2026-08-22T18:11:4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1C1DB97">
            <w:pPr>
              <w:jc w:val="both"/>
              <w:rPr>
                <w:ins w:id="4322" w:author="易呈翔" w:date="2026-08-22T18:11:4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323" w:author="易呈翔" w:date="2026-08-22T18:11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F64787A">
            <w:pPr>
              <w:jc w:val="both"/>
              <w:rPr>
                <w:ins w:id="4324" w:author="易呈翔" w:date="2026-08-22T18:11:4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325" w:author="易呈翔" w:date="2026-08-22T18:11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需求计划编号</w:t>
              </w:r>
            </w:ins>
          </w:p>
        </w:tc>
      </w:tr>
      <w:tr w14:paraId="713BEB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326" w:author="易呈翔" w:date="2026-08-22T18:12:1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36C16B8">
            <w:pPr>
              <w:widowControl/>
              <w:jc w:val="both"/>
              <w:textAlignment w:val="auto"/>
              <w:rPr>
                <w:ins w:id="4327" w:author="易呈翔" w:date="2026-08-22T18:12:1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328" w:author="易呈翔" w:date="2026-08-22T18:12:10Z">
              <w:r>
                <w:rPr>
                  <w:rFonts w:hint="eastAsia" w:ascii="宋体" w:hAnsi="宋体" w:cs="宋体" w:eastAsiaTheme="minorEastAsia"/>
                  <w:strike w:val="0"/>
                  <w:dstrike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配送目标单位编号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745B1ED">
            <w:pPr>
              <w:widowControl/>
              <w:jc w:val="both"/>
              <w:textAlignment w:val="auto"/>
              <w:rPr>
                <w:ins w:id="4329" w:author="易呈翔" w:date="2026-08-22T18:12:1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330" w:author="易呈翔" w:date="2026-08-22T18:12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distOrgNo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1ECC302">
            <w:pPr>
              <w:widowControl/>
              <w:jc w:val="both"/>
              <w:textAlignment w:val="auto"/>
              <w:rPr>
                <w:ins w:id="4331" w:author="易呈翔" w:date="2026-08-22T18:12:1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332" w:author="易呈翔" w:date="2026-08-22T18:12:1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4333" w:author="易呈翔" w:date="2026-08-22T18:12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32</w:t>
              </w:r>
            </w:ins>
            <w:ins w:id="4334" w:author="易呈翔" w:date="2026-08-22T18:12:1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0F21E3D">
            <w:pPr>
              <w:widowControl/>
              <w:jc w:val="both"/>
              <w:textAlignment w:val="auto"/>
              <w:rPr>
                <w:ins w:id="4335" w:author="易呈翔" w:date="2026-08-22T18:12:1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336" w:author="易呈翔" w:date="2026-08-22T18:12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C8FAAC5">
            <w:pPr>
              <w:widowControl/>
              <w:jc w:val="both"/>
              <w:textAlignment w:val="auto"/>
              <w:rPr>
                <w:ins w:id="4337" w:author="易呈翔" w:date="2026-08-22T18:12:1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338" w:author="易呈翔" w:date="2026-08-22T18:12:10Z">
              <w:r>
                <w:rPr>
                  <w:rFonts w:hint="eastAsia" w:ascii="宋体" w:hAnsi="宋体" w:cs="宋体" w:eastAsiaTheme="minorEastAsia"/>
                  <w:strike w:val="0"/>
                  <w:dstrike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配送目标单位编号</w:t>
              </w:r>
            </w:ins>
          </w:p>
        </w:tc>
      </w:tr>
      <w:tr w14:paraId="3DEFC2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339" w:author="易呈翔" w:date="2026-08-22T18:12:1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06BF61E">
            <w:pPr>
              <w:widowControl/>
              <w:jc w:val="both"/>
              <w:textAlignment w:val="auto"/>
              <w:rPr>
                <w:ins w:id="4340" w:author="易呈翔" w:date="2026-08-22T18:12:1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341" w:author="易呈翔" w:date="2026-08-22T18:12:10Z">
              <w:r>
                <w:rPr>
                  <w:rFonts w:hint="eastAsia" w:ascii="宋体" w:hAnsi="宋体" w:cs="宋体" w:eastAsiaTheme="minorEastAsia"/>
                  <w:strike w:val="0"/>
                  <w:dstrike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配送目标单位名称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10BE6AD">
            <w:pPr>
              <w:widowControl/>
              <w:jc w:val="both"/>
              <w:textAlignment w:val="auto"/>
              <w:rPr>
                <w:ins w:id="4342" w:author="易呈翔" w:date="2026-08-22T18:12:1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343" w:author="易呈翔" w:date="2026-08-22T18:12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distOrgName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7FD0D9C">
            <w:pPr>
              <w:widowControl/>
              <w:jc w:val="both"/>
              <w:textAlignment w:val="auto"/>
              <w:rPr>
                <w:ins w:id="4344" w:author="易呈翔" w:date="2026-08-22T18:12:1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345" w:author="易呈翔" w:date="2026-08-22T18:12:1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4346" w:author="易呈翔" w:date="2026-08-22T18:12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128</w:t>
              </w:r>
            </w:ins>
            <w:ins w:id="4347" w:author="易呈翔" w:date="2026-08-22T18:12:1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E5BA429">
            <w:pPr>
              <w:widowControl/>
              <w:jc w:val="both"/>
              <w:textAlignment w:val="auto"/>
              <w:rPr>
                <w:ins w:id="4348" w:author="易呈翔" w:date="2026-08-22T18:12:1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349" w:author="易呈翔" w:date="2026-08-22T18:12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22573A7">
            <w:pPr>
              <w:widowControl/>
              <w:jc w:val="both"/>
              <w:textAlignment w:val="auto"/>
              <w:rPr>
                <w:ins w:id="4350" w:author="易呈翔" w:date="2026-08-22T18:12:1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351" w:author="易呈翔" w:date="2026-08-22T18:12:10Z">
              <w:r>
                <w:rPr>
                  <w:rFonts w:hint="eastAsia" w:ascii="宋体" w:hAnsi="宋体" w:cs="宋体" w:eastAsiaTheme="minorEastAsia"/>
                  <w:strike w:val="0"/>
                  <w:dstrike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配送目标单位名称</w:t>
              </w:r>
            </w:ins>
          </w:p>
        </w:tc>
      </w:tr>
      <w:tr w14:paraId="7408F4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352" w:author="易呈翔" w:date="2026-08-22T18:12:1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2F36AA9">
            <w:pPr>
              <w:widowControl/>
              <w:jc w:val="both"/>
              <w:textAlignment w:val="auto"/>
              <w:rPr>
                <w:ins w:id="4353" w:author="易呈翔" w:date="2026-08-22T18:12:1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354" w:author="易呈翔" w:date="2026-08-22T18:12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FD78871">
            <w:pPr>
              <w:widowControl/>
              <w:jc w:val="both"/>
              <w:textAlignment w:val="auto"/>
              <w:rPr>
                <w:ins w:id="4355" w:author="易呈翔" w:date="2026-08-22T18:12:1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356" w:author="易呈翔" w:date="2026-08-22T18:12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targetWhId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B804AC8">
            <w:pPr>
              <w:widowControl/>
              <w:jc w:val="both"/>
              <w:textAlignment w:val="auto"/>
              <w:rPr>
                <w:ins w:id="4357" w:author="易呈翔" w:date="2026-08-22T18:12:1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358" w:author="易呈翔" w:date="2026-08-22T18:12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3FDA795">
            <w:pPr>
              <w:widowControl/>
              <w:jc w:val="both"/>
              <w:textAlignment w:val="auto"/>
              <w:rPr>
                <w:ins w:id="4359" w:author="易呈翔" w:date="2026-08-22T18:12:1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360" w:author="易呈翔" w:date="2026-08-22T18:12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32A021B">
            <w:pPr>
              <w:widowControl/>
              <w:jc w:val="both"/>
              <w:textAlignment w:val="auto"/>
              <w:rPr>
                <w:ins w:id="4361" w:author="易呈翔" w:date="2026-08-22T18:12:1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362" w:author="易呈翔" w:date="2026-08-22T18:12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配送目标库房标识</w:t>
              </w:r>
            </w:ins>
          </w:p>
        </w:tc>
      </w:tr>
      <w:tr w14:paraId="0B02BE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363" w:author="易呈翔" w:date="2026-08-22T18:12:1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A6AB576">
            <w:pPr>
              <w:widowControl/>
              <w:jc w:val="both"/>
              <w:textAlignment w:val="auto"/>
              <w:rPr>
                <w:ins w:id="4364" w:author="易呈翔" w:date="2026-08-22T18:12:1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365" w:author="易呈翔" w:date="2026-08-22T18:12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配送目标库房名称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B311E18">
            <w:pPr>
              <w:widowControl/>
              <w:jc w:val="both"/>
              <w:textAlignment w:val="auto"/>
              <w:rPr>
                <w:ins w:id="4366" w:author="易呈翔" w:date="2026-08-22T18:12:1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367" w:author="易呈翔" w:date="2026-08-22T18:12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targetWhName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97F1761">
            <w:pPr>
              <w:widowControl/>
              <w:jc w:val="both"/>
              <w:textAlignment w:val="auto"/>
              <w:rPr>
                <w:ins w:id="4368" w:author="易呈翔" w:date="2026-08-22T18:12:1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369" w:author="易呈翔" w:date="2026-08-22T18:12:1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4370" w:author="易呈翔" w:date="2026-08-22T18:12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128</w:t>
              </w:r>
            </w:ins>
            <w:ins w:id="4371" w:author="易呈翔" w:date="2026-08-22T18:12:1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15B31AF">
            <w:pPr>
              <w:widowControl/>
              <w:jc w:val="both"/>
              <w:textAlignment w:val="auto"/>
              <w:rPr>
                <w:ins w:id="4372" w:author="易呈翔" w:date="2026-08-22T18:12:1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373" w:author="易呈翔" w:date="2026-08-22T18:12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B158946">
            <w:pPr>
              <w:widowControl/>
              <w:jc w:val="both"/>
              <w:textAlignment w:val="auto"/>
              <w:rPr>
                <w:ins w:id="4374" w:author="易呈翔" w:date="2026-08-22T18:12:1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375" w:author="易呈翔" w:date="2026-08-22T18:12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配送目标库房名称</w:t>
              </w:r>
            </w:ins>
          </w:p>
        </w:tc>
      </w:tr>
      <w:tr w14:paraId="1CB9BA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376" w:author="易呈翔" w:date="2026-08-22T18:12:24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65D9AE">
            <w:pPr>
              <w:jc w:val="both"/>
              <w:rPr>
                <w:ins w:id="4377" w:author="易呈翔" w:date="2026-08-22T18:12:24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378" w:author="易呈翔" w:date="2026-08-22T18:12:2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设备类别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5185E4">
            <w:pPr>
              <w:jc w:val="both"/>
              <w:rPr>
                <w:ins w:id="4379" w:author="易呈翔" w:date="2026-08-22T18:12:24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380" w:author="易呈翔" w:date="2026-08-22T18:12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equipCateg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F027338">
            <w:pPr>
              <w:jc w:val="both"/>
              <w:rPr>
                <w:ins w:id="4381" w:author="易呈翔" w:date="2026-08-22T18:12:24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382" w:author="易呈翔" w:date="2026-08-22T18:12:2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D93D845">
            <w:pPr>
              <w:jc w:val="both"/>
              <w:rPr>
                <w:ins w:id="4383" w:author="易呈翔" w:date="2026-08-22T18:12:2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384" w:author="易呈翔" w:date="2026-08-22T18:12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B7A0B14">
            <w:pPr>
              <w:jc w:val="both"/>
              <w:rPr>
                <w:ins w:id="4385" w:author="易呈翔" w:date="2026-08-22T18:12:24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386" w:author="易呈翔" w:date="2026-08-22T18:12:2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设备类别</w:t>
              </w:r>
            </w:ins>
          </w:p>
        </w:tc>
      </w:tr>
      <w:tr w14:paraId="0FBAFB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387" w:author="易呈翔" w:date="2026-08-22T18:12:24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A08166">
            <w:pPr>
              <w:jc w:val="both"/>
              <w:rPr>
                <w:ins w:id="4388" w:author="易呈翔" w:date="2026-08-22T18:12:24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389" w:author="易呈翔" w:date="2026-08-22T18:12:2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4390" w:author="易呈翔" w:date="2026-08-22T18:12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分类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876DAE">
            <w:pPr>
              <w:jc w:val="both"/>
              <w:rPr>
                <w:ins w:id="4391" w:author="易呈翔" w:date="2026-08-22T18:12:24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392" w:author="易呈翔" w:date="2026-08-22T18:12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equipCls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68F6157">
            <w:pPr>
              <w:jc w:val="both"/>
              <w:rPr>
                <w:ins w:id="4393" w:author="易呈翔" w:date="2026-08-22T18:12:24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394" w:author="易呈翔" w:date="2026-08-22T18:12:2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72F9CDE">
            <w:pPr>
              <w:jc w:val="both"/>
              <w:rPr>
                <w:ins w:id="4395" w:author="易呈翔" w:date="2026-08-22T18:12:2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396" w:author="易呈翔" w:date="2026-08-22T18:12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8426355">
            <w:pPr>
              <w:jc w:val="both"/>
              <w:rPr>
                <w:ins w:id="4397" w:author="易呈翔" w:date="2026-08-22T18:12:24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398" w:author="易呈翔" w:date="2026-08-22T18:12:2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4399" w:author="易呈翔" w:date="2026-08-22T18:12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分类</w:t>
              </w:r>
            </w:ins>
          </w:p>
        </w:tc>
      </w:tr>
      <w:tr w14:paraId="175DDE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400" w:author="易呈翔" w:date="2026-08-22T18:12:24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F1892C">
            <w:pPr>
              <w:jc w:val="both"/>
              <w:rPr>
                <w:ins w:id="4401" w:author="易呈翔" w:date="2026-08-22T18:12:24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402" w:author="易呈翔" w:date="2026-08-22T18:12:2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BB95A0">
            <w:pPr>
              <w:jc w:val="both"/>
              <w:rPr>
                <w:ins w:id="4403" w:author="易呈翔" w:date="2026-08-22T18:12:24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404" w:author="易呈翔" w:date="2026-08-22T18:12:2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equipCode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4CF12B9">
            <w:pPr>
              <w:jc w:val="both"/>
              <w:rPr>
                <w:ins w:id="4405" w:author="易呈翔" w:date="2026-08-22T18:12:2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406" w:author="易呈翔" w:date="2026-08-22T18:12:2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CDB380E">
            <w:pPr>
              <w:jc w:val="both"/>
              <w:rPr>
                <w:ins w:id="4407" w:author="易呈翔" w:date="2026-08-22T18:12:24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408" w:author="易呈翔" w:date="2026-08-22T18:12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6D808F9">
            <w:pPr>
              <w:jc w:val="both"/>
              <w:rPr>
                <w:ins w:id="4409" w:author="易呈翔" w:date="2026-08-22T18:12:2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410" w:author="易呈翔" w:date="2026-08-22T18:12:2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</w:t>
              </w:r>
            </w:ins>
          </w:p>
        </w:tc>
      </w:tr>
      <w:tr w14:paraId="334E31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411" w:author="易呈翔" w:date="2026-08-22T18:12:24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1BAB74">
            <w:pPr>
              <w:jc w:val="both"/>
              <w:rPr>
                <w:ins w:id="4412" w:author="易呈翔" w:date="2026-08-22T18:12:24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413" w:author="易呈翔" w:date="2026-08-22T18:12:2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4414" w:author="易呈翔" w:date="2026-08-22T18:12:28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类型码</w:t>
              </w:r>
            </w:ins>
            <w:ins w:id="4415" w:author="易呈翔" w:date="2026-08-22T18:12:2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描述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020335">
            <w:pPr>
              <w:jc w:val="both"/>
              <w:rPr>
                <w:ins w:id="4416" w:author="易呈翔" w:date="2026-08-22T18:12:24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417" w:author="易呈翔" w:date="2026-08-22T18:12:2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equipDesc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C294825">
            <w:pPr>
              <w:jc w:val="both"/>
              <w:rPr>
                <w:ins w:id="4418" w:author="易呈翔" w:date="2026-08-22T18:12:2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419" w:author="易呈翔" w:date="2026-08-22T18:12:2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VARCHAR2(512)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3647FFB">
            <w:pPr>
              <w:jc w:val="both"/>
              <w:rPr>
                <w:ins w:id="4420" w:author="易呈翔" w:date="2026-08-22T18:12:24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421" w:author="易呈翔" w:date="2026-08-22T18:12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B3B5003">
            <w:pPr>
              <w:jc w:val="both"/>
              <w:rPr>
                <w:ins w:id="4422" w:author="易呈翔" w:date="2026-08-22T18:12:24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423" w:author="易呈翔" w:date="2026-08-22T18:12:2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4424" w:author="易呈翔" w:date="2026-08-22T18:12:30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类型码</w:t>
              </w:r>
            </w:ins>
            <w:ins w:id="4425" w:author="易呈翔" w:date="2026-08-22T18:12:24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描述</w:t>
              </w:r>
            </w:ins>
          </w:p>
        </w:tc>
      </w:tr>
      <w:tr w14:paraId="4F06A1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426" w:author="易呈翔" w:date="2026-08-22T18:14:0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6F23F66">
            <w:pPr>
              <w:widowControl/>
              <w:jc w:val="both"/>
              <w:textAlignment w:val="auto"/>
              <w:rPr>
                <w:ins w:id="4427" w:author="易呈翔" w:date="2026-08-22T18:14:0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428" w:author="易呈翔" w:date="2026-08-22T18:14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计划数量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96A1DC1">
            <w:pPr>
              <w:widowControl/>
              <w:jc w:val="both"/>
              <w:textAlignment w:val="auto"/>
              <w:rPr>
                <w:ins w:id="4429" w:author="易呈翔" w:date="2026-08-22T18:14:07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430" w:author="易呈翔" w:date="2026-08-22T18:14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planQty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76B4855">
            <w:pPr>
              <w:widowControl/>
              <w:jc w:val="both"/>
              <w:textAlignment w:val="auto"/>
              <w:rPr>
                <w:ins w:id="4431" w:author="易呈翔" w:date="2026-08-22T18:14:0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432" w:author="易呈翔" w:date="2026-08-22T18:14:0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A22D361">
            <w:pPr>
              <w:widowControl/>
              <w:jc w:val="both"/>
              <w:textAlignment w:val="auto"/>
              <w:rPr>
                <w:ins w:id="4433" w:author="易呈翔" w:date="2026-08-22T18:14:0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434" w:author="易呈翔" w:date="2026-08-22T18:14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3047627">
            <w:pPr>
              <w:widowControl/>
              <w:jc w:val="both"/>
              <w:textAlignment w:val="auto"/>
              <w:rPr>
                <w:ins w:id="4435" w:author="易呈翔" w:date="2026-08-22T18:14:0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436" w:author="易呈翔" w:date="2026-08-22T18:14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计划数量</w:t>
              </w:r>
            </w:ins>
          </w:p>
        </w:tc>
      </w:tr>
      <w:tr w14:paraId="67481D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437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1DD44A9">
            <w:pPr>
              <w:widowControl/>
              <w:jc w:val="both"/>
              <w:textAlignment w:val="center"/>
              <w:rPr>
                <w:ins w:id="4438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439" w:author="易呈翔" w:date="2026-08-22T18:14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已分配数量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6A79BC3">
            <w:pPr>
              <w:widowControl/>
              <w:jc w:val="both"/>
              <w:textAlignment w:val="center"/>
              <w:rPr>
                <w:ins w:id="4440" w:author="易呈翔" w:date="2026-08-21T16:17:30Z"/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441" w:author="易呈翔" w:date="2026-08-22T18:15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</w:t>
              </w:r>
            </w:ins>
            <w:ins w:id="4442" w:author="易呈翔" w:date="2026-08-22T18:15:1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llocation</w:t>
              </w:r>
            </w:ins>
            <w:ins w:id="4443" w:author="易呈翔" w:date="2026-08-22T18:15:1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Q</w:t>
              </w:r>
            </w:ins>
            <w:ins w:id="4444" w:author="易呈翔" w:date="2026-08-22T18:15:1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968B5BE">
            <w:pPr>
              <w:widowControl/>
              <w:jc w:val="both"/>
              <w:textAlignment w:val="center"/>
              <w:rPr>
                <w:ins w:id="4445" w:author="易呈翔" w:date="2026-08-21T16:17:30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ins w:id="4446" w:author="易呈翔" w:date="2026-08-22T18:14:58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EBB2D46">
            <w:pPr>
              <w:widowControl/>
              <w:jc w:val="both"/>
              <w:textAlignment w:val="center"/>
              <w:rPr>
                <w:ins w:id="4447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448" w:author="易呈翔" w:date="2026-08-22T18:14:5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0EB422A">
            <w:pPr>
              <w:widowControl/>
              <w:jc w:val="both"/>
              <w:textAlignment w:val="center"/>
              <w:rPr>
                <w:ins w:id="4449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450" w:author="易呈翔" w:date="2026-08-22T18:14:5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已分配数量</w:t>
              </w:r>
            </w:ins>
          </w:p>
        </w:tc>
      </w:tr>
      <w:tr w14:paraId="485ABC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451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D74FC5">
            <w:pPr>
              <w:widowControl/>
              <w:jc w:val="both"/>
              <w:textAlignment w:val="center"/>
              <w:rPr>
                <w:ins w:id="4452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453" w:author="易呈翔" w:date="2026-08-22T18:14:2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缺口数量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690466">
            <w:pPr>
              <w:widowControl/>
              <w:jc w:val="both"/>
              <w:textAlignment w:val="center"/>
              <w:rPr>
                <w:ins w:id="4454" w:author="易呈翔" w:date="2026-08-21T16:17:30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455" w:author="易呈翔" w:date="2026-08-22T18:14:3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g</w:t>
              </w:r>
            </w:ins>
            <w:ins w:id="4456" w:author="易呈翔" w:date="2026-08-22T18:14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ap</w:t>
              </w:r>
            </w:ins>
            <w:ins w:id="4457" w:author="易呈翔" w:date="2026-08-22T18:14:4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Q</w:t>
              </w:r>
            </w:ins>
            <w:ins w:id="4458" w:author="易呈翔" w:date="2026-08-22T18:14:4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</w:t>
              </w:r>
            </w:ins>
            <w:ins w:id="4459" w:author="易呈翔" w:date="2026-08-22T18:14:4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F22A703">
            <w:pPr>
              <w:widowControl/>
              <w:jc w:val="both"/>
              <w:textAlignment w:val="center"/>
              <w:rPr>
                <w:ins w:id="4460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461" w:author="易呈翔" w:date="2026-08-22T18:14:46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BCBCC3C">
            <w:pPr>
              <w:widowControl/>
              <w:jc w:val="both"/>
              <w:textAlignment w:val="center"/>
              <w:rPr>
                <w:ins w:id="4462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463" w:author="易呈翔" w:date="2026-08-22T18:14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F89BB35">
            <w:pPr>
              <w:widowControl/>
              <w:jc w:val="both"/>
              <w:textAlignment w:val="center"/>
              <w:rPr>
                <w:ins w:id="4464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465" w:author="易呈翔" w:date="2026-08-22T18:14:5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缺口数量</w:t>
              </w:r>
            </w:ins>
          </w:p>
        </w:tc>
      </w:tr>
      <w:tr w14:paraId="089BFC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466" w:author="易呈翔" w:date="2026-08-22T18:14:3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7F7F51C">
            <w:pPr>
              <w:widowControl/>
              <w:jc w:val="both"/>
              <w:textAlignment w:val="center"/>
              <w:rPr>
                <w:ins w:id="4467" w:author="易呈翔" w:date="2026-08-22T18:14:3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468" w:author="易呈翔" w:date="2026-08-22T18:14:3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所属月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C127CC7">
            <w:pPr>
              <w:widowControl/>
              <w:jc w:val="both"/>
              <w:textAlignment w:val="center"/>
              <w:rPr>
                <w:ins w:id="4469" w:author="易呈翔" w:date="2026-08-22T18:14:3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470" w:author="易呈翔" w:date="2026-08-22T18:14:3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planYm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1579435">
            <w:pPr>
              <w:widowControl/>
              <w:jc w:val="both"/>
              <w:textAlignment w:val="center"/>
              <w:rPr>
                <w:ins w:id="4471" w:author="易呈翔" w:date="2026-08-22T18:14:3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472" w:author="易呈翔" w:date="2026-08-22T18:14:3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AD576A9">
            <w:pPr>
              <w:widowControl/>
              <w:jc w:val="both"/>
              <w:textAlignment w:val="center"/>
              <w:rPr>
                <w:ins w:id="4473" w:author="易呈翔" w:date="2026-08-22T18:14:31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474" w:author="易呈翔" w:date="2026-08-22T18:14:3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21757D6">
            <w:pPr>
              <w:widowControl/>
              <w:jc w:val="both"/>
              <w:textAlignment w:val="center"/>
              <w:rPr>
                <w:ins w:id="4475" w:author="易呈翔" w:date="2026-08-22T18:14:31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476" w:author="易呈翔" w:date="2026-08-22T18:14:3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所属月,格式：yyyy-MM</w:t>
              </w:r>
            </w:ins>
          </w:p>
        </w:tc>
      </w:tr>
      <w:tr w14:paraId="10178B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4477" w:author="易呈翔" w:date="2026-08-21T16:17:30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FF54E47">
            <w:pPr>
              <w:widowControl/>
              <w:jc w:val="left"/>
              <w:textAlignment w:val="center"/>
              <w:rPr>
                <w:ins w:id="4478" w:author="易呈翔" w:date="2026-08-21T16:17:30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479" w:author="易呈翔" w:date="2026-08-22T17:40:5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净需求集合</w:t>
              </w:r>
            </w:ins>
            <w:ins w:id="4480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（</w:t>
              </w:r>
            </w:ins>
            <w:ins w:id="4481" w:author="易呈翔" w:date="2026-08-22T17:41:0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dist</w:t>
              </w:r>
            </w:ins>
            <w:ins w:id="4482" w:author="易呈翔" w:date="2026-08-22T17:41:0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Allocation</w:t>
              </w:r>
            </w:ins>
            <w:ins w:id="4483" w:author="易呈翔" w:date="2026-08-22T17:41:0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List</w:t>
              </w:r>
            </w:ins>
            <w:ins w:id="4484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）</w:t>
              </w:r>
            </w:ins>
          </w:p>
        </w:tc>
      </w:tr>
      <w:tr w14:paraId="52F34F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485" w:author="易呈翔" w:date="2026-08-22T18:16:4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64DCDDE">
            <w:pPr>
              <w:widowControl/>
              <w:jc w:val="both"/>
              <w:textAlignment w:val="center"/>
              <w:rPr>
                <w:ins w:id="4486" w:author="易呈翔" w:date="2026-08-22T18:16:4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487" w:author="易呈翔" w:date="2026-08-22T18:16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所属月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95CD9A1">
            <w:pPr>
              <w:widowControl/>
              <w:jc w:val="both"/>
              <w:textAlignment w:val="center"/>
              <w:rPr>
                <w:ins w:id="4488" w:author="易呈翔" w:date="2026-08-22T18:16:4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489" w:author="易呈翔" w:date="2026-08-22T18:16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planYm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C024CE1">
            <w:pPr>
              <w:widowControl/>
              <w:jc w:val="both"/>
              <w:textAlignment w:val="center"/>
              <w:rPr>
                <w:ins w:id="4490" w:author="易呈翔" w:date="2026-08-22T18:16:4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491" w:author="易呈翔" w:date="2026-08-22T18:16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E3DC3B2">
            <w:pPr>
              <w:widowControl/>
              <w:jc w:val="both"/>
              <w:textAlignment w:val="center"/>
              <w:rPr>
                <w:ins w:id="4492" w:author="易呈翔" w:date="2026-08-22T18:16:48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493" w:author="易呈翔" w:date="2026-08-22T18:16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EB6190E">
            <w:pPr>
              <w:widowControl/>
              <w:jc w:val="both"/>
              <w:textAlignment w:val="center"/>
              <w:rPr>
                <w:ins w:id="4494" w:author="易呈翔" w:date="2026-08-22T18:16:48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495" w:author="易呈翔" w:date="2026-08-22T18:16:4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所属月,格式：yyyy-MM</w:t>
              </w:r>
            </w:ins>
          </w:p>
        </w:tc>
      </w:tr>
      <w:tr w14:paraId="37246E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496" w:author="易呈翔" w:date="2026-08-22T18:17:19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8650FC2">
            <w:pPr>
              <w:jc w:val="both"/>
              <w:rPr>
                <w:ins w:id="4497" w:author="易呈翔" w:date="2026-08-22T18:17:1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498" w:author="易呈翔" w:date="2026-08-22T18:17:1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需求计划明细标识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1DD52EF">
            <w:pPr>
              <w:jc w:val="both"/>
              <w:rPr>
                <w:ins w:id="4499" w:author="易呈翔" w:date="2026-08-22T18:17:1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500" w:author="易呈翔" w:date="2026-08-22T18:17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dmdPlanDetId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9FC6CC6">
            <w:pPr>
              <w:jc w:val="both"/>
              <w:rPr>
                <w:ins w:id="4501" w:author="易呈翔" w:date="2026-08-22T18:17:1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502" w:author="易呈翔" w:date="2026-08-22T18:17:1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7BD88B1">
            <w:pPr>
              <w:jc w:val="both"/>
              <w:rPr>
                <w:ins w:id="4503" w:author="易呈翔" w:date="2026-08-22T18:17:1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504" w:author="易呈翔" w:date="2026-08-22T18:17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5DC96BB">
            <w:pPr>
              <w:jc w:val="both"/>
              <w:rPr>
                <w:ins w:id="4505" w:author="易呈翔" w:date="2026-08-22T18:17:1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506" w:author="易呈翔" w:date="2026-08-22T18:17:1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需求计划明细标识</w:t>
              </w:r>
            </w:ins>
          </w:p>
        </w:tc>
      </w:tr>
      <w:tr w14:paraId="3F4A6E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507" w:author="易呈翔" w:date="2026-08-22T18:17:19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8CC43EB">
            <w:pPr>
              <w:jc w:val="both"/>
              <w:rPr>
                <w:ins w:id="4508" w:author="易呈翔" w:date="2026-08-22T18:17:1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509" w:author="易呈翔" w:date="2026-08-22T18:17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需求计划编号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527D46F">
            <w:pPr>
              <w:jc w:val="both"/>
              <w:rPr>
                <w:ins w:id="4510" w:author="易呈翔" w:date="2026-08-22T18:17:1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511" w:author="易呈翔" w:date="2026-08-22T18:17:1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dmdPlanNo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A1E4CE2">
            <w:pPr>
              <w:jc w:val="both"/>
              <w:rPr>
                <w:ins w:id="4512" w:author="易呈翔" w:date="2026-08-22T18:17:1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513" w:author="易呈翔" w:date="2026-08-22T18:17:1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4514" w:author="易呈翔" w:date="2026-08-22T18:17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16</w:t>
              </w:r>
            </w:ins>
            <w:ins w:id="4515" w:author="易呈翔" w:date="2026-08-22T18:17:1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5F01AC4">
            <w:pPr>
              <w:jc w:val="both"/>
              <w:rPr>
                <w:ins w:id="4516" w:author="易呈翔" w:date="2026-08-22T18:17:1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517" w:author="易呈翔" w:date="2026-08-22T18:17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2601BDB">
            <w:pPr>
              <w:jc w:val="both"/>
              <w:rPr>
                <w:ins w:id="4518" w:author="易呈翔" w:date="2026-08-22T18:17:1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519" w:author="易呈翔" w:date="2026-08-22T18:17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需求计划编号</w:t>
              </w:r>
            </w:ins>
          </w:p>
        </w:tc>
      </w:tr>
      <w:tr w14:paraId="2C2C5C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520" w:author="易呈翔" w:date="2026-08-22T18:16:5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1A2AB73">
            <w:pPr>
              <w:widowControl/>
              <w:jc w:val="both"/>
              <w:textAlignment w:val="auto"/>
              <w:rPr>
                <w:ins w:id="4521" w:author="易呈翔" w:date="2026-08-22T18:16:5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522" w:author="易呈翔" w:date="2026-08-22T18:16:57Z">
              <w:r>
                <w:rPr>
                  <w:rFonts w:hint="eastAsia" w:ascii="宋体" w:hAnsi="宋体" w:cs="宋体" w:eastAsiaTheme="minorEastAsia"/>
                  <w:strike w:val="0"/>
                  <w:dstrike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配送目标单位编号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3C29584">
            <w:pPr>
              <w:widowControl/>
              <w:jc w:val="both"/>
              <w:textAlignment w:val="auto"/>
              <w:rPr>
                <w:ins w:id="4523" w:author="易呈翔" w:date="2026-08-22T18:16:5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524" w:author="易呈翔" w:date="2026-08-22T18:16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distOrgNo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BA5AC86">
            <w:pPr>
              <w:widowControl/>
              <w:jc w:val="both"/>
              <w:textAlignment w:val="auto"/>
              <w:rPr>
                <w:ins w:id="4525" w:author="易呈翔" w:date="2026-08-22T18:16:5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526" w:author="易呈翔" w:date="2026-08-22T18:16:5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4527" w:author="易呈翔" w:date="2026-08-22T18:16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32</w:t>
              </w:r>
            </w:ins>
            <w:ins w:id="4528" w:author="易呈翔" w:date="2026-08-22T18:16:5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B57620B">
            <w:pPr>
              <w:widowControl/>
              <w:jc w:val="both"/>
              <w:textAlignment w:val="auto"/>
              <w:rPr>
                <w:ins w:id="4529" w:author="易呈翔" w:date="2026-08-22T18:16:5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530" w:author="易呈翔" w:date="2026-08-22T18:16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9E397C2">
            <w:pPr>
              <w:widowControl/>
              <w:jc w:val="both"/>
              <w:textAlignment w:val="auto"/>
              <w:rPr>
                <w:ins w:id="4531" w:author="易呈翔" w:date="2026-08-22T18:16:5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532" w:author="易呈翔" w:date="2026-08-22T18:16:57Z">
              <w:r>
                <w:rPr>
                  <w:rFonts w:hint="eastAsia" w:ascii="宋体" w:hAnsi="宋体" w:cs="宋体" w:eastAsiaTheme="minorEastAsia"/>
                  <w:strike w:val="0"/>
                  <w:dstrike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配送目标单位编号</w:t>
              </w:r>
            </w:ins>
          </w:p>
        </w:tc>
      </w:tr>
      <w:tr w14:paraId="0F96FB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533" w:author="易呈翔" w:date="2026-08-22T18:16:5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33D9DEB">
            <w:pPr>
              <w:widowControl/>
              <w:jc w:val="both"/>
              <w:textAlignment w:val="auto"/>
              <w:rPr>
                <w:ins w:id="4534" w:author="易呈翔" w:date="2026-08-22T18:16:5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535" w:author="易呈翔" w:date="2026-08-22T18:16:57Z">
              <w:r>
                <w:rPr>
                  <w:rFonts w:hint="eastAsia" w:ascii="宋体" w:hAnsi="宋体" w:cs="宋体" w:eastAsiaTheme="minorEastAsia"/>
                  <w:strike w:val="0"/>
                  <w:dstrike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配送目标单位名称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3810CF6">
            <w:pPr>
              <w:widowControl/>
              <w:jc w:val="both"/>
              <w:textAlignment w:val="auto"/>
              <w:rPr>
                <w:ins w:id="4536" w:author="易呈翔" w:date="2026-08-22T18:16:5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537" w:author="易呈翔" w:date="2026-08-22T18:16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distOrgName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8FCFC28">
            <w:pPr>
              <w:widowControl/>
              <w:jc w:val="both"/>
              <w:textAlignment w:val="auto"/>
              <w:rPr>
                <w:ins w:id="4538" w:author="易呈翔" w:date="2026-08-22T18:16:5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539" w:author="易呈翔" w:date="2026-08-22T18:16:5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4540" w:author="易呈翔" w:date="2026-08-22T18:16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128</w:t>
              </w:r>
            </w:ins>
            <w:ins w:id="4541" w:author="易呈翔" w:date="2026-08-22T18:16:5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65041ED">
            <w:pPr>
              <w:widowControl/>
              <w:jc w:val="both"/>
              <w:textAlignment w:val="auto"/>
              <w:rPr>
                <w:ins w:id="4542" w:author="易呈翔" w:date="2026-08-22T18:16:5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543" w:author="易呈翔" w:date="2026-08-22T18:16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71D41F1">
            <w:pPr>
              <w:widowControl/>
              <w:jc w:val="both"/>
              <w:textAlignment w:val="auto"/>
              <w:rPr>
                <w:ins w:id="4544" w:author="易呈翔" w:date="2026-08-22T18:16:5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545" w:author="易呈翔" w:date="2026-08-22T18:16:57Z">
              <w:r>
                <w:rPr>
                  <w:rFonts w:hint="eastAsia" w:ascii="宋体" w:hAnsi="宋体" w:cs="宋体" w:eastAsiaTheme="minorEastAsia"/>
                  <w:strike w:val="0"/>
                  <w:dstrike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配送目标单位名称</w:t>
              </w:r>
            </w:ins>
          </w:p>
        </w:tc>
      </w:tr>
      <w:tr w14:paraId="596C00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546" w:author="易呈翔" w:date="2026-08-22T18:16:5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CAB4FF5">
            <w:pPr>
              <w:widowControl/>
              <w:jc w:val="both"/>
              <w:textAlignment w:val="auto"/>
              <w:rPr>
                <w:ins w:id="4547" w:author="易呈翔" w:date="2026-08-22T18:16:5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548" w:author="易呈翔" w:date="2026-08-22T18:16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AA0A772">
            <w:pPr>
              <w:widowControl/>
              <w:jc w:val="both"/>
              <w:textAlignment w:val="auto"/>
              <w:rPr>
                <w:ins w:id="4549" w:author="易呈翔" w:date="2026-08-22T18:16:5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550" w:author="易呈翔" w:date="2026-08-22T18:16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targetWhId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FF4E58B">
            <w:pPr>
              <w:widowControl/>
              <w:jc w:val="both"/>
              <w:textAlignment w:val="auto"/>
              <w:rPr>
                <w:ins w:id="4551" w:author="易呈翔" w:date="2026-08-22T18:16:5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552" w:author="易呈翔" w:date="2026-08-22T18:16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0BF99DE">
            <w:pPr>
              <w:widowControl/>
              <w:jc w:val="both"/>
              <w:textAlignment w:val="auto"/>
              <w:rPr>
                <w:ins w:id="4553" w:author="易呈翔" w:date="2026-08-22T18:16:5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554" w:author="易呈翔" w:date="2026-08-22T18:16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9E8BF9D">
            <w:pPr>
              <w:widowControl/>
              <w:jc w:val="both"/>
              <w:textAlignment w:val="auto"/>
              <w:rPr>
                <w:ins w:id="4555" w:author="易呈翔" w:date="2026-08-22T18:16:5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556" w:author="易呈翔" w:date="2026-08-22T18:16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配送目标库房标识</w:t>
              </w:r>
            </w:ins>
          </w:p>
        </w:tc>
      </w:tr>
      <w:tr w14:paraId="27B836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557" w:author="易呈翔" w:date="2026-08-22T18:16:5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18C94B7">
            <w:pPr>
              <w:widowControl/>
              <w:jc w:val="both"/>
              <w:textAlignment w:val="auto"/>
              <w:rPr>
                <w:ins w:id="4558" w:author="易呈翔" w:date="2026-08-22T18:16:5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559" w:author="易呈翔" w:date="2026-08-22T18:16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配送目标库房名称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FB62EC2">
            <w:pPr>
              <w:widowControl/>
              <w:jc w:val="both"/>
              <w:textAlignment w:val="auto"/>
              <w:rPr>
                <w:ins w:id="4560" w:author="易呈翔" w:date="2026-08-22T18:16:5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561" w:author="易呈翔" w:date="2026-08-22T18:16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targetWhName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AE77E89">
            <w:pPr>
              <w:widowControl/>
              <w:jc w:val="both"/>
              <w:textAlignment w:val="auto"/>
              <w:rPr>
                <w:ins w:id="4562" w:author="易呈翔" w:date="2026-08-22T18:16:5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563" w:author="易呈翔" w:date="2026-08-22T18:16:5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</w:t>
              </w:r>
            </w:ins>
            <w:ins w:id="4564" w:author="易呈翔" w:date="2026-08-22T18:16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128</w:t>
              </w:r>
            </w:ins>
            <w:ins w:id="4565" w:author="易呈翔" w:date="2026-08-22T18:16:5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9D7C516">
            <w:pPr>
              <w:widowControl/>
              <w:jc w:val="both"/>
              <w:textAlignment w:val="auto"/>
              <w:rPr>
                <w:ins w:id="4566" w:author="易呈翔" w:date="2026-08-22T18:16:5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567" w:author="易呈翔" w:date="2026-08-22T18:16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18ECA2D">
            <w:pPr>
              <w:widowControl/>
              <w:jc w:val="both"/>
              <w:textAlignment w:val="auto"/>
              <w:rPr>
                <w:ins w:id="4568" w:author="易呈翔" w:date="2026-08-22T18:16:5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569" w:author="易呈翔" w:date="2026-08-22T18:16:5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配送目标库房名称</w:t>
              </w:r>
            </w:ins>
          </w:p>
        </w:tc>
      </w:tr>
      <w:tr w14:paraId="099F7C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570" w:author="易呈翔" w:date="2026-08-22T18:17:29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4E9A9C">
            <w:pPr>
              <w:jc w:val="both"/>
              <w:rPr>
                <w:ins w:id="4571" w:author="易呈翔" w:date="2026-08-22T18:17:2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572" w:author="易呈翔" w:date="2026-08-22T18:17:2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设备类别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7D1D02">
            <w:pPr>
              <w:jc w:val="both"/>
              <w:rPr>
                <w:ins w:id="4573" w:author="易呈翔" w:date="2026-08-22T18:17:2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574" w:author="易呈翔" w:date="2026-08-22T18:17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equipCateg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EA0F1FB">
            <w:pPr>
              <w:jc w:val="both"/>
              <w:rPr>
                <w:ins w:id="4575" w:author="易呈翔" w:date="2026-08-22T18:17:2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576" w:author="易呈翔" w:date="2026-08-22T18:17:2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F867CDD">
            <w:pPr>
              <w:jc w:val="both"/>
              <w:rPr>
                <w:ins w:id="4577" w:author="易呈翔" w:date="2026-08-22T18:17:2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578" w:author="易呈翔" w:date="2026-08-22T18:17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A77C7AC">
            <w:pPr>
              <w:jc w:val="both"/>
              <w:rPr>
                <w:ins w:id="4579" w:author="易呈翔" w:date="2026-08-22T18:17:2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580" w:author="易呈翔" w:date="2026-08-22T18:17:2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设备类别</w:t>
              </w:r>
            </w:ins>
          </w:p>
        </w:tc>
      </w:tr>
      <w:tr w14:paraId="3FBAC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581" w:author="易呈翔" w:date="2026-08-22T18:17:29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6C0944">
            <w:pPr>
              <w:jc w:val="both"/>
              <w:rPr>
                <w:ins w:id="4582" w:author="易呈翔" w:date="2026-08-22T18:17:2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583" w:author="易呈翔" w:date="2026-08-22T18:17:2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4584" w:author="易呈翔" w:date="2026-08-22T18:17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分类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1932B2">
            <w:pPr>
              <w:jc w:val="both"/>
              <w:rPr>
                <w:ins w:id="4585" w:author="易呈翔" w:date="2026-08-22T18:17:2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586" w:author="易呈翔" w:date="2026-08-22T18:17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equipCls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648DA1C">
            <w:pPr>
              <w:jc w:val="both"/>
              <w:rPr>
                <w:ins w:id="4587" w:author="易呈翔" w:date="2026-08-22T18:17:2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588" w:author="易呈翔" w:date="2026-08-22T18:17:2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5244BC3">
            <w:pPr>
              <w:jc w:val="both"/>
              <w:rPr>
                <w:ins w:id="4589" w:author="易呈翔" w:date="2026-08-22T18:17:2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590" w:author="易呈翔" w:date="2026-08-22T18:17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2A44A60">
            <w:pPr>
              <w:jc w:val="both"/>
              <w:rPr>
                <w:ins w:id="4591" w:author="易呈翔" w:date="2026-08-22T18:17:2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592" w:author="易呈翔" w:date="2026-08-22T18:17:2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</w:t>
              </w:r>
            </w:ins>
            <w:ins w:id="4593" w:author="易呈翔" w:date="2026-08-22T18:17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分类</w:t>
              </w:r>
            </w:ins>
          </w:p>
        </w:tc>
      </w:tr>
      <w:tr w14:paraId="755206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594" w:author="易呈翔" w:date="2026-08-22T18:17:29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E1A82A">
            <w:pPr>
              <w:jc w:val="both"/>
              <w:rPr>
                <w:ins w:id="4595" w:author="易呈翔" w:date="2026-08-22T18:17:2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596" w:author="易呈翔" w:date="2026-08-22T18:17:2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E82D53">
            <w:pPr>
              <w:jc w:val="both"/>
              <w:rPr>
                <w:ins w:id="4597" w:author="易呈翔" w:date="2026-08-22T18:17:2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598" w:author="易呈翔" w:date="2026-08-22T18:17:2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equipCode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A7D9A82">
            <w:pPr>
              <w:jc w:val="both"/>
              <w:rPr>
                <w:ins w:id="4599" w:author="易呈翔" w:date="2026-08-22T18:17:2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600" w:author="易呈翔" w:date="2026-08-22T18:17:2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6B60B11">
            <w:pPr>
              <w:jc w:val="both"/>
              <w:rPr>
                <w:ins w:id="4601" w:author="易呈翔" w:date="2026-08-22T18:17:2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602" w:author="易呈翔" w:date="2026-08-22T18:17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C64A43E">
            <w:pPr>
              <w:jc w:val="both"/>
              <w:rPr>
                <w:ins w:id="4603" w:author="易呈翔" w:date="2026-08-22T18:17:2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604" w:author="易呈翔" w:date="2026-08-22T18:17:2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</w:t>
              </w:r>
            </w:ins>
          </w:p>
        </w:tc>
      </w:tr>
      <w:tr w14:paraId="593821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605" w:author="易呈翔" w:date="2026-08-22T18:17:29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7D6983">
            <w:pPr>
              <w:jc w:val="both"/>
              <w:rPr>
                <w:ins w:id="4606" w:author="易呈翔" w:date="2026-08-22T18:17:2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607" w:author="易呈翔" w:date="2026-08-22T18:17:2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设备类型码描述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78B0FF">
            <w:pPr>
              <w:jc w:val="both"/>
              <w:rPr>
                <w:ins w:id="4608" w:author="易呈翔" w:date="2026-08-22T18:17:2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609" w:author="易呈翔" w:date="2026-08-22T18:17:2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equipDesc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D8ED149">
            <w:pPr>
              <w:jc w:val="both"/>
              <w:rPr>
                <w:ins w:id="4610" w:author="易呈翔" w:date="2026-08-22T18:17:2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611" w:author="易呈翔" w:date="2026-08-22T18:17:2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VARCHAR2(512)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D7915EE">
            <w:pPr>
              <w:jc w:val="both"/>
              <w:rPr>
                <w:ins w:id="4612" w:author="易呈翔" w:date="2026-08-22T18:17:29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613" w:author="易呈翔" w:date="2026-08-22T18:17:2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8E72843">
            <w:pPr>
              <w:jc w:val="both"/>
              <w:rPr>
                <w:ins w:id="4614" w:author="易呈翔" w:date="2026-08-22T18:17:29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615" w:author="易呈翔" w:date="2026-08-22T18:17:29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设备类型码描述</w:t>
              </w:r>
            </w:ins>
          </w:p>
        </w:tc>
      </w:tr>
      <w:tr w14:paraId="166C45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616" w:author="易呈翔" w:date="2026-08-22T18:17:4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6668D49">
            <w:pPr>
              <w:widowControl/>
              <w:jc w:val="both"/>
              <w:textAlignment w:val="auto"/>
              <w:rPr>
                <w:ins w:id="4617" w:author="易呈翔" w:date="2026-08-22T18:17:4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618" w:author="易呈翔" w:date="2026-08-22T18:17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计划数量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9D2524D">
            <w:pPr>
              <w:widowControl/>
              <w:jc w:val="both"/>
              <w:textAlignment w:val="auto"/>
              <w:rPr>
                <w:ins w:id="4619" w:author="易呈翔" w:date="2026-08-22T18:17:47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620" w:author="易呈翔" w:date="2026-08-22T18:17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planQty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E2026DF">
            <w:pPr>
              <w:widowControl/>
              <w:jc w:val="both"/>
              <w:textAlignment w:val="auto"/>
              <w:rPr>
                <w:ins w:id="4621" w:author="易呈翔" w:date="2026-08-22T18:17:4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622" w:author="易呈翔" w:date="2026-08-22T18:17:4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FADE7D8">
            <w:pPr>
              <w:widowControl/>
              <w:jc w:val="both"/>
              <w:textAlignment w:val="auto"/>
              <w:rPr>
                <w:ins w:id="4623" w:author="易呈翔" w:date="2026-08-22T18:17:4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624" w:author="易呈翔" w:date="2026-08-22T18:17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DC2A159">
            <w:pPr>
              <w:widowControl/>
              <w:jc w:val="both"/>
              <w:textAlignment w:val="auto"/>
              <w:rPr>
                <w:ins w:id="4625" w:author="易呈翔" w:date="2026-08-22T18:17:4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626" w:author="易呈翔" w:date="2026-08-22T18:17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计划数量</w:t>
              </w:r>
            </w:ins>
          </w:p>
        </w:tc>
      </w:tr>
      <w:tr w14:paraId="227E18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627" w:author="易呈翔" w:date="2026-08-22T18:17:4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5272B55">
            <w:pPr>
              <w:widowControl/>
              <w:jc w:val="both"/>
              <w:textAlignment w:val="center"/>
              <w:rPr>
                <w:ins w:id="4628" w:author="易呈翔" w:date="2026-08-22T18:17:4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629" w:author="易呈翔" w:date="2026-08-22T18:17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已分配数量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FA52D88">
            <w:pPr>
              <w:widowControl/>
              <w:jc w:val="both"/>
              <w:textAlignment w:val="center"/>
              <w:rPr>
                <w:ins w:id="4630" w:author="易呈翔" w:date="2026-08-22T18:17:47Z"/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631" w:author="易呈翔" w:date="2026-08-22T18:17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</w:t>
              </w:r>
            </w:ins>
            <w:ins w:id="4632" w:author="易呈翔" w:date="2026-08-22T18:17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llocation</w:t>
              </w:r>
            </w:ins>
            <w:ins w:id="4633" w:author="易呈翔" w:date="2026-08-22T18:17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DE1620A">
            <w:pPr>
              <w:widowControl/>
              <w:jc w:val="both"/>
              <w:textAlignment w:val="center"/>
              <w:rPr>
                <w:ins w:id="4634" w:author="易呈翔" w:date="2026-08-22T18:17:47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ins w:id="4635" w:author="易呈翔" w:date="2026-08-22T18:17:4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581FE14">
            <w:pPr>
              <w:widowControl/>
              <w:jc w:val="both"/>
              <w:textAlignment w:val="center"/>
              <w:rPr>
                <w:ins w:id="4636" w:author="易呈翔" w:date="2026-08-22T18:17:4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637" w:author="易呈翔" w:date="2026-08-22T18:17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3052F37">
            <w:pPr>
              <w:widowControl/>
              <w:jc w:val="both"/>
              <w:textAlignment w:val="center"/>
              <w:rPr>
                <w:ins w:id="4638" w:author="易呈翔" w:date="2026-08-22T18:17:4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639" w:author="易呈翔" w:date="2026-08-22T18:17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已分配数量</w:t>
              </w:r>
            </w:ins>
          </w:p>
        </w:tc>
      </w:tr>
      <w:tr w14:paraId="606AA3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640" w:author="易呈翔" w:date="2026-08-22T18:17:4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5CE662">
            <w:pPr>
              <w:widowControl/>
              <w:jc w:val="both"/>
              <w:textAlignment w:val="center"/>
              <w:rPr>
                <w:ins w:id="4641" w:author="易呈翔" w:date="2026-08-22T18:17:4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642" w:author="易呈翔" w:date="2026-08-22T18:17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缺口数量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DA5584">
            <w:pPr>
              <w:widowControl/>
              <w:jc w:val="both"/>
              <w:textAlignment w:val="center"/>
              <w:rPr>
                <w:ins w:id="4643" w:author="易呈翔" w:date="2026-08-22T18:17:4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644" w:author="易呈翔" w:date="2026-08-22T18:17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gapQty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0F7F939">
            <w:pPr>
              <w:widowControl/>
              <w:jc w:val="both"/>
              <w:textAlignment w:val="center"/>
              <w:rPr>
                <w:ins w:id="4645" w:author="易呈翔" w:date="2026-08-22T18:17:4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646" w:author="易呈翔" w:date="2026-08-22T18:17:4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9E162F6">
            <w:pPr>
              <w:widowControl/>
              <w:jc w:val="both"/>
              <w:textAlignment w:val="center"/>
              <w:rPr>
                <w:ins w:id="4647" w:author="易呈翔" w:date="2026-08-22T18:17:4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648" w:author="易呈翔" w:date="2026-08-22T18:17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AE1A461">
            <w:pPr>
              <w:widowControl/>
              <w:jc w:val="both"/>
              <w:textAlignment w:val="center"/>
              <w:rPr>
                <w:ins w:id="4649" w:author="易呈翔" w:date="2026-08-22T18:17:4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650" w:author="易呈翔" w:date="2026-08-22T18:17:4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缺口数量</w:t>
              </w:r>
            </w:ins>
          </w:p>
        </w:tc>
      </w:tr>
      <w:tr w14:paraId="7A696F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651" w:author="易呈翔" w:date="2026-08-22T18:18:0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51622ED">
            <w:pPr>
              <w:jc w:val="left"/>
              <w:rPr>
                <w:ins w:id="4652" w:author="易呈翔" w:date="2026-08-22T18:18:0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653" w:author="易呈翔" w:date="2026-08-22T18:18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库房优先级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2C5B2C4">
            <w:pPr>
              <w:jc w:val="left"/>
              <w:rPr>
                <w:ins w:id="4654" w:author="易呈翔" w:date="2026-08-22T18:18:0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655" w:author="易呈翔" w:date="2026-08-22T18:18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priority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7C45CBD">
            <w:pPr>
              <w:jc w:val="left"/>
              <w:rPr>
                <w:ins w:id="4656" w:author="易呈翔" w:date="2026-08-22T18:18:07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</w:rPr>
            </w:pPr>
            <w:ins w:id="4657" w:author="易呈翔" w:date="2026-08-22T18:18:07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NUMBER(</w:t>
              </w:r>
            </w:ins>
            <w:ins w:id="4658" w:author="易呈翔" w:date="2026-08-22T18:18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4</w:t>
              </w:r>
            </w:ins>
            <w:ins w:id="4659" w:author="易呈翔" w:date="2026-08-22T18:18:07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21"/>
                  <w:szCs w:val="21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B980E46">
            <w:pPr>
              <w:jc w:val="left"/>
              <w:rPr>
                <w:ins w:id="4660" w:author="易呈翔" w:date="2026-08-22T18:18:0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661" w:author="易呈翔" w:date="2026-08-22T18:18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5AD318A">
            <w:pPr>
              <w:jc w:val="left"/>
              <w:rPr>
                <w:ins w:id="4662" w:author="易呈翔" w:date="2026-08-22T18:18:0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663" w:author="易呈翔" w:date="2026-08-22T18:18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优先级，由小到大，优先级从高到低</w:t>
              </w:r>
            </w:ins>
          </w:p>
        </w:tc>
      </w:tr>
      <w:tr w14:paraId="35C835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664" w:author="易呈翔" w:date="2026-08-22T18:18:1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9E4A1AA">
            <w:pPr>
              <w:widowControl/>
              <w:jc w:val="both"/>
              <w:textAlignment w:val="auto"/>
              <w:rPr>
                <w:ins w:id="4665" w:author="易呈翔" w:date="2026-08-22T18:18:1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666" w:author="易呈翔" w:date="2026-08-22T18:18:1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是否紧急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38FD083">
            <w:pPr>
              <w:widowControl/>
              <w:jc w:val="both"/>
              <w:textAlignment w:val="auto"/>
              <w:rPr>
                <w:ins w:id="4667" w:author="易呈翔" w:date="2026-08-22T18:18:17Z"/>
                <w:rFonts w:hint="default" w:ascii="宋体" w:hAnsi="宋体" w:cs="宋体" w:eastAsiaTheme="minorEastAsia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668" w:author="易呈翔" w:date="2026-08-22T18:18:1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urgentFlag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40C1E21">
            <w:pPr>
              <w:widowControl/>
              <w:jc w:val="both"/>
              <w:textAlignment w:val="auto"/>
              <w:rPr>
                <w:ins w:id="4669" w:author="易呈翔" w:date="2026-08-22T18:18:1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670" w:author="易呈翔" w:date="2026-08-22T18:18:17Z">
              <w:r>
                <w:rPr>
                  <w:rFonts w:hint="default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A585937">
            <w:pPr>
              <w:widowControl/>
              <w:jc w:val="both"/>
              <w:textAlignment w:val="auto"/>
              <w:rPr>
                <w:ins w:id="4671" w:author="易呈翔" w:date="2026-08-22T18:18:17Z"/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672" w:author="易呈翔" w:date="2026-08-22T18:18:1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E7D41CB">
            <w:pPr>
              <w:widowControl/>
              <w:jc w:val="both"/>
              <w:textAlignment w:val="auto"/>
              <w:rPr>
                <w:ins w:id="4673" w:author="易呈翔" w:date="2026-08-22T18:18:17Z"/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4674" w:author="易呈翔" w:date="2026-08-22T18:18:1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是否紧急，1是，0否</w:t>
              </w:r>
            </w:ins>
          </w:p>
        </w:tc>
      </w:tr>
      <w:tr w14:paraId="64AAD8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4675" w:author="易呈翔" w:date="2026-08-21T16:17:30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5FD0564">
            <w:pPr>
              <w:widowControl/>
              <w:jc w:val="left"/>
              <w:rPr>
                <w:ins w:id="4676" w:author="易呈翔" w:date="2026-08-21T16:17:30Z"/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ins w:id="4677" w:author="易呈翔" w:date="2026-08-21T16:17:30Z">
              <w:r>
                <w:rPr>
                  <w:rFonts w:hint="eastAsia" w:ascii="宋体" w:hAnsi="宋体" w:cs="宋体"/>
                  <w:bCs/>
                  <w:color w:val="000000"/>
                  <w:kern w:val="0"/>
                  <w:sz w:val="21"/>
                  <w:szCs w:val="21"/>
                </w:rPr>
                <w:t>示例</w:t>
              </w:r>
            </w:ins>
          </w:p>
        </w:tc>
      </w:tr>
      <w:tr w14:paraId="6BBB43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4678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D61AAF6">
            <w:pPr>
              <w:widowControl/>
              <w:jc w:val="left"/>
              <w:rPr>
                <w:ins w:id="4679" w:author="易呈翔" w:date="2026-08-21T16:17:30Z"/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ins w:id="4680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发送json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8501919">
            <w:pPr>
              <w:widowControl/>
              <w:jc w:val="left"/>
              <w:rPr>
                <w:ins w:id="4681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682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{</w:t>
              </w:r>
            </w:ins>
          </w:p>
          <w:p w14:paraId="339699E0">
            <w:pPr>
              <w:widowControl/>
              <w:jc w:val="left"/>
              <w:rPr>
                <w:ins w:id="4683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684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"dmdPlanDetList": [</w:t>
              </w:r>
            </w:ins>
          </w:p>
          <w:p w14:paraId="013829EB">
            <w:pPr>
              <w:widowControl/>
              <w:jc w:val="left"/>
              <w:rPr>
                <w:ins w:id="4685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686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{</w:t>
              </w:r>
            </w:ins>
          </w:p>
          <w:p w14:paraId="7D9830C3">
            <w:pPr>
              <w:widowControl/>
              <w:jc w:val="left"/>
              <w:rPr>
                <w:ins w:id="4687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688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"dmdPlanDetId": "需求计划明细标识",</w:t>
              </w:r>
            </w:ins>
          </w:p>
          <w:p w14:paraId="7D6DC813">
            <w:pPr>
              <w:widowControl/>
              <w:jc w:val="left"/>
              <w:rPr>
                <w:ins w:id="4689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690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"dmdPlanNo": "需求计划编号",</w:t>
              </w:r>
            </w:ins>
          </w:p>
          <w:p w14:paraId="471A81B9">
            <w:pPr>
              <w:widowControl/>
              <w:jc w:val="left"/>
              <w:rPr>
                <w:ins w:id="4691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692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"planType": "计划类型",</w:t>
              </w:r>
            </w:ins>
          </w:p>
          <w:p w14:paraId="5165F235">
            <w:pPr>
              <w:widowControl/>
              <w:jc w:val="left"/>
              <w:rPr>
                <w:ins w:id="4693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694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"planYear": "计划年份",</w:t>
              </w:r>
            </w:ins>
          </w:p>
          <w:p w14:paraId="708D3929">
            <w:pPr>
              <w:widowControl/>
              <w:jc w:val="left"/>
              <w:rPr>
                <w:ins w:id="4695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696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"planMonth": "计划月份",</w:t>
              </w:r>
            </w:ins>
          </w:p>
          <w:p w14:paraId="0C187EAB">
            <w:pPr>
              <w:widowControl/>
              <w:jc w:val="left"/>
              <w:rPr>
                <w:ins w:id="4697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698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"appOrg": "申请单位",</w:t>
              </w:r>
            </w:ins>
          </w:p>
          <w:p w14:paraId="3C1281A5">
            <w:pPr>
              <w:widowControl/>
              <w:jc w:val="left"/>
              <w:rPr>
                <w:ins w:id="4699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700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"appOrgName": "申请单位名称",</w:t>
              </w:r>
            </w:ins>
          </w:p>
          <w:p w14:paraId="7248DAD4">
            <w:pPr>
              <w:widowControl/>
              <w:jc w:val="left"/>
              <w:rPr>
                <w:ins w:id="4701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702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"equipCateg": "设备类别",</w:t>
              </w:r>
            </w:ins>
          </w:p>
          <w:p w14:paraId="221DD76A">
            <w:pPr>
              <w:widowControl/>
              <w:jc w:val="left"/>
              <w:rPr>
                <w:ins w:id="4703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704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"equipCls": "设备分类",</w:t>
              </w:r>
            </w:ins>
          </w:p>
          <w:p w14:paraId="36E3BC00">
            <w:pPr>
              <w:widowControl/>
              <w:jc w:val="left"/>
              <w:rPr>
                <w:ins w:id="4705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706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"equipCode": "设备类别码",</w:t>
              </w:r>
            </w:ins>
          </w:p>
          <w:p w14:paraId="2FBF77E6">
            <w:pPr>
              <w:widowControl/>
              <w:jc w:val="left"/>
              <w:rPr>
                <w:ins w:id="4707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708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"equipDesc": "设备类别描述",</w:t>
              </w:r>
            </w:ins>
          </w:p>
          <w:p w14:paraId="469F94DE">
            <w:pPr>
              <w:widowControl/>
              <w:jc w:val="left"/>
              <w:rPr>
                <w:ins w:id="4709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710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"sumQty": "汇总平衡后数量"</w:t>
              </w:r>
            </w:ins>
          </w:p>
          <w:p w14:paraId="4D9A1BDF">
            <w:pPr>
              <w:widowControl/>
              <w:jc w:val="left"/>
              <w:rPr>
                <w:ins w:id="4711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712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}</w:t>
              </w:r>
            </w:ins>
          </w:p>
          <w:p w14:paraId="399899A4">
            <w:pPr>
              <w:widowControl/>
              <w:jc w:val="left"/>
              <w:rPr>
                <w:ins w:id="4713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714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],</w:t>
              </w:r>
            </w:ins>
          </w:p>
          <w:p w14:paraId="39B9CBE1">
            <w:pPr>
              <w:widowControl/>
              <w:jc w:val="left"/>
              <w:rPr>
                <w:ins w:id="4715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716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"whAreaConfigList": [</w:t>
              </w:r>
            </w:ins>
          </w:p>
          <w:p w14:paraId="4352B2A4">
            <w:pPr>
              <w:widowControl/>
              <w:ind w:firstLine="420"/>
              <w:jc w:val="left"/>
              <w:rPr>
                <w:ins w:id="4717" w:author="易呈翔" w:date="2026-08-25T11:26:20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718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{</w:t>
              </w:r>
            </w:ins>
          </w:p>
          <w:p w14:paraId="5ABAF34B">
            <w:pPr>
              <w:widowControl/>
              <w:ind w:firstLine="630" w:firstLineChars="300"/>
              <w:jc w:val="left"/>
              <w:rPr>
                <w:ins w:id="4720" w:author="易呈翔" w:date="2026-08-25T11:26:16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pPrChange w:id="4719" w:author="易呈翔" w:date="2026-08-25T11:26:24Z">
                <w:pPr>
                  <w:widowControl/>
                  <w:ind w:firstLine="420"/>
                  <w:jc w:val="left"/>
                </w:pPr>
              </w:pPrChange>
            </w:pPr>
            <w:ins w:id="4721" w:author="易呈翔" w:date="2026-08-25T11:26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"whId": "库</w:t>
              </w:r>
            </w:ins>
            <w:ins w:id="4722" w:author="易呈翔" w:date="2026-08-25T11:26:28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房</w:t>
              </w:r>
            </w:ins>
            <w:ins w:id="4723" w:author="易呈翔" w:date="2026-08-25T11:26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标识",</w:t>
              </w:r>
            </w:ins>
          </w:p>
          <w:p w14:paraId="5DA182E5">
            <w:pPr>
              <w:widowControl/>
              <w:jc w:val="left"/>
              <w:rPr>
                <w:ins w:id="4724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725" w:author="易呈翔" w:date="2026-08-25T11:26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"whName": "库</w:t>
              </w:r>
            </w:ins>
            <w:ins w:id="4726" w:author="易呈翔" w:date="2026-08-25T11:26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房</w:t>
              </w:r>
            </w:ins>
            <w:ins w:id="4727" w:author="易呈翔" w:date="2026-08-25T11:26:1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名称",</w:t>
              </w:r>
            </w:ins>
          </w:p>
          <w:p w14:paraId="2575B327">
            <w:pPr>
              <w:widowControl/>
              <w:jc w:val="left"/>
              <w:rPr>
                <w:ins w:id="4728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729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"whAreaId": "库区标识",</w:t>
              </w:r>
            </w:ins>
          </w:p>
          <w:p w14:paraId="1D5D60E1">
            <w:pPr>
              <w:widowControl/>
              <w:jc w:val="left"/>
              <w:rPr>
                <w:ins w:id="4730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731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"whAreaName": "库区名称",</w:t>
              </w:r>
            </w:ins>
          </w:p>
          <w:p w14:paraId="5ECDAB86">
            <w:pPr>
              <w:widowControl/>
              <w:jc w:val="left"/>
              <w:rPr>
                <w:ins w:id="4732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733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"whAreaType": "库区类型",</w:t>
              </w:r>
            </w:ins>
          </w:p>
          <w:p w14:paraId="36E4281A">
            <w:pPr>
              <w:widowControl/>
              <w:jc w:val="left"/>
              <w:rPr>
                <w:ins w:id="4734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735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"outTaskQty": "每日最大出库批次数",</w:t>
              </w:r>
            </w:ins>
          </w:p>
          <w:p w14:paraId="30914AE5">
            <w:pPr>
              <w:widowControl/>
              <w:jc w:val="left"/>
              <w:rPr>
                <w:ins w:id="4736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737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"priority": "优先级"</w:t>
              </w:r>
            </w:ins>
          </w:p>
          <w:p w14:paraId="3F715F45">
            <w:pPr>
              <w:widowControl/>
              <w:jc w:val="left"/>
              <w:rPr>
                <w:ins w:id="4738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739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}</w:t>
              </w:r>
            </w:ins>
          </w:p>
          <w:p w14:paraId="74B15747">
            <w:pPr>
              <w:widowControl/>
              <w:jc w:val="left"/>
              <w:rPr>
                <w:ins w:id="4740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741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],</w:t>
              </w:r>
            </w:ins>
          </w:p>
          <w:p w14:paraId="157EDDE9">
            <w:pPr>
              <w:widowControl/>
              <w:jc w:val="left"/>
              <w:rPr>
                <w:ins w:id="4742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743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"scheduleTimeList": [</w:t>
              </w:r>
            </w:ins>
          </w:p>
          <w:p w14:paraId="1AF002CA">
            <w:pPr>
              <w:widowControl/>
              <w:jc w:val="left"/>
              <w:rPr>
                <w:ins w:id="4744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745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{</w:t>
              </w:r>
            </w:ins>
          </w:p>
          <w:p w14:paraId="2CA4285F">
            <w:pPr>
              <w:widowControl/>
              <w:jc w:val="left"/>
              <w:rPr>
                <w:ins w:id="4746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747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"workDay": "工作日期",</w:t>
              </w:r>
            </w:ins>
          </w:p>
          <w:p w14:paraId="1C507814">
            <w:pPr>
              <w:widowControl/>
              <w:jc w:val="left"/>
              <w:rPr>
                <w:ins w:id="4748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749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"startTime": "开始时间",</w:t>
              </w:r>
            </w:ins>
          </w:p>
          <w:p w14:paraId="7D609D3F">
            <w:pPr>
              <w:widowControl/>
              <w:jc w:val="left"/>
              <w:rPr>
                <w:ins w:id="4750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751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"endTime": "结束时间"</w:t>
              </w:r>
            </w:ins>
          </w:p>
          <w:p w14:paraId="0A0D2DA3">
            <w:pPr>
              <w:widowControl/>
              <w:jc w:val="left"/>
              <w:rPr>
                <w:ins w:id="4752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753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}</w:t>
              </w:r>
            </w:ins>
          </w:p>
          <w:p w14:paraId="5E944427">
            <w:pPr>
              <w:widowControl/>
              <w:jc w:val="left"/>
              <w:rPr>
                <w:ins w:id="4754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755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],</w:t>
              </w:r>
            </w:ins>
          </w:p>
          <w:p w14:paraId="7D165AF0">
            <w:pPr>
              <w:widowControl/>
              <w:jc w:val="left"/>
              <w:rPr>
                <w:ins w:id="4756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757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"distWhStockList": [</w:t>
              </w:r>
            </w:ins>
          </w:p>
          <w:p w14:paraId="773D4A7A">
            <w:pPr>
              <w:widowControl/>
              <w:ind w:firstLine="420"/>
              <w:jc w:val="left"/>
              <w:rPr>
                <w:ins w:id="4758" w:author="易呈翔" w:date="2026-08-25T11:26:50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759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{</w:t>
              </w:r>
            </w:ins>
          </w:p>
          <w:p w14:paraId="70F79EA2">
            <w:pPr>
              <w:widowControl/>
              <w:ind w:firstLine="630" w:firstLineChars="300"/>
              <w:jc w:val="left"/>
              <w:rPr>
                <w:ins w:id="4760" w:author="易呈翔" w:date="2026-08-25T11:26:50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761" w:author="易呈翔" w:date="2026-08-25T11:26:5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"whId": "库</w:t>
              </w:r>
            </w:ins>
            <w:ins w:id="4762" w:author="易呈翔" w:date="2026-08-25T11:26:5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房</w:t>
              </w:r>
            </w:ins>
            <w:ins w:id="4763" w:author="易呈翔" w:date="2026-08-25T11:26:5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标识",</w:t>
              </w:r>
            </w:ins>
          </w:p>
          <w:p w14:paraId="39CEB059">
            <w:pPr>
              <w:widowControl/>
              <w:jc w:val="left"/>
              <w:rPr>
                <w:ins w:id="4764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765" w:author="易呈翔" w:date="2026-08-25T11:26:5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"whName": "库</w:t>
              </w:r>
            </w:ins>
            <w:ins w:id="4766" w:author="易呈翔" w:date="2026-08-25T11:26:5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房</w:t>
              </w:r>
            </w:ins>
            <w:ins w:id="4767" w:author="易呈翔" w:date="2026-08-25T11:26:5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名称",</w:t>
              </w:r>
            </w:ins>
          </w:p>
          <w:p w14:paraId="5354DF68">
            <w:pPr>
              <w:widowControl/>
              <w:jc w:val="left"/>
              <w:rPr>
                <w:ins w:id="4768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769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"whAreaId": "库区标识",</w:t>
              </w:r>
            </w:ins>
          </w:p>
          <w:p w14:paraId="744E6264">
            <w:pPr>
              <w:widowControl/>
              <w:jc w:val="left"/>
              <w:rPr>
                <w:ins w:id="4770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771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"whAreaName": "库区名称",</w:t>
              </w:r>
            </w:ins>
          </w:p>
          <w:p w14:paraId="1F77FC50">
            <w:pPr>
              <w:widowControl/>
              <w:jc w:val="left"/>
              <w:rPr>
                <w:ins w:id="4772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773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"equipCateg": "设备类别",</w:t>
              </w:r>
            </w:ins>
          </w:p>
          <w:p w14:paraId="52200B83">
            <w:pPr>
              <w:widowControl/>
              <w:jc w:val="left"/>
              <w:rPr>
                <w:ins w:id="4774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775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"equipCls": "设备分类",</w:t>
              </w:r>
            </w:ins>
          </w:p>
          <w:p w14:paraId="2281E4B0">
            <w:pPr>
              <w:widowControl/>
              <w:jc w:val="left"/>
              <w:rPr>
                <w:ins w:id="4776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777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"equipCode": "设备类型码",</w:t>
              </w:r>
            </w:ins>
          </w:p>
          <w:p w14:paraId="078CC00E">
            <w:pPr>
              <w:widowControl/>
              <w:jc w:val="left"/>
              <w:rPr>
                <w:ins w:id="4778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779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"equipDesc": "设备类型码描述",</w:t>
              </w:r>
            </w:ins>
          </w:p>
          <w:p w14:paraId="1886A70F">
            <w:pPr>
              <w:widowControl/>
              <w:jc w:val="left"/>
              <w:rPr>
                <w:ins w:id="4780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781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"distStockQty": "可配送库存"</w:t>
              </w:r>
            </w:ins>
          </w:p>
          <w:p w14:paraId="43632E3A">
            <w:pPr>
              <w:widowControl/>
              <w:jc w:val="left"/>
              <w:rPr>
                <w:ins w:id="4782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783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}</w:t>
              </w:r>
            </w:ins>
          </w:p>
          <w:p w14:paraId="202B2513">
            <w:pPr>
              <w:widowControl/>
              <w:jc w:val="left"/>
              <w:rPr>
                <w:ins w:id="4784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785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],</w:t>
              </w:r>
            </w:ins>
          </w:p>
          <w:p w14:paraId="0050190D">
            <w:pPr>
              <w:widowControl/>
              <w:jc w:val="left"/>
              <w:rPr>
                <w:ins w:id="4786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787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"targetWhConfigList": [</w:t>
              </w:r>
            </w:ins>
          </w:p>
          <w:p w14:paraId="42C49752">
            <w:pPr>
              <w:widowControl/>
              <w:jc w:val="left"/>
              <w:rPr>
                <w:ins w:id="4788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789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{</w:t>
              </w:r>
            </w:ins>
          </w:p>
          <w:p w14:paraId="58806B61">
            <w:pPr>
              <w:widowControl/>
              <w:jc w:val="left"/>
              <w:rPr>
                <w:ins w:id="4790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791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"targetWhId": "配送目标库房标识",</w:t>
              </w:r>
            </w:ins>
          </w:p>
          <w:p w14:paraId="7D8181F5">
            <w:pPr>
              <w:widowControl/>
              <w:jc w:val="left"/>
              <w:rPr>
                <w:ins w:id="4792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793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"targetWhName": "配送目标库房名称",</w:t>
              </w:r>
            </w:ins>
          </w:p>
          <w:p w14:paraId="11D1D8E8">
            <w:pPr>
              <w:widowControl/>
              <w:jc w:val="left"/>
              <w:rPr>
                <w:ins w:id="4794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795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"priority": "优先级",</w:t>
              </w:r>
            </w:ins>
          </w:p>
          <w:p w14:paraId="5A4C3C82">
            <w:pPr>
              <w:widowControl/>
              <w:jc w:val="left"/>
              <w:rPr>
                <w:ins w:id="4796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797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"weekFre": "每周配送最大频次",</w:t>
              </w:r>
            </w:ins>
          </w:p>
          <w:p w14:paraId="55FBB646">
            <w:pPr>
              <w:widowControl/>
              <w:jc w:val="left"/>
              <w:rPr>
                <w:ins w:id="4798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799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"distDuration": "配送时长",</w:t>
              </w:r>
            </w:ins>
          </w:p>
          <w:p w14:paraId="0FF0E5AD">
            <w:pPr>
              <w:widowControl/>
              <w:jc w:val="left"/>
              <w:rPr>
                <w:ins w:id="4800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801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"startDay": "配送接收偏好起始日期",</w:t>
              </w:r>
            </w:ins>
          </w:p>
          <w:p w14:paraId="3917EE64">
            <w:pPr>
              <w:widowControl/>
              <w:jc w:val="left"/>
              <w:rPr>
                <w:ins w:id="4802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803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"endDay": "配送接收偏好终止日期",</w:t>
              </w:r>
            </w:ins>
          </w:p>
          <w:p w14:paraId="751FD47E">
            <w:pPr>
              <w:widowControl/>
              <w:jc w:val="left"/>
              <w:rPr>
                <w:ins w:id="4804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805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"lastReceiveDate": "上一次配送接收日期",</w:t>
              </w:r>
            </w:ins>
          </w:p>
          <w:p w14:paraId="342E7EA0">
            <w:pPr>
              <w:widowControl/>
              <w:jc w:val="left"/>
              <w:rPr>
                <w:ins w:id="4806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807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"maxDistInterval": "允许最大配送间隔"</w:t>
              </w:r>
            </w:ins>
          </w:p>
          <w:p w14:paraId="0212A2F9">
            <w:pPr>
              <w:widowControl/>
              <w:jc w:val="left"/>
              <w:rPr>
                <w:ins w:id="4808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809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}</w:t>
              </w:r>
            </w:ins>
          </w:p>
          <w:p w14:paraId="3EE54D9F">
            <w:pPr>
              <w:widowControl/>
              <w:jc w:val="left"/>
              <w:rPr>
                <w:ins w:id="4810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811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],</w:t>
              </w:r>
            </w:ins>
          </w:p>
          <w:p w14:paraId="7586B17B">
            <w:pPr>
              <w:widowControl/>
              <w:jc w:val="left"/>
              <w:rPr>
                <w:ins w:id="4812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813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"targetWhQuotaList": [</w:t>
              </w:r>
            </w:ins>
          </w:p>
          <w:p w14:paraId="1BA559E1">
            <w:pPr>
              <w:widowControl/>
              <w:jc w:val="left"/>
              <w:rPr>
                <w:ins w:id="4814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815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{</w:t>
              </w:r>
            </w:ins>
          </w:p>
          <w:p w14:paraId="1098AF08">
            <w:pPr>
              <w:widowControl/>
              <w:jc w:val="left"/>
              <w:rPr>
                <w:ins w:id="4816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817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"targetWhId": "配送目标库房标识",</w:t>
              </w:r>
            </w:ins>
          </w:p>
          <w:p w14:paraId="56EB2383">
            <w:pPr>
              <w:widowControl/>
              <w:jc w:val="left"/>
              <w:rPr>
                <w:ins w:id="4818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819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"targetWhName": "配送目标库房名称",</w:t>
              </w:r>
            </w:ins>
          </w:p>
          <w:p w14:paraId="2D3B7EC1">
            <w:pPr>
              <w:widowControl/>
              <w:jc w:val="left"/>
              <w:rPr>
                <w:ins w:id="4820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821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"equipCateg": "设备类别",</w:t>
              </w:r>
            </w:ins>
          </w:p>
          <w:p w14:paraId="013ABBE9">
            <w:pPr>
              <w:widowControl/>
              <w:jc w:val="left"/>
              <w:rPr>
                <w:ins w:id="4822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823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"equipCls": "设备分类",</w:t>
              </w:r>
            </w:ins>
          </w:p>
          <w:p w14:paraId="5E0C4B72">
            <w:pPr>
              <w:widowControl/>
              <w:jc w:val="left"/>
              <w:rPr>
                <w:ins w:id="4824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825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"equipCode": "设备类型码",</w:t>
              </w:r>
            </w:ins>
          </w:p>
          <w:p w14:paraId="337A17F3">
            <w:pPr>
              <w:widowControl/>
              <w:jc w:val="left"/>
              <w:rPr>
                <w:ins w:id="4826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827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"quotaLowerLimit": "定额下限"</w:t>
              </w:r>
            </w:ins>
          </w:p>
          <w:p w14:paraId="26775148">
            <w:pPr>
              <w:widowControl/>
              <w:jc w:val="left"/>
              <w:rPr>
                <w:ins w:id="4828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829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}</w:t>
              </w:r>
            </w:ins>
          </w:p>
          <w:p w14:paraId="0BE8391D">
            <w:pPr>
              <w:widowControl/>
              <w:jc w:val="left"/>
              <w:rPr>
                <w:ins w:id="4830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831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],</w:t>
              </w:r>
            </w:ins>
          </w:p>
          <w:p w14:paraId="6CD42250">
            <w:pPr>
              <w:widowControl/>
              <w:jc w:val="left"/>
              <w:rPr>
                <w:ins w:id="4832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833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"targetWhStockList": [</w:t>
              </w:r>
            </w:ins>
          </w:p>
          <w:p w14:paraId="6CEE45DE">
            <w:pPr>
              <w:widowControl/>
              <w:jc w:val="left"/>
              <w:rPr>
                <w:ins w:id="4834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835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{</w:t>
              </w:r>
            </w:ins>
          </w:p>
          <w:p w14:paraId="41E630FE">
            <w:pPr>
              <w:widowControl/>
              <w:jc w:val="left"/>
              <w:rPr>
                <w:ins w:id="4836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837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"targetWhId": "配送目标库房标识",</w:t>
              </w:r>
            </w:ins>
          </w:p>
          <w:p w14:paraId="5442E9CC">
            <w:pPr>
              <w:widowControl/>
              <w:jc w:val="left"/>
              <w:rPr>
                <w:ins w:id="4838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839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"targetWhName": "配送目标库房名称",</w:t>
              </w:r>
            </w:ins>
          </w:p>
          <w:p w14:paraId="6836CBB7">
            <w:pPr>
              <w:widowControl/>
              <w:jc w:val="left"/>
              <w:rPr>
                <w:ins w:id="4840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841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"equipCateg": "设备类别",</w:t>
              </w:r>
            </w:ins>
          </w:p>
          <w:p w14:paraId="60946CD4">
            <w:pPr>
              <w:widowControl/>
              <w:jc w:val="left"/>
              <w:rPr>
                <w:ins w:id="4842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843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"equipCls": "设备分类",</w:t>
              </w:r>
            </w:ins>
          </w:p>
          <w:p w14:paraId="51F15417">
            <w:pPr>
              <w:widowControl/>
              <w:jc w:val="left"/>
              <w:rPr>
                <w:ins w:id="4844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845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"equipCode": "设备类型码",</w:t>
              </w:r>
            </w:ins>
          </w:p>
          <w:p w14:paraId="0497951C">
            <w:pPr>
              <w:widowControl/>
              <w:jc w:val="left"/>
              <w:rPr>
                <w:ins w:id="4846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847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"equipQty": "设备数量"</w:t>
              </w:r>
            </w:ins>
          </w:p>
          <w:p w14:paraId="09BE6FD2">
            <w:pPr>
              <w:widowControl/>
              <w:jc w:val="left"/>
              <w:rPr>
                <w:ins w:id="4848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849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}</w:t>
              </w:r>
            </w:ins>
          </w:p>
          <w:p w14:paraId="4A4E1CF1">
            <w:pPr>
              <w:widowControl/>
              <w:jc w:val="left"/>
              <w:rPr>
                <w:ins w:id="4850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851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],</w:t>
              </w:r>
            </w:ins>
          </w:p>
          <w:p w14:paraId="1C6DC703">
            <w:pPr>
              <w:widowControl/>
              <w:jc w:val="left"/>
              <w:rPr>
                <w:ins w:id="4852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853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"distInfoList": [</w:t>
              </w:r>
            </w:ins>
          </w:p>
          <w:p w14:paraId="58214A7B">
            <w:pPr>
              <w:widowControl/>
              <w:jc w:val="left"/>
              <w:rPr>
                <w:ins w:id="4854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855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{</w:t>
              </w:r>
            </w:ins>
          </w:p>
          <w:p w14:paraId="6544FD84">
            <w:pPr>
              <w:widowControl/>
              <w:jc w:val="left"/>
              <w:rPr>
                <w:ins w:id="4856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857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"dmdPlanDetId": "需求计划明细标识",</w:t>
              </w:r>
            </w:ins>
          </w:p>
          <w:p w14:paraId="6E8116BA">
            <w:pPr>
              <w:widowControl/>
              <w:jc w:val="left"/>
              <w:rPr>
                <w:ins w:id="4858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859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"targetWhId": "配送目标库房标识",</w:t>
              </w:r>
            </w:ins>
          </w:p>
          <w:p w14:paraId="790A3563">
            <w:pPr>
              <w:widowControl/>
              <w:jc w:val="left"/>
              <w:rPr>
                <w:ins w:id="4860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861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"targetWhName": "配送目标库房名称",</w:t>
              </w:r>
            </w:ins>
          </w:p>
          <w:p w14:paraId="201974B3">
            <w:pPr>
              <w:widowControl/>
              <w:jc w:val="left"/>
              <w:rPr>
                <w:ins w:id="4862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863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"distPlanDate": "配送计划日期",</w:t>
              </w:r>
            </w:ins>
          </w:p>
          <w:p w14:paraId="43E29B20">
            <w:pPr>
              <w:widowControl/>
              <w:jc w:val="left"/>
              <w:rPr>
                <w:ins w:id="4864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865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"equipCateg": "设备类别",</w:t>
              </w:r>
            </w:ins>
          </w:p>
          <w:p w14:paraId="23596523">
            <w:pPr>
              <w:widowControl/>
              <w:jc w:val="left"/>
              <w:rPr>
                <w:ins w:id="4866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867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"equipCls": "设备分类",</w:t>
              </w:r>
            </w:ins>
          </w:p>
          <w:p w14:paraId="49F6A651">
            <w:pPr>
              <w:widowControl/>
              <w:jc w:val="left"/>
              <w:rPr>
                <w:ins w:id="4868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869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"equipCode": "设备类型码",</w:t>
              </w:r>
            </w:ins>
          </w:p>
          <w:p w14:paraId="11BCE5F3">
            <w:pPr>
              <w:widowControl/>
              <w:jc w:val="left"/>
              <w:rPr>
                <w:ins w:id="4870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871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"planQty": "计划数量"</w:t>
              </w:r>
            </w:ins>
          </w:p>
          <w:p w14:paraId="5184FBC7">
            <w:pPr>
              <w:widowControl/>
              <w:jc w:val="left"/>
              <w:rPr>
                <w:ins w:id="4872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873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}</w:t>
              </w:r>
            </w:ins>
          </w:p>
          <w:p w14:paraId="39121245">
            <w:pPr>
              <w:widowControl/>
              <w:jc w:val="left"/>
              <w:rPr>
                <w:ins w:id="4874" w:author="易呈翔" w:date="2026-08-22T18:20:51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875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]</w:t>
              </w:r>
            </w:ins>
          </w:p>
          <w:p w14:paraId="3A5D55E6">
            <w:pPr>
              <w:widowControl/>
              <w:jc w:val="left"/>
              <w:rPr>
                <w:ins w:id="4876" w:author="易呈翔" w:date="2026-08-21T16:17:30Z"/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ins w:id="4877" w:author="易呈翔" w:date="2026-08-22T18:20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}</w:t>
              </w:r>
            </w:ins>
          </w:p>
        </w:tc>
      </w:tr>
      <w:tr w14:paraId="6F8DE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4878" w:author="易呈翔" w:date="2026-08-21T16:17:3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9ABFDFA">
            <w:pPr>
              <w:widowControl/>
              <w:jc w:val="left"/>
              <w:rPr>
                <w:ins w:id="4879" w:author="易呈翔" w:date="2026-08-21T16:17:30Z"/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ins w:id="4880" w:author="易呈翔" w:date="2026-08-21T16:17:3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返回json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ED8FF30">
            <w:pPr>
              <w:widowControl/>
              <w:jc w:val="left"/>
              <w:rPr>
                <w:ins w:id="4881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882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{</w:t>
              </w:r>
            </w:ins>
          </w:p>
          <w:p w14:paraId="7BC40BBB">
            <w:pPr>
              <w:widowControl/>
              <w:jc w:val="left"/>
              <w:rPr>
                <w:ins w:id="4883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884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"resultFlag": "结果标识",</w:t>
              </w:r>
            </w:ins>
          </w:p>
          <w:p w14:paraId="76F94554">
            <w:pPr>
              <w:widowControl/>
              <w:jc w:val="left"/>
              <w:rPr>
                <w:ins w:id="4885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886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"errorInfo": "错误信息",</w:t>
              </w:r>
            </w:ins>
          </w:p>
          <w:p w14:paraId="0809FF96">
            <w:pPr>
              <w:widowControl/>
              <w:jc w:val="left"/>
              <w:rPr>
                <w:ins w:id="4887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888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"distPlanScheduleList": [</w:t>
              </w:r>
            </w:ins>
          </w:p>
          <w:p w14:paraId="172E691C">
            <w:pPr>
              <w:widowControl/>
              <w:jc w:val="left"/>
              <w:rPr>
                <w:ins w:id="4889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890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{</w:t>
              </w:r>
            </w:ins>
          </w:p>
          <w:p w14:paraId="167F94E9">
            <w:pPr>
              <w:widowControl/>
              <w:jc w:val="left"/>
              <w:rPr>
                <w:ins w:id="4891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892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"distPlanDate": "配送计划日期",</w:t>
              </w:r>
            </w:ins>
          </w:p>
          <w:p w14:paraId="07AAF382">
            <w:pPr>
              <w:widowControl/>
              <w:jc w:val="left"/>
              <w:rPr>
                <w:ins w:id="4893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894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"receivePlanDate": "配送接收日期",</w:t>
              </w:r>
            </w:ins>
          </w:p>
          <w:p w14:paraId="68A54130">
            <w:pPr>
              <w:widowControl/>
              <w:jc w:val="left"/>
              <w:rPr>
                <w:ins w:id="4895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896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"planYm": "所属月",</w:t>
              </w:r>
            </w:ins>
          </w:p>
          <w:p w14:paraId="78C3C299">
            <w:pPr>
              <w:widowControl/>
              <w:jc w:val="left"/>
              <w:rPr>
                <w:ins w:id="4897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898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"planWeek": "所属周",</w:t>
              </w:r>
            </w:ins>
          </w:p>
          <w:p w14:paraId="3A2CEA06">
            <w:pPr>
              <w:widowControl/>
              <w:jc w:val="left"/>
              <w:rPr>
                <w:ins w:id="4899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900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"dmdPlanDetId": "需求计划明细标识",</w:t>
              </w:r>
            </w:ins>
          </w:p>
          <w:p w14:paraId="38ABCE08">
            <w:pPr>
              <w:widowControl/>
              <w:jc w:val="left"/>
              <w:rPr>
                <w:ins w:id="4901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902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"dmdPlanNo": "需求计划编号",</w:t>
              </w:r>
            </w:ins>
          </w:p>
          <w:p w14:paraId="197B22F2">
            <w:pPr>
              <w:widowControl/>
              <w:jc w:val="left"/>
              <w:rPr>
                <w:ins w:id="4903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904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"distOrgNo": "配送目标单位编号",</w:t>
              </w:r>
            </w:ins>
          </w:p>
          <w:p w14:paraId="5C816D66">
            <w:pPr>
              <w:widowControl/>
              <w:jc w:val="left"/>
              <w:rPr>
                <w:ins w:id="4905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906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"distOrgName": "配送目标单位名称",</w:t>
              </w:r>
            </w:ins>
          </w:p>
          <w:p w14:paraId="1ED9D740">
            <w:pPr>
              <w:widowControl/>
              <w:jc w:val="left"/>
              <w:rPr>
                <w:ins w:id="4907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908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"targetWhId": "配送目标库房标识",</w:t>
              </w:r>
            </w:ins>
          </w:p>
          <w:p w14:paraId="40FB280F">
            <w:pPr>
              <w:widowControl/>
              <w:jc w:val="left"/>
              <w:rPr>
                <w:ins w:id="4909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910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"targetWhName": "配送目标库房名称",</w:t>
              </w:r>
            </w:ins>
          </w:p>
          <w:p w14:paraId="59B4CDB4">
            <w:pPr>
              <w:widowControl/>
              <w:jc w:val="left"/>
              <w:rPr>
                <w:ins w:id="4911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912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"equipCateg": "设备类别",</w:t>
              </w:r>
            </w:ins>
          </w:p>
          <w:p w14:paraId="77C9E9A9">
            <w:pPr>
              <w:widowControl/>
              <w:jc w:val="left"/>
              <w:rPr>
                <w:ins w:id="4913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914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"equipCls": "设备分类",</w:t>
              </w:r>
            </w:ins>
          </w:p>
          <w:p w14:paraId="4A377D18">
            <w:pPr>
              <w:widowControl/>
              <w:jc w:val="left"/>
              <w:rPr>
                <w:ins w:id="4915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916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"equipCode": "设备类型码",</w:t>
              </w:r>
            </w:ins>
          </w:p>
          <w:p w14:paraId="41A4EE6E">
            <w:pPr>
              <w:widowControl/>
              <w:jc w:val="left"/>
              <w:rPr>
                <w:ins w:id="4917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918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"equipDesc": "设备类型码描述",</w:t>
              </w:r>
            </w:ins>
          </w:p>
          <w:p w14:paraId="421F5FB6">
            <w:pPr>
              <w:widowControl/>
              <w:jc w:val="left"/>
              <w:rPr>
                <w:ins w:id="4919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920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"planQty": "计划数量",</w:t>
              </w:r>
            </w:ins>
          </w:p>
          <w:p w14:paraId="64138D00">
            <w:pPr>
              <w:widowControl/>
              <w:jc w:val="left"/>
              <w:rPr>
                <w:ins w:id="4921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922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"distDuration": "配送时长",</w:t>
              </w:r>
            </w:ins>
          </w:p>
          <w:p w14:paraId="0D535E6F">
            <w:pPr>
              <w:widowControl/>
              <w:jc w:val="left"/>
              <w:rPr>
                <w:ins w:id="4923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924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"priority": "库房优先级",</w:t>
              </w:r>
            </w:ins>
          </w:p>
          <w:p w14:paraId="5B6665EA">
            <w:pPr>
              <w:widowControl/>
              <w:jc w:val="left"/>
              <w:rPr>
                <w:ins w:id="4925" w:author="易呈翔" w:date="2026-08-25T11:32:12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926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</w:t>
              </w:r>
            </w:ins>
            <w:ins w:id="4927" w:author="易呈翔" w:date="2026-08-25T11:32:51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urgentFlag</w:t>
              </w:r>
            </w:ins>
            <w:ins w:id="4928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": "</w:t>
              </w:r>
            </w:ins>
            <w:ins w:id="4929" w:author="易呈翔" w:date="2026-08-25T11:32:5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是否紧急</w:t>
              </w:r>
            </w:ins>
            <w:ins w:id="4930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"</w:t>
              </w:r>
            </w:ins>
            <w:ins w:id="4931" w:author="易呈翔" w:date="2026-08-25T11:32:1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,</w:t>
              </w:r>
            </w:ins>
          </w:p>
          <w:p w14:paraId="30F841B6">
            <w:pPr>
              <w:widowControl/>
              <w:jc w:val="left"/>
              <w:rPr>
                <w:ins w:id="4932" w:author="易呈翔" w:date="2026-08-25T11:32:12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933" w:author="易呈翔" w:date="2026-08-25T11:32:1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</w:t>
              </w:r>
            </w:ins>
            <w:ins w:id="4934" w:author="易呈翔" w:date="2026-08-25T11:32:4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fromWhId</w:t>
              </w:r>
            </w:ins>
            <w:ins w:id="4935" w:author="易呈翔" w:date="2026-08-25T11:32:1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": "</w:t>
              </w:r>
            </w:ins>
            <w:ins w:id="4936" w:author="易呈翔" w:date="2026-08-25T11:32:4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配送源库房标识</w:t>
              </w:r>
            </w:ins>
            <w:ins w:id="4937" w:author="易呈翔" w:date="2026-08-25T11:32:1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",</w:t>
              </w:r>
            </w:ins>
          </w:p>
          <w:p w14:paraId="46ACBDED">
            <w:pPr>
              <w:widowControl/>
              <w:jc w:val="left"/>
              <w:rPr>
                <w:ins w:id="4938" w:author="易呈翔" w:date="2026-08-25T11:32:12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939" w:author="易呈翔" w:date="2026-08-25T11:32:1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</w:t>
              </w:r>
            </w:ins>
            <w:ins w:id="4940" w:author="易呈翔" w:date="2026-08-25T11:33:0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fromWh</w:t>
              </w:r>
            </w:ins>
            <w:ins w:id="4941" w:author="易呈翔" w:date="2026-08-25T11:33:10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Name</w:t>
              </w:r>
            </w:ins>
            <w:ins w:id="4942" w:author="易呈翔" w:date="2026-08-25T11:32:1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": "</w:t>
              </w:r>
            </w:ins>
            <w:ins w:id="4943" w:author="易呈翔" w:date="2026-08-25T11:33:1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配送源库房</w:t>
              </w:r>
            </w:ins>
            <w:ins w:id="4944" w:author="易呈翔" w:date="2026-08-25T11:33:1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名称</w:t>
              </w:r>
            </w:ins>
            <w:ins w:id="4945" w:author="易呈翔" w:date="2026-08-25T11:32:1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",</w:t>
              </w:r>
            </w:ins>
          </w:p>
          <w:p w14:paraId="69EF5F03">
            <w:pPr>
              <w:widowControl/>
              <w:jc w:val="left"/>
              <w:rPr>
                <w:ins w:id="4946" w:author="易呈翔" w:date="2026-08-25T11:32:12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947" w:author="易呈翔" w:date="2026-08-25T11:32:1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</w:t>
              </w:r>
            </w:ins>
            <w:ins w:id="4948" w:author="易呈翔" w:date="2026-08-25T11:33:2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fromWh</w:t>
              </w:r>
            </w:ins>
            <w:ins w:id="4949" w:author="易呈翔" w:date="2026-08-25T11:33:26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Ar</w:t>
              </w:r>
            </w:ins>
            <w:ins w:id="4950" w:author="易呈翔" w:date="2026-08-25T11:33:2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ea</w:t>
              </w:r>
            </w:ins>
            <w:ins w:id="4951" w:author="易呈翔" w:date="2026-08-25T11:33:2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Id</w:t>
              </w:r>
            </w:ins>
            <w:ins w:id="4952" w:author="易呈翔" w:date="2026-08-25T11:32:1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": "</w:t>
              </w:r>
            </w:ins>
            <w:ins w:id="4953" w:author="易呈翔" w:date="2026-08-25T11:33:3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配送源库</w:t>
              </w:r>
            </w:ins>
            <w:ins w:id="4954" w:author="易呈翔" w:date="2026-08-25T11:33:37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区</w:t>
              </w:r>
            </w:ins>
            <w:ins w:id="4955" w:author="易呈翔" w:date="2026-08-25T11:33:33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标识</w:t>
              </w:r>
            </w:ins>
            <w:ins w:id="4956" w:author="易呈翔" w:date="2026-08-25T11:32:1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",</w:t>
              </w:r>
            </w:ins>
          </w:p>
          <w:p w14:paraId="4E1EF6DC">
            <w:pPr>
              <w:widowControl/>
              <w:jc w:val="left"/>
              <w:rPr>
                <w:ins w:id="4957" w:author="易呈翔" w:date="2026-08-22T18:25:05Z"/>
                <w:rFonts w:hint="eastAsia" w:ascii="宋体" w:hAnsi="宋体" w:cs="宋体" w:eastAsiaTheme="minorEastAsia"/>
                <w:color w:val="000000"/>
                <w:kern w:val="0"/>
                <w:sz w:val="21"/>
                <w:szCs w:val="21"/>
                <w:lang w:eastAsia="zh-CN"/>
              </w:rPr>
            </w:pPr>
            <w:ins w:id="4958" w:author="易呈翔" w:date="2026-08-25T11:32:1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</w:t>
              </w:r>
            </w:ins>
            <w:ins w:id="4959" w:author="易呈翔" w:date="2026-08-25T11:33:3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fromWhArea</w:t>
              </w:r>
            </w:ins>
            <w:ins w:id="4960" w:author="易呈翔" w:date="2026-08-25T11:33:4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Name</w:t>
              </w:r>
            </w:ins>
            <w:ins w:id="4961" w:author="易呈翔" w:date="2026-08-25T11:32:1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": "</w:t>
              </w:r>
            </w:ins>
            <w:ins w:id="4962" w:author="易呈翔" w:date="2026-08-25T11:33:49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配送源库区</w:t>
              </w:r>
            </w:ins>
            <w:ins w:id="4963" w:author="易呈翔" w:date="2026-08-25T11:33:54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名称</w:t>
              </w:r>
            </w:ins>
            <w:ins w:id="4964" w:author="易呈翔" w:date="2026-08-25T11:32:12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"</w:t>
              </w:r>
            </w:ins>
          </w:p>
          <w:p w14:paraId="2A287C4F">
            <w:pPr>
              <w:widowControl/>
              <w:jc w:val="left"/>
              <w:rPr>
                <w:ins w:id="4965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966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}</w:t>
              </w:r>
            </w:ins>
          </w:p>
          <w:p w14:paraId="3328C72E">
            <w:pPr>
              <w:widowControl/>
              <w:jc w:val="left"/>
              <w:rPr>
                <w:ins w:id="4967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968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],</w:t>
              </w:r>
            </w:ins>
          </w:p>
          <w:p w14:paraId="61C3C76A">
            <w:pPr>
              <w:widowControl/>
              <w:jc w:val="left"/>
              <w:rPr>
                <w:ins w:id="4969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970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"stockGapAlarmLists": [</w:t>
              </w:r>
            </w:ins>
          </w:p>
          <w:p w14:paraId="661D3337">
            <w:pPr>
              <w:widowControl/>
              <w:jc w:val="left"/>
              <w:rPr>
                <w:ins w:id="4971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972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{</w:t>
              </w:r>
            </w:ins>
          </w:p>
          <w:p w14:paraId="114C0F6B">
            <w:pPr>
              <w:widowControl/>
              <w:jc w:val="left"/>
              <w:rPr>
                <w:ins w:id="4973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974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"gapDate": "缺口日期",</w:t>
              </w:r>
            </w:ins>
          </w:p>
          <w:p w14:paraId="33B02C83">
            <w:pPr>
              <w:widowControl/>
              <w:jc w:val="left"/>
              <w:rPr>
                <w:ins w:id="4975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976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"dmdPlanDetId": "需求计划明细标识",</w:t>
              </w:r>
            </w:ins>
          </w:p>
          <w:p w14:paraId="0CC7DAF9">
            <w:pPr>
              <w:widowControl/>
              <w:jc w:val="left"/>
              <w:rPr>
                <w:ins w:id="4977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978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"dmdPlanNo": "需求计划编号",</w:t>
              </w:r>
            </w:ins>
          </w:p>
          <w:p w14:paraId="787C664C">
            <w:pPr>
              <w:widowControl/>
              <w:jc w:val="left"/>
              <w:rPr>
                <w:ins w:id="4979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980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"distOrgNo": "配送目标单位编号",</w:t>
              </w:r>
            </w:ins>
          </w:p>
          <w:p w14:paraId="486770C4">
            <w:pPr>
              <w:widowControl/>
              <w:jc w:val="left"/>
              <w:rPr>
                <w:ins w:id="4981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982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"distOrgName": "配送目标单位名称",</w:t>
              </w:r>
            </w:ins>
          </w:p>
          <w:p w14:paraId="36A257D3">
            <w:pPr>
              <w:widowControl/>
              <w:jc w:val="left"/>
              <w:rPr>
                <w:ins w:id="4983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984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"targetWhId": "配送目标库房标识",</w:t>
              </w:r>
            </w:ins>
          </w:p>
          <w:p w14:paraId="72158849">
            <w:pPr>
              <w:widowControl/>
              <w:jc w:val="left"/>
              <w:rPr>
                <w:ins w:id="4985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986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"targetWhName": "配送目标库房名称",</w:t>
              </w:r>
            </w:ins>
          </w:p>
          <w:p w14:paraId="0A4A25CD">
            <w:pPr>
              <w:widowControl/>
              <w:jc w:val="left"/>
              <w:rPr>
                <w:ins w:id="4987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988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"equipCateg": "设备类别",</w:t>
              </w:r>
            </w:ins>
          </w:p>
          <w:p w14:paraId="2A2806EA">
            <w:pPr>
              <w:widowControl/>
              <w:jc w:val="left"/>
              <w:rPr>
                <w:ins w:id="4989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990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"equipCls": "设备分类",</w:t>
              </w:r>
            </w:ins>
          </w:p>
          <w:p w14:paraId="447163C5">
            <w:pPr>
              <w:widowControl/>
              <w:jc w:val="left"/>
              <w:rPr>
                <w:ins w:id="4991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992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"equipCode": "设备类型码描述",</w:t>
              </w:r>
            </w:ins>
          </w:p>
          <w:p w14:paraId="7C32E93D">
            <w:pPr>
              <w:widowControl/>
              <w:jc w:val="left"/>
              <w:rPr>
                <w:ins w:id="4993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994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"equipDesc": "设备类型码描述",</w:t>
              </w:r>
            </w:ins>
          </w:p>
          <w:p w14:paraId="3CB28DE9">
            <w:pPr>
              <w:widowControl/>
              <w:jc w:val="left"/>
              <w:rPr>
                <w:ins w:id="4995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996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"planQty": "计划数量",</w:t>
              </w:r>
            </w:ins>
          </w:p>
          <w:p w14:paraId="2AB6BEB7">
            <w:pPr>
              <w:widowControl/>
              <w:jc w:val="left"/>
              <w:rPr>
                <w:ins w:id="4997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4998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"allocationQty": "已分配数量",</w:t>
              </w:r>
            </w:ins>
          </w:p>
          <w:p w14:paraId="3CBEF235">
            <w:pPr>
              <w:widowControl/>
              <w:jc w:val="left"/>
              <w:rPr>
                <w:ins w:id="4999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5000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"gapQty": "缺口数量",</w:t>
              </w:r>
            </w:ins>
          </w:p>
          <w:p w14:paraId="319F3F99">
            <w:pPr>
              <w:widowControl/>
              <w:jc w:val="left"/>
              <w:rPr>
                <w:ins w:id="5001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5002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"planYm": "所属月"</w:t>
              </w:r>
            </w:ins>
          </w:p>
          <w:p w14:paraId="059AFC66">
            <w:pPr>
              <w:widowControl/>
              <w:jc w:val="left"/>
              <w:rPr>
                <w:ins w:id="5003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5004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}</w:t>
              </w:r>
            </w:ins>
          </w:p>
          <w:p w14:paraId="7A156CBE">
            <w:pPr>
              <w:widowControl/>
              <w:jc w:val="left"/>
              <w:rPr>
                <w:ins w:id="5005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5006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],</w:t>
              </w:r>
            </w:ins>
          </w:p>
          <w:p w14:paraId="4B67F5F5">
            <w:pPr>
              <w:widowControl/>
              <w:jc w:val="left"/>
              <w:rPr>
                <w:ins w:id="5007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5008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"distAllocationList": [</w:t>
              </w:r>
            </w:ins>
          </w:p>
          <w:p w14:paraId="5B9FAFE5">
            <w:pPr>
              <w:widowControl/>
              <w:jc w:val="left"/>
              <w:rPr>
                <w:ins w:id="5009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5010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{</w:t>
              </w:r>
            </w:ins>
          </w:p>
          <w:p w14:paraId="3957482B">
            <w:pPr>
              <w:widowControl/>
              <w:jc w:val="left"/>
              <w:rPr>
                <w:ins w:id="5011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5012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"planYm": "所属月",</w:t>
              </w:r>
            </w:ins>
          </w:p>
          <w:p w14:paraId="316A8A13">
            <w:pPr>
              <w:widowControl/>
              <w:jc w:val="left"/>
              <w:rPr>
                <w:ins w:id="5013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5014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"dmdPlanDetId": "需求计划明细标识",</w:t>
              </w:r>
            </w:ins>
          </w:p>
          <w:p w14:paraId="4EE28D49">
            <w:pPr>
              <w:widowControl/>
              <w:jc w:val="left"/>
              <w:rPr>
                <w:ins w:id="5015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5016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"dmdPlanNo": "需求计划编号",</w:t>
              </w:r>
            </w:ins>
          </w:p>
          <w:p w14:paraId="2CD836D3">
            <w:pPr>
              <w:widowControl/>
              <w:jc w:val="left"/>
              <w:rPr>
                <w:ins w:id="5017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5018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"distOrgNo": "配送目标单位编号",</w:t>
              </w:r>
            </w:ins>
          </w:p>
          <w:p w14:paraId="03F532CF">
            <w:pPr>
              <w:widowControl/>
              <w:jc w:val="left"/>
              <w:rPr>
                <w:ins w:id="5019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5020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"distOrgName": "配送目标单位名称",</w:t>
              </w:r>
            </w:ins>
          </w:p>
          <w:p w14:paraId="0F34AF25">
            <w:pPr>
              <w:widowControl/>
              <w:jc w:val="left"/>
              <w:rPr>
                <w:ins w:id="5021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5022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"targetWhId": "配送目标库房标识",</w:t>
              </w:r>
            </w:ins>
          </w:p>
          <w:p w14:paraId="0452FCE8">
            <w:pPr>
              <w:widowControl/>
              <w:jc w:val="left"/>
              <w:rPr>
                <w:ins w:id="5023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5024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"targetWhName": "配送目标库房名称",</w:t>
              </w:r>
            </w:ins>
          </w:p>
          <w:p w14:paraId="6ED85A51">
            <w:pPr>
              <w:widowControl/>
              <w:jc w:val="left"/>
              <w:rPr>
                <w:ins w:id="5025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5026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"equipCateg": "设备类别",</w:t>
              </w:r>
            </w:ins>
          </w:p>
          <w:p w14:paraId="761403D1">
            <w:pPr>
              <w:widowControl/>
              <w:jc w:val="left"/>
              <w:rPr>
                <w:ins w:id="5027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5028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"equipCls": "设备分类",</w:t>
              </w:r>
            </w:ins>
          </w:p>
          <w:p w14:paraId="58BD7C90">
            <w:pPr>
              <w:widowControl/>
              <w:jc w:val="left"/>
              <w:rPr>
                <w:ins w:id="5029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5030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"equipCode": "设备类型码",</w:t>
              </w:r>
            </w:ins>
          </w:p>
          <w:p w14:paraId="0FD04C61">
            <w:pPr>
              <w:widowControl/>
              <w:jc w:val="left"/>
              <w:rPr>
                <w:ins w:id="5031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5032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"equipDesc": "设备类型码描述",</w:t>
              </w:r>
            </w:ins>
          </w:p>
          <w:p w14:paraId="2A297220">
            <w:pPr>
              <w:widowControl/>
              <w:jc w:val="left"/>
              <w:rPr>
                <w:ins w:id="5033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5034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"planQty": "计划数量",</w:t>
              </w:r>
            </w:ins>
          </w:p>
          <w:p w14:paraId="71942262">
            <w:pPr>
              <w:widowControl/>
              <w:jc w:val="left"/>
              <w:rPr>
                <w:ins w:id="5035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5036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"allocationQty": "已分配数量",</w:t>
              </w:r>
            </w:ins>
          </w:p>
          <w:p w14:paraId="7984C1CD">
            <w:pPr>
              <w:widowControl/>
              <w:jc w:val="left"/>
              <w:rPr>
                <w:ins w:id="5037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5038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"gapQty": "缺口数量",</w:t>
              </w:r>
            </w:ins>
          </w:p>
          <w:p w14:paraId="35E66E62">
            <w:pPr>
              <w:widowControl/>
              <w:jc w:val="left"/>
              <w:rPr>
                <w:ins w:id="5039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5040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"priority": "库存优先级",</w:t>
              </w:r>
            </w:ins>
          </w:p>
          <w:p w14:paraId="44CD2678">
            <w:pPr>
              <w:widowControl/>
              <w:jc w:val="left"/>
              <w:rPr>
                <w:ins w:id="5041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5042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  "urgentFlag": "是否紧急"</w:t>
              </w:r>
            </w:ins>
          </w:p>
          <w:p w14:paraId="355C33E8">
            <w:pPr>
              <w:widowControl/>
              <w:jc w:val="left"/>
              <w:rPr>
                <w:ins w:id="5043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5044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  }</w:t>
              </w:r>
            </w:ins>
          </w:p>
          <w:p w14:paraId="3E3DE2A9">
            <w:pPr>
              <w:widowControl/>
              <w:jc w:val="left"/>
              <w:rPr>
                <w:ins w:id="5045" w:author="易呈翔" w:date="2026-08-22T18:25:05Z"/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ins w:id="5046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 xml:space="preserve">  ]</w:t>
              </w:r>
            </w:ins>
          </w:p>
          <w:p w14:paraId="34539CEA">
            <w:pPr>
              <w:widowControl/>
              <w:jc w:val="left"/>
              <w:rPr>
                <w:ins w:id="5047" w:author="易呈翔" w:date="2026-08-21T16:17:30Z"/>
                <w:rFonts w:ascii="宋体" w:hAnsi="宋体" w:cs="宋体"/>
                <w:color w:val="000000"/>
                <w:szCs w:val="21"/>
              </w:rPr>
            </w:pPr>
            <w:ins w:id="5048" w:author="易呈翔" w:date="2026-08-22T18:25:05Z">
              <w:r>
                <w:rPr>
                  <w:rFonts w:hint="eastAsia" w:ascii="宋体" w:hAnsi="宋体" w:cs="宋体"/>
                  <w:color w:val="000000"/>
                  <w:kern w:val="0"/>
                  <w:sz w:val="21"/>
                  <w:szCs w:val="21"/>
                </w:rPr>
                <w:t>}</w:t>
              </w:r>
            </w:ins>
          </w:p>
        </w:tc>
      </w:tr>
    </w:tbl>
    <w:p w14:paraId="2B5752B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视图</w:t>
      </w:r>
    </w:p>
    <w:p w14:paraId="7B1D7E40">
      <w:pPr>
        <w:pStyle w:val="3"/>
        <w:numPr>
          <w:ilvl w:val="0"/>
          <w:numId w:val="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所检设备表类型(VW_DETECT_EQUIP_TYPE)</w:t>
      </w:r>
    </w:p>
    <w:tbl>
      <w:tblPr>
        <w:tblStyle w:val="7"/>
        <w:tblW w:w="8308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3590"/>
        <w:gridCol w:w="2950"/>
      </w:tblGrid>
      <w:tr w14:paraId="7DE07D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25A46E5C">
            <w:pPr>
              <w:widowControl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编码/代码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65D0EA3A">
            <w:pPr>
              <w:widowControl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67C5B043">
            <w:pPr>
              <w:widowControl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12255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A27E3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01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7AC81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  <w:t>单相电能表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1B244F">
            <w:pPr>
              <w:widowControl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9491F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68519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02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0FDF5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三相直接表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EA993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直接接入的三相电能表</w:t>
            </w:r>
          </w:p>
        </w:tc>
      </w:tr>
      <w:tr w14:paraId="5B6EBD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816A3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03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342E6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三相互感表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67DC2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经互感器接入的三相电能表</w:t>
            </w:r>
          </w:p>
        </w:tc>
      </w:tr>
      <w:tr w14:paraId="6B7DA4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DC796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04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2B2FC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10kV电压互感器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79E20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03D4A4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B38ED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05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C5D1E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20kV电压互感器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77E9E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774921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5CE63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06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1F899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10kV电流互感器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2028B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C9BE3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F59B0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07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8A2EB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20kV电流互感器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8EB52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565E6E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B7DF2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08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441E3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普通型低压电流互感器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D9A06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TA变比小于等于2000A的低压电流互感器</w:t>
            </w:r>
          </w:p>
        </w:tc>
      </w:tr>
      <w:tr w14:paraId="02A77D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A5DD9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09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619A1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大变比型低压电流互感器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1EE87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TA变比大于2000A的低压电流互感器</w:t>
            </w:r>
          </w:p>
        </w:tc>
      </w:tr>
      <w:tr w14:paraId="659530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9D3BD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10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608FC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DBI型低压电流互感器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11C5A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是否抗直流为是的低压电流互感器</w:t>
            </w:r>
          </w:p>
        </w:tc>
      </w:tr>
      <w:tr w14:paraId="027231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063CD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11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17F16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经互感器接入集中器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1954C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9B4D1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11789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12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12162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经互感器接入负荷管理终端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F64B6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31A9F6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AAD3B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13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6D0DA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经互感器接入配变监测计量终端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376EF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9FA73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1B926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14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DD9E1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经互感器接入智能量测终端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CAAA0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71FD61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B58C1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15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CB47D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直接接入集中器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CF114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79675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C03EE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16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2EEA6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直接接入负荷管理终端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9354A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7455F8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86F17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17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B95CE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直接接入配变监测计量终端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E5A1F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05A9FD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ED3C2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18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54247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直接接入智能量测终端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64E7D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</w:tbl>
    <w:p w14:paraId="57AEBF7E">
      <w:pPr>
        <w:pStyle w:val="3"/>
        <w:numPr>
          <w:ilvl w:val="0"/>
          <w:numId w:val="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检定仓类型(VW_DEVICE_TYPE)</w:t>
      </w:r>
    </w:p>
    <w:tbl>
      <w:tblPr>
        <w:tblStyle w:val="7"/>
        <w:tblW w:w="8328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3610"/>
        <w:gridCol w:w="2950"/>
      </w:tblGrid>
      <w:tr w14:paraId="0E73C6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18C0E60B">
            <w:pPr>
              <w:widowControl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编码/代码</w:t>
            </w:r>
          </w:p>
        </w:tc>
        <w:tc>
          <w:tcPr>
            <w:tcW w:w="36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37916EAE">
            <w:pPr>
              <w:widowControl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3A4C818B">
            <w:pPr>
              <w:widowControl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2ED5F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40ACA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01</w:t>
            </w:r>
          </w:p>
        </w:tc>
        <w:tc>
          <w:tcPr>
            <w:tcW w:w="36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33B8D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单相电能表检定仓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128F6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42AF2C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A778A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02</w:t>
            </w:r>
          </w:p>
        </w:tc>
        <w:tc>
          <w:tcPr>
            <w:tcW w:w="36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5E55B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单三相兼容检定仓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A7FAD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5825F6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A0357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03</w:t>
            </w:r>
          </w:p>
        </w:tc>
        <w:tc>
          <w:tcPr>
            <w:tcW w:w="36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FDFA5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终端检定仓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FC08E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C2221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EE7F3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04</w:t>
            </w:r>
          </w:p>
        </w:tc>
        <w:tc>
          <w:tcPr>
            <w:tcW w:w="36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81535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三相电能表检定仓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48FBF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79E6F9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F0267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05</w:t>
            </w:r>
          </w:p>
        </w:tc>
        <w:tc>
          <w:tcPr>
            <w:tcW w:w="36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DB320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三相表兼容终端检定仓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7ECF1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56EC6C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6AA3F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06</w:t>
            </w:r>
          </w:p>
        </w:tc>
        <w:tc>
          <w:tcPr>
            <w:tcW w:w="36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6A933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10kv/20kv电压兼容仓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C7B88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5E52B8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980DE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07</w:t>
            </w:r>
          </w:p>
        </w:tc>
        <w:tc>
          <w:tcPr>
            <w:tcW w:w="36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BA981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10kv/20kv电流兼容仓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A25E0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526F17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60A7C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08</w:t>
            </w:r>
          </w:p>
        </w:tc>
        <w:tc>
          <w:tcPr>
            <w:tcW w:w="36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41148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普通型低压电流互感器/大变比型低压电流互感器兼容仓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399FC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7600BD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3D8E1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09</w:t>
            </w:r>
          </w:p>
        </w:tc>
        <w:tc>
          <w:tcPr>
            <w:tcW w:w="36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526D2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普通型低压电流互感器/DBI型低压电流互感器兼容仓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CFE32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</w:tbl>
    <w:p w14:paraId="066B809E">
      <w:pPr>
        <w:pStyle w:val="3"/>
        <w:numPr>
          <w:ilvl w:val="0"/>
          <w:numId w:val="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是否标志(VW_YES_NO_FLAG)</w:t>
      </w:r>
    </w:p>
    <w:tbl>
      <w:tblPr>
        <w:tblStyle w:val="7"/>
        <w:tblW w:w="8368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3640"/>
        <w:gridCol w:w="2960"/>
      </w:tblGrid>
      <w:tr w14:paraId="0472DE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534620DD">
            <w:pPr>
              <w:widowControl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编码/代码</w:t>
            </w:r>
          </w:p>
        </w:tc>
        <w:tc>
          <w:tcPr>
            <w:tcW w:w="36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7E34D2F1">
            <w:pPr>
              <w:widowControl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0960E8D2">
            <w:pPr>
              <w:widowControl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26D94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D1D0A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</w:t>
            </w:r>
          </w:p>
        </w:tc>
        <w:tc>
          <w:tcPr>
            <w:tcW w:w="36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2EB31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否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77040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DA57B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7D697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</w:t>
            </w:r>
          </w:p>
        </w:tc>
        <w:tc>
          <w:tcPr>
            <w:tcW w:w="36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BBA86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是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2B03D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</w:tbl>
    <w:p w14:paraId="58CBBB90">
      <w:pPr>
        <w:rPr>
          <w:rFonts w:hint="default"/>
          <w:lang w:val="en-US" w:eastAsia="zh-CN"/>
        </w:rPr>
      </w:pPr>
    </w:p>
    <w:p w14:paraId="267F20CE">
      <w:pPr>
        <w:pStyle w:val="3"/>
        <w:numPr>
          <w:ilvl w:val="0"/>
          <w:numId w:val="8"/>
        </w:numPr>
        <w:bidi w:val="0"/>
        <w:rPr>
          <w:ins w:id="5049" w:author="易呈翔" w:date="2026-08-06T15:12:03Z"/>
          <w:rFonts w:hint="eastAsia"/>
          <w:lang w:val="en-US" w:eastAsia="zh-CN"/>
        </w:rPr>
      </w:pPr>
      <w:ins w:id="5050" w:author="易呈翔" w:date="2026-08-06T15:12:09Z">
        <w:r>
          <w:rPr>
            <w:rFonts w:hint="eastAsia"/>
            <w:lang w:val="en-US" w:eastAsia="zh-CN"/>
          </w:rPr>
          <w:t>设备</w:t>
        </w:r>
      </w:ins>
      <w:ins w:id="5051" w:author="易呈翔" w:date="2026-08-06T15:12:10Z">
        <w:r>
          <w:rPr>
            <w:rFonts w:hint="eastAsia"/>
            <w:lang w:val="en-US" w:eastAsia="zh-CN"/>
          </w:rPr>
          <w:t>分类</w:t>
        </w:r>
      </w:ins>
      <w:ins w:id="5052" w:author="易呈翔" w:date="2026-08-06T15:12:03Z">
        <w:r>
          <w:rPr>
            <w:rFonts w:hint="eastAsia"/>
            <w:lang w:val="en-US" w:eastAsia="zh-CN"/>
          </w:rPr>
          <w:t>(</w:t>
        </w:r>
      </w:ins>
      <w:ins w:id="5053" w:author="易呈翔" w:date="2026-08-06T15:15:09Z">
        <w:r>
          <w:rPr>
            <w:rFonts w:hint="eastAsia"/>
            <w:lang w:val="en-US" w:eastAsia="zh-CN"/>
          </w:rPr>
          <w:t>VW_EQUIP_CLS</w:t>
        </w:r>
      </w:ins>
      <w:ins w:id="5054" w:author="易呈翔" w:date="2026-08-06T15:12:03Z">
        <w:r>
          <w:rPr>
            <w:rFonts w:hint="eastAsia"/>
            <w:lang w:val="en-US" w:eastAsia="zh-CN"/>
          </w:rPr>
          <w:t>)</w:t>
        </w:r>
      </w:ins>
    </w:p>
    <w:tbl>
      <w:tblPr>
        <w:tblStyle w:val="7"/>
        <w:tblW w:w="8348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3620"/>
        <w:gridCol w:w="2960"/>
      </w:tblGrid>
      <w:tr w14:paraId="59F5E2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055" w:author="易呈翔" w:date="2026-08-06T15:12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3E33F414">
            <w:pPr>
              <w:widowControl/>
              <w:jc w:val="left"/>
              <w:rPr>
                <w:ins w:id="5056" w:author="易呈翔" w:date="2026-08-06T15:12:03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5057" w:author="易呈翔" w:date="2026-08-06T15:12:03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编码/代码</w:t>
              </w:r>
            </w:ins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19469BC9">
            <w:pPr>
              <w:widowControl/>
              <w:jc w:val="left"/>
              <w:rPr>
                <w:ins w:id="5058" w:author="易呈翔" w:date="2026-08-06T15:12:03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5059" w:author="易呈翔" w:date="2026-08-06T15:12:03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名称</w:t>
              </w:r>
            </w:ins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065ACF44">
            <w:pPr>
              <w:widowControl/>
              <w:jc w:val="left"/>
              <w:rPr>
                <w:ins w:id="5060" w:author="易呈翔" w:date="2026-08-06T15:12:03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5061" w:author="易呈翔" w:date="2026-08-06T15:12:03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说明</w:t>
              </w:r>
            </w:ins>
          </w:p>
        </w:tc>
      </w:tr>
      <w:tr w14:paraId="284FCD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062" w:author="易呈翔" w:date="2026-08-06T15:12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D1E4ACB">
            <w:pPr>
              <w:snapToGrid w:val="0"/>
              <w:spacing w:before="0" w:after="0" w:line="240" w:lineRule="auto"/>
              <w:jc w:val="center"/>
              <w:rPr>
                <w:ins w:id="5063" w:author="易呈翔" w:date="2026-08-06T15:12:03Z"/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01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6B66D8C">
            <w:pPr>
              <w:snapToGrid w:val="0"/>
              <w:spacing w:before="0" w:after="0" w:line="240" w:lineRule="auto"/>
              <w:jc w:val="center"/>
              <w:rPr>
                <w:ins w:id="5064" w:author="易呈翔" w:date="2026-08-06T15:12:03Z"/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单相电能表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BFC934">
            <w:pPr>
              <w:snapToGrid w:val="0"/>
              <w:ind w:left="0" w:leftChars="0" w:right="0" w:rightChars="0" w:firstLine="0" w:firstLineChars="0"/>
              <w:jc w:val="center"/>
              <w:rPr>
                <w:ins w:id="5065" w:author="易呈翔" w:date="2026-08-06T15:12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560849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066" w:author="易呈翔" w:date="2026-08-06T15:12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DC622D8">
            <w:pPr>
              <w:snapToGrid w:val="0"/>
              <w:spacing w:before="0" w:after="0" w:line="240" w:lineRule="auto"/>
              <w:jc w:val="center"/>
              <w:rPr>
                <w:ins w:id="5067" w:author="易呈翔" w:date="2026-08-06T15:12:03Z"/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02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1C72D98">
            <w:pPr>
              <w:snapToGrid w:val="0"/>
              <w:spacing w:before="0" w:after="0" w:line="240" w:lineRule="auto"/>
              <w:jc w:val="center"/>
              <w:rPr>
                <w:ins w:id="5068" w:author="易呈翔" w:date="2026-08-06T15:12:03Z"/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三相电能表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5741F2">
            <w:pPr>
              <w:snapToGrid w:val="0"/>
              <w:ind w:left="0" w:leftChars="0" w:right="0" w:rightChars="0" w:firstLine="0" w:firstLineChars="0"/>
              <w:jc w:val="center"/>
              <w:rPr>
                <w:ins w:id="5069" w:author="易呈翔" w:date="2026-08-06T15:12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7C0A4C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070" w:author="易呈翔" w:date="2026-08-06T15:13:31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63EA0AD">
            <w:pPr>
              <w:snapToGrid w:val="0"/>
              <w:spacing w:before="0" w:after="0" w:line="240" w:lineRule="auto"/>
              <w:jc w:val="center"/>
              <w:rPr>
                <w:ins w:id="5071" w:author="易呈翔" w:date="2026-08-06T15:13:31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03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81F8E98">
            <w:pPr>
              <w:snapToGrid w:val="0"/>
              <w:spacing w:before="0" w:after="0" w:line="240" w:lineRule="auto"/>
              <w:jc w:val="center"/>
              <w:rPr>
                <w:ins w:id="5072" w:author="易呈翔" w:date="2026-08-06T15:13:31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负荷管理终端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8FEE74">
            <w:pPr>
              <w:snapToGrid w:val="0"/>
              <w:ind w:left="0" w:leftChars="0" w:right="0" w:rightChars="0" w:firstLine="0" w:firstLineChars="0"/>
              <w:jc w:val="center"/>
              <w:rPr>
                <w:ins w:id="5073" w:author="易呈翔" w:date="2026-08-06T15:13:31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8D3FD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074" w:author="易呈翔" w:date="2026-08-06T15:13:32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85E0BBC">
            <w:pPr>
              <w:snapToGrid w:val="0"/>
              <w:spacing w:before="0" w:after="0" w:line="240" w:lineRule="auto"/>
              <w:jc w:val="center"/>
              <w:rPr>
                <w:ins w:id="5075" w:author="易呈翔" w:date="2026-08-06T15:13:3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04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C77C499">
            <w:pPr>
              <w:snapToGrid w:val="0"/>
              <w:spacing w:before="0" w:after="0" w:line="240" w:lineRule="auto"/>
              <w:jc w:val="center"/>
              <w:rPr>
                <w:ins w:id="5076" w:author="易呈翔" w:date="2026-08-06T15:13:3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集中器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1E333F">
            <w:pPr>
              <w:snapToGrid w:val="0"/>
              <w:ind w:left="0" w:leftChars="0" w:right="0" w:rightChars="0" w:firstLine="0" w:firstLineChars="0"/>
              <w:jc w:val="center"/>
              <w:rPr>
                <w:ins w:id="5077" w:author="易呈翔" w:date="2026-08-06T15:13:3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24D881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078" w:author="易呈翔" w:date="2026-08-06T15:13:3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40E0CE9">
            <w:pPr>
              <w:snapToGrid w:val="0"/>
              <w:spacing w:before="0" w:after="0" w:line="240" w:lineRule="auto"/>
              <w:jc w:val="center"/>
              <w:rPr>
                <w:ins w:id="5079" w:author="易呈翔" w:date="2026-08-06T15:13:3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05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4292E11">
            <w:pPr>
              <w:snapToGrid w:val="0"/>
              <w:spacing w:before="0" w:after="0" w:line="240" w:lineRule="auto"/>
              <w:jc w:val="center"/>
              <w:rPr>
                <w:ins w:id="5080" w:author="易呈翔" w:date="2026-08-06T15:13:3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配变监测计量终端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F81383">
            <w:pPr>
              <w:snapToGrid w:val="0"/>
              <w:ind w:left="0" w:leftChars="0" w:right="0" w:rightChars="0" w:firstLine="0" w:firstLineChars="0"/>
              <w:jc w:val="center"/>
              <w:rPr>
                <w:ins w:id="5081" w:author="易呈翔" w:date="2026-08-06T15:13:3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56ADCC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082" w:author="易呈翔" w:date="2026-08-06T15:14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2D50947">
            <w:pPr>
              <w:snapToGrid w:val="0"/>
              <w:spacing w:before="0" w:after="0" w:line="240" w:lineRule="auto"/>
              <w:jc w:val="center"/>
              <w:rPr>
                <w:ins w:id="5083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06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A5953E3">
            <w:pPr>
              <w:snapToGrid w:val="0"/>
              <w:spacing w:before="0" w:after="0" w:line="240" w:lineRule="auto"/>
              <w:jc w:val="center"/>
              <w:rPr>
                <w:ins w:id="5084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10kV电流互感器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D28172">
            <w:pPr>
              <w:snapToGrid w:val="0"/>
              <w:ind w:left="0" w:leftChars="0" w:right="0" w:rightChars="0" w:firstLine="0" w:firstLineChars="0"/>
              <w:jc w:val="center"/>
              <w:rPr>
                <w:ins w:id="5085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67A65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086" w:author="易呈翔" w:date="2026-08-06T15:14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CAF506B">
            <w:pPr>
              <w:snapToGrid w:val="0"/>
              <w:spacing w:before="0" w:after="0" w:line="240" w:lineRule="auto"/>
              <w:jc w:val="center"/>
              <w:rPr>
                <w:ins w:id="5087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07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5438B26">
            <w:pPr>
              <w:snapToGrid w:val="0"/>
              <w:spacing w:before="0" w:after="0" w:line="240" w:lineRule="auto"/>
              <w:jc w:val="center"/>
              <w:rPr>
                <w:ins w:id="5088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10kV电压互感器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7A8B17">
            <w:pPr>
              <w:snapToGrid w:val="0"/>
              <w:ind w:left="0" w:leftChars="0" w:right="0" w:rightChars="0" w:firstLine="0" w:firstLineChars="0"/>
              <w:jc w:val="center"/>
              <w:rPr>
                <w:ins w:id="5089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7B1602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090" w:author="易呈翔" w:date="2026-08-06T15:14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B1A81E7">
            <w:pPr>
              <w:snapToGrid w:val="0"/>
              <w:spacing w:before="0" w:after="0" w:line="240" w:lineRule="auto"/>
              <w:jc w:val="center"/>
              <w:rPr>
                <w:ins w:id="5091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08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F55FA7">
            <w:pPr>
              <w:snapToGrid w:val="0"/>
              <w:spacing w:before="0" w:after="0" w:line="240" w:lineRule="auto"/>
              <w:jc w:val="center"/>
              <w:rPr>
                <w:ins w:id="5092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低压电流互感器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EA59C4">
            <w:pPr>
              <w:snapToGrid w:val="0"/>
              <w:ind w:left="0" w:leftChars="0" w:right="0" w:rightChars="0" w:firstLine="0" w:firstLineChars="0"/>
              <w:jc w:val="center"/>
              <w:rPr>
                <w:ins w:id="5093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1D393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094" w:author="易呈翔" w:date="2026-08-06T15:14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58AF188">
            <w:pPr>
              <w:snapToGrid w:val="0"/>
              <w:spacing w:before="0" w:after="0" w:line="240" w:lineRule="auto"/>
              <w:jc w:val="center"/>
              <w:rPr>
                <w:ins w:id="5095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09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9B75E5F">
            <w:pPr>
              <w:snapToGrid w:val="0"/>
              <w:spacing w:before="0" w:after="0" w:line="240" w:lineRule="auto"/>
              <w:jc w:val="center"/>
              <w:rPr>
                <w:ins w:id="5096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组合互感器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68074F">
            <w:pPr>
              <w:snapToGrid w:val="0"/>
              <w:ind w:left="0" w:leftChars="0" w:right="0" w:rightChars="0" w:firstLine="0" w:firstLineChars="0"/>
              <w:jc w:val="center"/>
              <w:rPr>
                <w:ins w:id="5097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5444A0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098" w:author="易呈翔" w:date="2026-08-06T15:14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E3DC12E">
            <w:pPr>
              <w:snapToGrid w:val="0"/>
              <w:spacing w:before="0" w:after="0" w:line="240" w:lineRule="auto"/>
              <w:jc w:val="center"/>
              <w:rPr>
                <w:ins w:id="5099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10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A939F66">
            <w:pPr>
              <w:snapToGrid w:val="0"/>
              <w:spacing w:before="0" w:after="0" w:line="240" w:lineRule="auto"/>
              <w:jc w:val="center"/>
              <w:rPr>
                <w:ins w:id="5100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厂站终端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6783AF">
            <w:pPr>
              <w:snapToGrid w:val="0"/>
              <w:ind w:left="0" w:leftChars="0" w:right="0" w:rightChars="0" w:firstLine="0" w:firstLineChars="0"/>
              <w:jc w:val="center"/>
              <w:rPr>
                <w:ins w:id="5101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048BF8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102" w:author="易呈翔" w:date="2026-08-06T15:14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758CD4A">
            <w:pPr>
              <w:snapToGrid w:val="0"/>
              <w:spacing w:before="0" w:after="0" w:line="240" w:lineRule="auto"/>
              <w:jc w:val="center"/>
              <w:rPr>
                <w:ins w:id="5103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11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5A7BF0D">
            <w:pPr>
              <w:snapToGrid w:val="0"/>
              <w:spacing w:before="0" w:after="0" w:line="240" w:lineRule="auto"/>
              <w:jc w:val="center"/>
              <w:rPr>
                <w:ins w:id="5104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通信模块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AE7306">
            <w:pPr>
              <w:snapToGrid w:val="0"/>
              <w:ind w:left="0" w:leftChars="0" w:right="0" w:rightChars="0" w:firstLine="0" w:firstLineChars="0"/>
              <w:jc w:val="center"/>
              <w:rPr>
                <w:ins w:id="5105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16E8FA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106" w:author="易呈翔" w:date="2026-08-06T15:14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BC066C9">
            <w:pPr>
              <w:snapToGrid w:val="0"/>
              <w:spacing w:before="0" w:after="0" w:line="240" w:lineRule="auto"/>
              <w:jc w:val="center"/>
              <w:rPr>
                <w:ins w:id="5107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19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AC38494">
            <w:pPr>
              <w:snapToGrid w:val="0"/>
              <w:spacing w:before="0" w:after="0" w:line="240" w:lineRule="auto"/>
              <w:jc w:val="center"/>
              <w:rPr>
                <w:ins w:id="5108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智能量测终端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41872E">
            <w:pPr>
              <w:snapToGrid w:val="0"/>
              <w:ind w:left="0" w:leftChars="0" w:right="0" w:rightChars="0" w:firstLine="0" w:firstLineChars="0"/>
              <w:jc w:val="center"/>
              <w:rPr>
                <w:ins w:id="5109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31C25E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110" w:author="易呈翔" w:date="2026-08-06T15:14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3D0E4AD">
            <w:pPr>
              <w:snapToGrid w:val="0"/>
              <w:spacing w:before="0" w:after="0" w:line="240" w:lineRule="auto"/>
              <w:jc w:val="center"/>
              <w:rPr>
                <w:ins w:id="5111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  <w:lang w:val="en-US" w:eastAsia="zh-CN"/>
              </w:rPr>
              <w:t>20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4A5A76">
            <w:pPr>
              <w:snapToGrid w:val="0"/>
              <w:spacing w:before="0" w:after="0" w:line="240" w:lineRule="auto"/>
              <w:jc w:val="center"/>
              <w:rPr>
                <w:ins w:id="5112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20kV电流互感器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777888">
            <w:pPr>
              <w:snapToGrid w:val="0"/>
              <w:ind w:left="0" w:leftChars="0" w:right="0" w:rightChars="0" w:firstLine="0" w:firstLineChars="0"/>
              <w:jc w:val="center"/>
              <w:rPr>
                <w:ins w:id="5113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086FA5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114" w:author="易呈翔" w:date="2026-08-06T15:14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1511C5E">
            <w:pPr>
              <w:snapToGrid w:val="0"/>
              <w:spacing w:before="0" w:after="0" w:line="240" w:lineRule="auto"/>
              <w:jc w:val="center"/>
              <w:rPr>
                <w:ins w:id="5115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  <w:lang w:val="en-US" w:eastAsia="zh-CN"/>
              </w:rPr>
              <w:t>21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1E8ED29">
            <w:pPr>
              <w:snapToGrid w:val="0"/>
              <w:spacing w:before="0" w:after="0" w:line="240" w:lineRule="auto"/>
              <w:jc w:val="center"/>
              <w:rPr>
                <w:ins w:id="5116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20kV电压互感器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789D02">
            <w:pPr>
              <w:snapToGrid w:val="0"/>
              <w:ind w:left="0" w:leftChars="0" w:right="0" w:rightChars="0" w:firstLine="0" w:firstLineChars="0"/>
              <w:jc w:val="center"/>
              <w:rPr>
                <w:ins w:id="5117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16A651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118" w:author="易呈翔" w:date="2026-08-06T15:14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99813E6">
            <w:pPr>
              <w:snapToGrid w:val="0"/>
              <w:spacing w:before="0" w:after="0" w:line="240" w:lineRule="auto"/>
              <w:jc w:val="center"/>
              <w:rPr>
                <w:ins w:id="5119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  <w:lang w:val="en-US" w:eastAsia="zh-CN"/>
              </w:rPr>
              <w:t>23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EDB5B28">
            <w:pPr>
              <w:snapToGrid w:val="0"/>
              <w:spacing w:before="0" w:after="0" w:line="240" w:lineRule="auto"/>
              <w:jc w:val="center"/>
              <w:rPr>
                <w:ins w:id="5120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周转箱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DE1516">
            <w:pPr>
              <w:snapToGrid w:val="0"/>
              <w:ind w:left="0" w:leftChars="0" w:right="0" w:rightChars="0" w:firstLine="0" w:firstLineChars="0"/>
              <w:jc w:val="center"/>
              <w:rPr>
                <w:ins w:id="5121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4984C7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122" w:author="易呈翔" w:date="2026-08-06T15:14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8FC97F7">
            <w:pPr>
              <w:snapToGrid w:val="0"/>
              <w:spacing w:before="0" w:after="0" w:line="240" w:lineRule="auto"/>
              <w:jc w:val="center"/>
              <w:rPr>
                <w:ins w:id="5123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  <w:lang w:val="en-US" w:eastAsia="zh-CN"/>
              </w:rPr>
              <w:t>24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1BC4B2D">
            <w:pPr>
              <w:snapToGrid w:val="0"/>
              <w:spacing w:before="0" w:after="0" w:line="240" w:lineRule="auto"/>
              <w:jc w:val="center"/>
              <w:rPr>
                <w:ins w:id="5124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栈板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FE27CA">
            <w:pPr>
              <w:snapToGrid w:val="0"/>
              <w:ind w:left="0" w:leftChars="0" w:right="0" w:rightChars="0" w:firstLine="0" w:firstLineChars="0"/>
              <w:jc w:val="center"/>
              <w:rPr>
                <w:ins w:id="5125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21F6CD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126" w:author="易呈翔" w:date="2026-08-06T15:19:41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DA1F55C">
            <w:pPr>
              <w:snapToGrid w:val="0"/>
              <w:spacing w:before="0" w:after="0" w:line="240" w:lineRule="auto"/>
              <w:jc w:val="center"/>
              <w:rPr>
                <w:ins w:id="5127" w:author="易呈翔" w:date="2026-08-06T15:19:41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  <w:lang w:val="en-US" w:eastAsia="zh-CN"/>
              </w:rPr>
              <w:t>31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5E999D">
            <w:pPr>
              <w:widowControl/>
              <w:snapToGrid w:val="0"/>
              <w:spacing w:before="0" w:after="0" w:line="240" w:lineRule="auto"/>
              <w:jc w:val="center"/>
              <w:textAlignment w:val="auto"/>
              <w:rPr>
                <w:ins w:id="5128" w:author="易呈翔" w:date="2026-08-06T15:19:41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  <w:t>单相计量表箱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A0B8A1">
            <w:pPr>
              <w:snapToGrid w:val="0"/>
              <w:ind w:left="0" w:leftChars="0" w:right="0" w:rightChars="0" w:firstLine="0" w:firstLineChars="0"/>
              <w:jc w:val="center"/>
              <w:rPr>
                <w:ins w:id="5129" w:author="易呈翔" w:date="2026-08-06T15:19:41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5125D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130" w:author="易呈翔" w:date="2026-08-06T15:19:42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191BC2F">
            <w:pPr>
              <w:snapToGrid w:val="0"/>
              <w:spacing w:before="0" w:after="0" w:line="240" w:lineRule="auto"/>
              <w:jc w:val="center"/>
              <w:rPr>
                <w:ins w:id="5131" w:author="易呈翔" w:date="2026-08-06T15:19:42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  <w:lang w:val="en-US" w:eastAsia="zh-CN"/>
              </w:rPr>
              <w:t>32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82075B">
            <w:pPr>
              <w:widowControl/>
              <w:snapToGrid w:val="0"/>
              <w:spacing w:before="0" w:after="0" w:line="240" w:lineRule="auto"/>
              <w:jc w:val="center"/>
              <w:textAlignment w:val="auto"/>
              <w:rPr>
                <w:ins w:id="5132" w:author="易呈翔" w:date="2026-08-06T15:19:42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  <w:t>10kV低压计量表箱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1641B9">
            <w:pPr>
              <w:snapToGrid w:val="0"/>
              <w:ind w:left="0" w:leftChars="0" w:right="0" w:rightChars="0" w:firstLine="0" w:firstLineChars="0"/>
              <w:jc w:val="center"/>
              <w:rPr>
                <w:ins w:id="5133" w:author="易呈翔" w:date="2026-08-06T15:19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1CA46F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134" w:author="易呈翔" w:date="2026-08-06T15:20:07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949E2B3">
            <w:pPr>
              <w:snapToGrid w:val="0"/>
              <w:spacing w:before="0" w:after="0" w:line="240" w:lineRule="auto"/>
              <w:jc w:val="center"/>
              <w:rPr>
                <w:ins w:id="5135" w:author="易呈翔" w:date="2026-08-06T15:20:07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  <w:lang w:val="en-US" w:eastAsia="zh-CN"/>
              </w:rPr>
              <w:t>33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3E2845">
            <w:pPr>
              <w:widowControl/>
              <w:snapToGrid w:val="0"/>
              <w:spacing w:before="0" w:after="0" w:line="240" w:lineRule="auto"/>
              <w:jc w:val="center"/>
              <w:textAlignment w:val="auto"/>
              <w:rPr>
                <w:ins w:id="5136" w:author="易呈翔" w:date="2026-08-06T15:20:07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  <w:t>三相计量表箱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3246E1">
            <w:pPr>
              <w:snapToGrid w:val="0"/>
              <w:ind w:left="0" w:leftChars="0" w:right="0" w:rightChars="0" w:firstLine="0" w:firstLineChars="0"/>
              <w:jc w:val="center"/>
              <w:rPr>
                <w:ins w:id="5137" w:author="易呈翔" w:date="2026-08-06T15:20:07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1D70CA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138" w:author="易呈翔" w:date="2026-08-06T15:20:07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E7A2B32">
            <w:pPr>
              <w:snapToGrid w:val="0"/>
              <w:spacing w:before="0" w:after="0" w:line="240" w:lineRule="auto"/>
              <w:jc w:val="center"/>
              <w:rPr>
                <w:ins w:id="5139" w:author="易呈翔" w:date="2026-08-06T15:20:07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  <w:lang w:val="en-US" w:eastAsia="zh-CN"/>
              </w:rPr>
              <w:t>34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F38FD5">
            <w:pPr>
              <w:widowControl/>
              <w:snapToGrid w:val="0"/>
              <w:spacing w:before="0" w:after="0" w:line="240" w:lineRule="auto"/>
              <w:jc w:val="center"/>
              <w:textAlignment w:val="auto"/>
              <w:rPr>
                <w:ins w:id="5140" w:author="易呈翔" w:date="2026-08-06T15:20:07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  <w:t>10kV高压计量表箱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729193">
            <w:pPr>
              <w:snapToGrid w:val="0"/>
              <w:ind w:left="0" w:leftChars="0" w:right="0" w:rightChars="0" w:firstLine="0" w:firstLineChars="0"/>
              <w:jc w:val="center"/>
              <w:rPr>
                <w:ins w:id="5141" w:author="易呈翔" w:date="2026-08-06T15:20:07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083C6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142" w:author="易呈翔" w:date="2026-08-06T15:19:44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44C1DD8">
            <w:pPr>
              <w:snapToGrid w:val="0"/>
              <w:spacing w:before="0" w:after="0" w:line="240" w:lineRule="auto"/>
              <w:jc w:val="center"/>
              <w:rPr>
                <w:ins w:id="5143" w:author="易呈翔" w:date="2026-08-06T15:19:44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  <w:lang w:val="en-US" w:eastAsia="zh-CN"/>
              </w:rPr>
              <w:t>35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F108C5">
            <w:pPr>
              <w:widowControl/>
              <w:snapToGrid w:val="0"/>
              <w:spacing w:before="0" w:after="0" w:line="240" w:lineRule="auto"/>
              <w:jc w:val="center"/>
              <w:textAlignment w:val="auto"/>
              <w:rPr>
                <w:ins w:id="5144" w:author="易呈翔" w:date="2026-08-06T15:19:44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  <w:t>单相费控计量表箱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68AC4D">
            <w:pPr>
              <w:snapToGrid w:val="0"/>
              <w:ind w:left="0" w:leftChars="0" w:right="0" w:rightChars="0" w:firstLine="0" w:firstLineChars="0"/>
              <w:jc w:val="center"/>
              <w:rPr>
                <w:ins w:id="5145" w:author="易呈翔" w:date="2026-08-06T15:19:44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FBB8B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146" w:author="易呈翔" w:date="2026-08-06T15:19:46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EA15F2C">
            <w:pPr>
              <w:snapToGrid w:val="0"/>
              <w:spacing w:before="0" w:after="0" w:line="240" w:lineRule="auto"/>
              <w:jc w:val="center"/>
              <w:rPr>
                <w:ins w:id="5147" w:author="易呈翔" w:date="2026-08-06T15:19:46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  <w:lang w:val="en-US" w:eastAsia="zh-CN"/>
              </w:rPr>
              <w:t>36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82E34F">
            <w:pPr>
              <w:widowControl/>
              <w:snapToGrid w:val="0"/>
              <w:spacing w:before="0" w:after="0" w:line="240" w:lineRule="auto"/>
              <w:jc w:val="center"/>
              <w:textAlignment w:val="auto"/>
              <w:rPr>
                <w:ins w:id="5148" w:author="易呈翔" w:date="2026-08-06T15:19:46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  <w:t>三相费控计量表箱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8FBF5A">
            <w:pPr>
              <w:snapToGrid w:val="0"/>
              <w:ind w:left="0" w:leftChars="0" w:right="0" w:rightChars="0" w:firstLine="0" w:firstLineChars="0"/>
              <w:jc w:val="center"/>
              <w:rPr>
                <w:ins w:id="5149" w:author="易呈翔" w:date="2026-08-06T15:19:46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45BA82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0D6EB02">
            <w:pPr>
              <w:snapToGrid w:val="0"/>
              <w:spacing w:before="0" w:after="0" w:line="240" w:lineRule="auto"/>
              <w:jc w:val="center"/>
              <w:rPr>
                <w:ins w:id="5150" w:author="易呈翔" w:date="2026-08-06T15:19:46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  <w:lang w:val="en-US" w:eastAsia="zh-CN"/>
              </w:rPr>
              <w:t>37</w:t>
            </w:r>
          </w:p>
        </w:tc>
        <w:tc>
          <w:tcPr>
            <w:tcW w:w="3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844D20">
            <w:pPr>
              <w:widowControl/>
              <w:snapToGrid w:val="0"/>
              <w:spacing w:before="0" w:after="0" w:line="240" w:lineRule="auto"/>
              <w:jc w:val="center"/>
              <w:textAlignment w:val="auto"/>
              <w:rPr>
                <w:ins w:id="5151" w:author="易呈翔" w:date="2026-08-06T15:19:46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  <w:t>集中器箱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0D7233">
            <w:pPr>
              <w:snapToGrid w:val="0"/>
              <w:ind w:left="0" w:leftChars="0" w:right="0" w:rightChars="0" w:firstLine="0" w:firstLineChars="0"/>
              <w:jc w:val="center"/>
              <w:rPr>
                <w:ins w:id="5152" w:author="易呈翔" w:date="2026-08-06T15:19:46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CD696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AD1EAA5">
            <w:pPr>
              <w:snapToGrid w:val="0"/>
              <w:spacing w:before="0" w:after="0" w:line="240" w:lineRule="auto"/>
              <w:jc w:val="center"/>
              <w:rPr>
                <w:ins w:id="5153" w:author="易呈翔" w:date="2026-08-06T15:19:46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  <w:lang w:val="en-US" w:eastAsia="zh-CN"/>
              </w:rPr>
              <w:t>41</w:t>
            </w:r>
          </w:p>
        </w:tc>
        <w:tc>
          <w:tcPr>
            <w:tcW w:w="3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5D5708">
            <w:pPr>
              <w:widowControl/>
              <w:snapToGrid w:val="0"/>
              <w:spacing w:before="0" w:after="0" w:line="240" w:lineRule="auto"/>
              <w:jc w:val="center"/>
              <w:textAlignment w:val="auto"/>
              <w:rPr>
                <w:ins w:id="5154" w:author="易呈翔" w:date="2026-08-06T15:19:46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  <w:t>运行封印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7BD69A">
            <w:pPr>
              <w:snapToGrid w:val="0"/>
              <w:ind w:left="0" w:leftChars="0" w:right="0" w:rightChars="0" w:firstLine="0" w:firstLineChars="0"/>
              <w:jc w:val="center"/>
              <w:rPr>
                <w:ins w:id="5155" w:author="易呈翔" w:date="2026-08-06T15:19:46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5C794B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76B2D66">
            <w:pPr>
              <w:snapToGrid w:val="0"/>
              <w:spacing w:before="0" w:after="0" w:line="240" w:lineRule="auto"/>
              <w:jc w:val="center"/>
              <w:rPr>
                <w:ins w:id="5156" w:author="易呈翔" w:date="2026-08-06T15:19:46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  <w:lang w:val="en-US" w:eastAsia="zh-CN"/>
              </w:rPr>
              <w:t>42</w:t>
            </w:r>
          </w:p>
        </w:tc>
        <w:tc>
          <w:tcPr>
            <w:tcW w:w="3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5742E1">
            <w:pPr>
              <w:widowControl/>
              <w:snapToGrid w:val="0"/>
              <w:spacing w:before="0" w:after="0" w:line="240" w:lineRule="auto"/>
              <w:jc w:val="center"/>
              <w:textAlignment w:val="auto"/>
              <w:rPr>
                <w:ins w:id="5157" w:author="易呈翔" w:date="2026-08-06T15:19:46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  <w:t>端子盖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4E196A">
            <w:pPr>
              <w:snapToGrid w:val="0"/>
              <w:ind w:left="0" w:leftChars="0" w:right="0" w:rightChars="0" w:firstLine="0" w:firstLineChars="0"/>
              <w:jc w:val="center"/>
              <w:rPr>
                <w:ins w:id="5158" w:author="易呈翔" w:date="2026-08-06T15:19:46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</w:tbl>
    <w:p w14:paraId="6DCFA27C">
      <w:pPr>
        <w:pStyle w:val="3"/>
        <w:numPr>
          <w:ilvl w:val="0"/>
          <w:numId w:val="8"/>
        </w:numPr>
        <w:bidi w:val="0"/>
        <w:rPr>
          <w:ins w:id="5159" w:author="易呈翔" w:date="2026-08-06T15:14:52Z"/>
          <w:rFonts w:hint="eastAsia"/>
          <w:lang w:val="en-US" w:eastAsia="zh-CN"/>
        </w:rPr>
      </w:pPr>
      <w:ins w:id="5160" w:author="易呈翔" w:date="2026-08-06T15:14:52Z">
        <w:r>
          <w:rPr>
            <w:rFonts w:hint="eastAsia"/>
            <w:lang w:val="en-US" w:eastAsia="zh-CN"/>
          </w:rPr>
          <w:t>设备</w:t>
        </w:r>
      </w:ins>
      <w:ins w:id="5161" w:author="易呈翔" w:date="2026-08-06T15:15:00Z">
        <w:r>
          <w:rPr>
            <w:rFonts w:hint="eastAsia"/>
            <w:lang w:val="en-US" w:eastAsia="zh-CN"/>
          </w:rPr>
          <w:t>类别</w:t>
        </w:r>
      </w:ins>
      <w:ins w:id="5162" w:author="易呈翔" w:date="2026-08-06T15:14:52Z">
        <w:r>
          <w:rPr>
            <w:rFonts w:hint="eastAsia"/>
            <w:lang w:val="en-US" w:eastAsia="zh-CN"/>
          </w:rPr>
          <w:t>(</w:t>
        </w:r>
      </w:ins>
      <w:ins w:id="5163" w:author="易呈翔" w:date="2026-08-06T15:17:45Z">
        <w:r>
          <w:rPr>
            <w:rFonts w:hint="eastAsia"/>
            <w:lang w:val="en-US" w:eastAsia="zh-CN"/>
          </w:rPr>
          <w:t>VW_EQUIP_CATEG</w:t>
        </w:r>
      </w:ins>
      <w:ins w:id="5164" w:author="易呈翔" w:date="2026-08-06T15:14:52Z">
        <w:r>
          <w:rPr>
            <w:rFonts w:hint="eastAsia"/>
            <w:lang w:val="en-US" w:eastAsia="zh-CN"/>
          </w:rPr>
          <w:t>)</w:t>
        </w:r>
      </w:ins>
    </w:p>
    <w:tbl>
      <w:tblPr>
        <w:tblStyle w:val="7"/>
        <w:tblW w:w="8318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3630"/>
        <w:gridCol w:w="2920"/>
      </w:tblGrid>
      <w:tr w14:paraId="4C0592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165" w:author="易呈翔" w:date="2026-08-06T15:17:54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5DA8EEB1">
            <w:pPr>
              <w:widowControl/>
              <w:jc w:val="left"/>
              <w:rPr>
                <w:ins w:id="5166" w:author="易呈翔" w:date="2026-08-06T15:17:54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5167" w:author="易呈翔" w:date="2026-08-06T15:17:54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编码/代码</w:t>
              </w:r>
            </w:ins>
          </w:p>
        </w:tc>
        <w:tc>
          <w:tcPr>
            <w:tcW w:w="36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32262CA8">
            <w:pPr>
              <w:widowControl/>
              <w:jc w:val="left"/>
              <w:rPr>
                <w:ins w:id="5168" w:author="易呈翔" w:date="2026-08-06T15:17:54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5169" w:author="易呈翔" w:date="2026-08-06T15:17:54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名称</w:t>
              </w:r>
            </w:ins>
          </w:p>
        </w:tc>
        <w:tc>
          <w:tcPr>
            <w:tcW w:w="29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7F742DA3">
            <w:pPr>
              <w:widowControl/>
              <w:jc w:val="left"/>
              <w:rPr>
                <w:ins w:id="5170" w:author="易呈翔" w:date="2026-08-06T15:17:54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5171" w:author="易呈翔" w:date="2026-08-06T15:17:54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说明</w:t>
              </w:r>
            </w:ins>
          </w:p>
        </w:tc>
      </w:tr>
      <w:tr w14:paraId="46EE17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172" w:author="易呈翔" w:date="2026-08-06T15:17:54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740B9E4">
            <w:pPr>
              <w:snapToGrid w:val="0"/>
              <w:jc w:val="center"/>
              <w:rPr>
                <w:ins w:id="5173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01</w:t>
            </w:r>
          </w:p>
        </w:tc>
        <w:tc>
          <w:tcPr>
            <w:tcW w:w="36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8944438">
            <w:pPr>
              <w:snapToGrid w:val="0"/>
              <w:jc w:val="center"/>
              <w:rPr>
                <w:ins w:id="5174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电能表</w:t>
            </w:r>
          </w:p>
        </w:tc>
        <w:tc>
          <w:tcPr>
            <w:tcW w:w="29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F6986A">
            <w:pPr>
              <w:snapToGrid w:val="0"/>
              <w:ind w:left="0" w:leftChars="0" w:right="0" w:rightChars="0" w:firstLine="0" w:firstLineChars="0"/>
              <w:jc w:val="center"/>
              <w:rPr>
                <w:ins w:id="5175" w:author="易呈翔" w:date="2026-08-06T15:17:54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3EC0BD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176" w:author="易呈翔" w:date="2026-08-06T15:17:54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23C6AA8">
            <w:pPr>
              <w:snapToGrid w:val="0"/>
              <w:jc w:val="center"/>
              <w:rPr>
                <w:ins w:id="5177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02</w:t>
            </w:r>
          </w:p>
        </w:tc>
        <w:tc>
          <w:tcPr>
            <w:tcW w:w="36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A15ECDB">
            <w:pPr>
              <w:snapToGrid w:val="0"/>
              <w:jc w:val="center"/>
              <w:rPr>
                <w:ins w:id="5178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互感器</w:t>
            </w:r>
          </w:p>
        </w:tc>
        <w:tc>
          <w:tcPr>
            <w:tcW w:w="29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AFD1DB">
            <w:pPr>
              <w:snapToGrid w:val="0"/>
              <w:ind w:left="0" w:leftChars="0" w:right="0" w:rightChars="0" w:firstLine="0" w:firstLineChars="0"/>
              <w:jc w:val="center"/>
              <w:rPr>
                <w:ins w:id="5179" w:author="易呈翔" w:date="2026-08-06T15:17:54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77D612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180" w:author="易呈翔" w:date="2026-08-06T15:17:54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E112558">
            <w:pPr>
              <w:snapToGrid w:val="0"/>
              <w:jc w:val="center"/>
              <w:rPr>
                <w:ins w:id="5181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09</w:t>
            </w:r>
          </w:p>
        </w:tc>
        <w:tc>
          <w:tcPr>
            <w:tcW w:w="36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3E971AA">
            <w:pPr>
              <w:snapToGrid w:val="0"/>
              <w:jc w:val="center"/>
              <w:rPr>
                <w:ins w:id="5182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计量自动化终端</w:t>
            </w:r>
          </w:p>
        </w:tc>
        <w:tc>
          <w:tcPr>
            <w:tcW w:w="29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3DEDEF">
            <w:pPr>
              <w:snapToGrid w:val="0"/>
              <w:ind w:left="0" w:leftChars="0" w:right="0" w:rightChars="0" w:firstLine="0" w:firstLineChars="0"/>
              <w:jc w:val="center"/>
              <w:rPr>
                <w:ins w:id="5183" w:author="易呈翔" w:date="2026-08-06T15:17:54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46B06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184" w:author="易呈翔" w:date="2026-08-06T15:17:54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A5E8907">
            <w:pPr>
              <w:snapToGrid w:val="0"/>
              <w:jc w:val="center"/>
              <w:rPr>
                <w:ins w:id="5185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15</w:t>
            </w:r>
          </w:p>
        </w:tc>
        <w:tc>
          <w:tcPr>
            <w:tcW w:w="36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0807DEA">
            <w:pPr>
              <w:snapToGrid w:val="0"/>
              <w:jc w:val="center"/>
              <w:rPr>
                <w:ins w:id="5186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通信模块</w:t>
            </w:r>
          </w:p>
        </w:tc>
        <w:tc>
          <w:tcPr>
            <w:tcW w:w="29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EA83B0">
            <w:pPr>
              <w:snapToGrid w:val="0"/>
              <w:ind w:left="0" w:leftChars="0" w:right="0" w:rightChars="0" w:firstLine="0" w:firstLineChars="0"/>
              <w:jc w:val="center"/>
              <w:rPr>
                <w:ins w:id="5187" w:author="易呈翔" w:date="2026-08-06T15:17:54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51BD28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188" w:author="易呈翔" w:date="2026-08-06T15:17:54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6515059">
            <w:pPr>
              <w:snapToGrid w:val="0"/>
              <w:jc w:val="center"/>
              <w:rPr>
                <w:ins w:id="5189" w:author="易呈翔" w:date="2026-08-06T15:17:54Z"/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sz w:val="22"/>
                <w:szCs w:val="24"/>
                <w:u w:val="none"/>
              </w:rPr>
              <w:t>17</w:t>
            </w:r>
          </w:p>
        </w:tc>
        <w:tc>
          <w:tcPr>
            <w:tcW w:w="36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F6A7CBD">
            <w:pPr>
              <w:snapToGrid w:val="0"/>
              <w:jc w:val="center"/>
              <w:rPr>
                <w:ins w:id="5190" w:author="易呈翔" w:date="2026-08-06T15:17:54Z"/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sz w:val="22"/>
                <w:szCs w:val="24"/>
                <w:u w:val="none"/>
              </w:rPr>
              <w:t>封印</w:t>
            </w:r>
          </w:p>
        </w:tc>
        <w:tc>
          <w:tcPr>
            <w:tcW w:w="29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A4CF27">
            <w:pPr>
              <w:snapToGrid w:val="0"/>
              <w:ind w:left="0" w:leftChars="0" w:right="0" w:rightChars="0" w:firstLine="0" w:firstLineChars="0"/>
              <w:jc w:val="center"/>
              <w:rPr>
                <w:ins w:id="5191" w:author="易呈翔" w:date="2026-08-06T15:17:54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0224BC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192" w:author="易呈翔" w:date="2026-08-06T15:17:54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C5A0597">
            <w:pPr>
              <w:snapToGrid w:val="0"/>
              <w:jc w:val="center"/>
              <w:rPr>
                <w:ins w:id="5193" w:author="易呈翔" w:date="2026-08-06T15:17:54Z"/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sz w:val="22"/>
                <w:szCs w:val="24"/>
                <w:u w:val="none"/>
              </w:rPr>
              <w:t>18</w:t>
            </w:r>
          </w:p>
        </w:tc>
        <w:tc>
          <w:tcPr>
            <w:tcW w:w="36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8DC764A">
            <w:pPr>
              <w:snapToGrid w:val="0"/>
              <w:jc w:val="center"/>
              <w:rPr>
                <w:ins w:id="5194" w:author="易呈翔" w:date="2026-08-06T15:17:54Z"/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sz w:val="22"/>
                <w:szCs w:val="24"/>
                <w:u w:val="none"/>
              </w:rPr>
              <w:t>开关</w:t>
            </w:r>
          </w:p>
        </w:tc>
        <w:tc>
          <w:tcPr>
            <w:tcW w:w="29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88976A">
            <w:pPr>
              <w:snapToGrid w:val="0"/>
              <w:ind w:left="0" w:leftChars="0" w:right="0" w:rightChars="0" w:firstLine="0" w:firstLineChars="0"/>
              <w:jc w:val="center"/>
              <w:rPr>
                <w:ins w:id="5195" w:author="易呈翔" w:date="2026-08-06T15:17:54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1F3271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196" w:author="易呈翔" w:date="2026-08-06T15:17:54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436141">
            <w:pPr>
              <w:snapToGrid w:val="0"/>
              <w:jc w:val="center"/>
              <w:rPr>
                <w:ins w:id="5197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19</w:t>
            </w:r>
          </w:p>
        </w:tc>
        <w:tc>
          <w:tcPr>
            <w:tcW w:w="36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05D130F">
            <w:pPr>
              <w:snapToGrid w:val="0"/>
              <w:jc w:val="center"/>
              <w:rPr>
                <w:ins w:id="5198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周转箱</w:t>
            </w:r>
          </w:p>
        </w:tc>
        <w:tc>
          <w:tcPr>
            <w:tcW w:w="29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5B89F2">
            <w:pPr>
              <w:snapToGrid w:val="0"/>
              <w:ind w:left="0" w:leftChars="0" w:right="0" w:rightChars="0" w:firstLine="0" w:firstLineChars="0"/>
              <w:jc w:val="center"/>
              <w:rPr>
                <w:ins w:id="5199" w:author="易呈翔" w:date="2026-08-06T15:17:54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1F074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200" w:author="易呈翔" w:date="2026-08-06T15:17:54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64F4044">
            <w:pPr>
              <w:snapToGrid w:val="0"/>
              <w:jc w:val="center"/>
              <w:rPr>
                <w:ins w:id="5201" w:author="易呈翔" w:date="2026-08-06T15:17:54Z"/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sz w:val="22"/>
                <w:szCs w:val="24"/>
                <w:u w:val="none"/>
              </w:rPr>
              <w:t>21</w:t>
            </w:r>
          </w:p>
        </w:tc>
        <w:tc>
          <w:tcPr>
            <w:tcW w:w="36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817C749">
            <w:pPr>
              <w:snapToGrid w:val="0"/>
              <w:jc w:val="center"/>
              <w:rPr>
                <w:ins w:id="5202" w:author="易呈翔" w:date="2026-08-06T15:17:54Z"/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sz w:val="22"/>
                <w:szCs w:val="24"/>
                <w:u w:val="none"/>
              </w:rPr>
              <w:t>配件</w:t>
            </w:r>
          </w:p>
        </w:tc>
        <w:tc>
          <w:tcPr>
            <w:tcW w:w="29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C65C11">
            <w:pPr>
              <w:snapToGrid w:val="0"/>
              <w:ind w:left="0" w:leftChars="0" w:right="0" w:rightChars="0" w:firstLine="0" w:firstLineChars="0"/>
              <w:jc w:val="center"/>
              <w:rPr>
                <w:ins w:id="5203" w:author="易呈翔" w:date="2026-08-06T15:17:54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59264E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204" w:author="易呈翔" w:date="2026-08-06T15:17:54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8F8000E">
            <w:pPr>
              <w:snapToGrid w:val="0"/>
              <w:jc w:val="center"/>
              <w:rPr>
                <w:ins w:id="5205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78</w:t>
            </w:r>
          </w:p>
        </w:tc>
        <w:tc>
          <w:tcPr>
            <w:tcW w:w="36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AFF514B">
            <w:pPr>
              <w:snapToGrid w:val="0"/>
              <w:jc w:val="center"/>
              <w:rPr>
                <w:ins w:id="5206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栈板</w:t>
            </w:r>
          </w:p>
        </w:tc>
        <w:tc>
          <w:tcPr>
            <w:tcW w:w="29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494E06">
            <w:pPr>
              <w:snapToGrid w:val="0"/>
              <w:ind w:left="0" w:leftChars="0" w:right="0" w:rightChars="0" w:firstLine="0" w:firstLineChars="0"/>
              <w:jc w:val="center"/>
              <w:rPr>
                <w:ins w:id="5207" w:author="易呈翔" w:date="2026-08-06T15:17:54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5B2CFA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208" w:author="易呈翔" w:date="2026-08-06T15:17:54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062571">
            <w:pPr>
              <w:snapToGrid w:val="0"/>
              <w:jc w:val="center"/>
              <w:rPr>
                <w:ins w:id="5209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  <w:lang w:val="en-US" w:eastAsia="zh-CN"/>
              </w:rPr>
              <w:t>10</w:t>
            </w:r>
          </w:p>
        </w:tc>
        <w:tc>
          <w:tcPr>
            <w:tcW w:w="36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5148652">
            <w:pPr>
              <w:snapToGrid w:val="0"/>
              <w:jc w:val="center"/>
              <w:rPr>
                <w:ins w:id="5210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  <w:lang w:val="en-US" w:eastAsia="zh-CN"/>
              </w:rPr>
              <w:t>计量表箱</w:t>
            </w:r>
          </w:p>
        </w:tc>
        <w:tc>
          <w:tcPr>
            <w:tcW w:w="29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ABE992">
            <w:pPr>
              <w:snapToGrid w:val="0"/>
              <w:ind w:left="0" w:leftChars="0" w:right="0" w:rightChars="0" w:firstLine="0" w:firstLineChars="0"/>
              <w:jc w:val="center"/>
              <w:rPr>
                <w:ins w:id="5211" w:author="易呈翔" w:date="2026-08-06T15:17:54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</w:tbl>
    <w:p w14:paraId="789DD41A">
      <w:pPr>
        <w:pStyle w:val="3"/>
        <w:numPr>
          <w:ilvl w:val="0"/>
          <w:numId w:val="8"/>
        </w:numPr>
        <w:bidi w:val="0"/>
        <w:rPr>
          <w:ins w:id="5212" w:author="易呈翔" w:date="2026-08-06T15:38:51Z"/>
          <w:rFonts w:hint="eastAsia"/>
          <w:lang w:val="en-US" w:eastAsia="zh-CN"/>
        </w:rPr>
      </w:pPr>
      <w:ins w:id="5213" w:author="易呈翔" w:date="2026-08-06T15:49:08Z">
        <w:r>
          <w:rPr>
            <w:rFonts w:hint="eastAsia"/>
            <w:lang w:val="en-US" w:eastAsia="zh-CN"/>
          </w:rPr>
          <w:t>检定类别</w:t>
        </w:r>
      </w:ins>
      <w:ins w:id="5214" w:author="易呈翔" w:date="2026-08-06T15:38:51Z">
        <w:r>
          <w:rPr>
            <w:rFonts w:hint="eastAsia"/>
            <w:lang w:val="en-US" w:eastAsia="zh-CN"/>
          </w:rPr>
          <w:t>(</w:t>
        </w:r>
      </w:ins>
      <w:ins w:id="5215" w:author="易呈翔" w:date="2026-08-06T15:40:11Z">
        <w:r>
          <w:rPr>
            <w:rFonts w:hint="eastAsia"/>
            <w:lang w:val="en-US" w:eastAsia="zh-CN"/>
          </w:rPr>
          <w:t>VW_DETECT_TYPE</w:t>
        </w:r>
      </w:ins>
      <w:ins w:id="5216" w:author="易呈翔" w:date="2026-08-06T15:38:51Z">
        <w:r>
          <w:rPr>
            <w:rFonts w:hint="eastAsia"/>
            <w:lang w:val="en-US" w:eastAsia="zh-CN"/>
          </w:rPr>
          <w:t>)</w:t>
        </w:r>
      </w:ins>
    </w:p>
    <w:tbl>
      <w:tblPr>
        <w:tblStyle w:val="7"/>
        <w:tblW w:w="8328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8"/>
        <w:gridCol w:w="3650"/>
        <w:gridCol w:w="2930"/>
      </w:tblGrid>
      <w:tr w14:paraId="224557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217" w:author="易呈翔" w:date="2026-08-06T15:38:51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086EEE4C">
            <w:pPr>
              <w:widowControl/>
              <w:jc w:val="left"/>
              <w:rPr>
                <w:ins w:id="5218" w:author="易呈翔" w:date="2026-08-06T15:38:51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5219" w:author="易呈翔" w:date="2026-08-06T15:38:51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编码/代码</w:t>
              </w:r>
            </w:ins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417F6754">
            <w:pPr>
              <w:widowControl/>
              <w:jc w:val="left"/>
              <w:rPr>
                <w:ins w:id="5220" w:author="易呈翔" w:date="2026-08-06T15:38:51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5221" w:author="易呈翔" w:date="2026-08-06T15:38:51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名称</w:t>
              </w:r>
            </w:ins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07361B68">
            <w:pPr>
              <w:widowControl/>
              <w:jc w:val="left"/>
              <w:rPr>
                <w:ins w:id="5222" w:author="易呈翔" w:date="2026-08-06T15:38:51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5223" w:author="易呈翔" w:date="2026-08-06T15:38:51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说明</w:t>
              </w:r>
            </w:ins>
          </w:p>
        </w:tc>
      </w:tr>
      <w:tr w14:paraId="49DD50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ins w:id="5224" w:author="易呈翔" w:date="2026-08-06T15:38:51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F826449">
            <w:pPr>
              <w:snapToGrid w:val="0"/>
              <w:jc w:val="center"/>
              <w:rPr>
                <w:ins w:id="5225" w:author="易呈翔" w:date="2026-08-06T15:38:51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01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6613432">
            <w:pPr>
              <w:snapToGrid w:val="0"/>
              <w:jc w:val="center"/>
              <w:rPr>
                <w:ins w:id="5226" w:author="易呈翔" w:date="2026-08-06T15:38:51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全性能试验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6921BA">
            <w:pPr>
              <w:snapToGrid w:val="0"/>
              <w:ind w:left="0" w:leftChars="0" w:right="0" w:rightChars="0" w:firstLine="0" w:firstLineChars="0"/>
              <w:jc w:val="center"/>
              <w:rPr>
                <w:ins w:id="5227" w:author="易呈翔" w:date="2026-08-06T15:38:51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376C60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228" w:author="易呈翔" w:date="2026-08-06T15:38:51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274AF84">
            <w:pPr>
              <w:snapToGrid w:val="0"/>
              <w:jc w:val="center"/>
              <w:rPr>
                <w:ins w:id="5229" w:author="易呈翔" w:date="2026-08-06T15:38:51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02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84F23B2">
            <w:pPr>
              <w:snapToGrid w:val="0"/>
              <w:jc w:val="center"/>
              <w:rPr>
                <w:ins w:id="5230" w:author="易呈翔" w:date="2026-08-06T15:38:51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到货后抽样检测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D5C739">
            <w:pPr>
              <w:snapToGrid w:val="0"/>
              <w:ind w:left="0" w:leftChars="0" w:right="0" w:rightChars="0" w:firstLine="0" w:firstLineChars="0"/>
              <w:jc w:val="center"/>
              <w:rPr>
                <w:ins w:id="5231" w:author="易呈翔" w:date="2026-08-06T15:38:51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17B343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232" w:author="易呈翔" w:date="2026-08-06T15:38:51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60E1461">
            <w:pPr>
              <w:snapToGrid w:val="0"/>
              <w:jc w:val="center"/>
              <w:rPr>
                <w:ins w:id="5233" w:author="易呈翔" w:date="2026-08-06T15:38:51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03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E9C52A0">
            <w:pPr>
              <w:snapToGrid w:val="0"/>
              <w:jc w:val="center"/>
              <w:rPr>
                <w:ins w:id="5234" w:author="易呈翔" w:date="2026-08-06T15:38:51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首次检定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3F67AA">
            <w:pPr>
              <w:snapToGrid w:val="0"/>
              <w:ind w:left="0" w:leftChars="0" w:right="0" w:rightChars="0" w:firstLine="0" w:firstLineChars="0"/>
              <w:jc w:val="center"/>
              <w:rPr>
                <w:ins w:id="5235" w:author="易呈翔" w:date="2026-08-06T15:38:51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203B37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236" w:author="易呈翔" w:date="2026-08-06T15:38:51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2C4CC9C">
            <w:pPr>
              <w:snapToGrid w:val="0"/>
              <w:jc w:val="center"/>
              <w:rPr>
                <w:ins w:id="5237" w:author="易呈翔" w:date="2026-08-06T15:38:51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04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930705B">
            <w:pPr>
              <w:snapToGrid w:val="0"/>
              <w:jc w:val="center"/>
              <w:rPr>
                <w:ins w:id="5238" w:author="易呈翔" w:date="2026-08-06T15:38:51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不合格设备复检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1C7511">
            <w:pPr>
              <w:snapToGrid w:val="0"/>
              <w:ind w:left="0" w:leftChars="0" w:right="0" w:rightChars="0" w:firstLine="0" w:firstLineChars="0"/>
              <w:jc w:val="center"/>
              <w:rPr>
                <w:ins w:id="5239" w:author="易呈翔" w:date="2026-08-06T15:38:51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67AAF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240" w:author="易呈翔" w:date="2026-08-06T15:38:51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3DD0A8A">
            <w:pPr>
              <w:snapToGrid w:val="0"/>
              <w:jc w:val="center"/>
              <w:rPr>
                <w:ins w:id="5241" w:author="易呈翔" w:date="2026-08-06T15:38:51Z"/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sz w:val="22"/>
                <w:szCs w:val="24"/>
                <w:u w:val="none"/>
              </w:rPr>
              <w:t>05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47BF503">
            <w:pPr>
              <w:snapToGrid w:val="0"/>
              <w:jc w:val="center"/>
              <w:rPr>
                <w:ins w:id="5242" w:author="易呈翔" w:date="2026-08-06T15:38:51Z"/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sz w:val="22"/>
                <w:szCs w:val="24"/>
                <w:u w:val="none"/>
              </w:rPr>
              <w:t>流水线适应性检查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66E38F">
            <w:pPr>
              <w:snapToGrid w:val="0"/>
              <w:ind w:left="0" w:leftChars="0" w:right="0" w:rightChars="0" w:firstLine="0" w:firstLineChars="0"/>
              <w:jc w:val="center"/>
              <w:rPr>
                <w:ins w:id="5243" w:author="易呈翔" w:date="2026-08-06T15:38:51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E5F98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244" w:author="易呈翔" w:date="2026-08-06T15:38:51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1EA6B33">
            <w:pPr>
              <w:snapToGrid w:val="0"/>
              <w:jc w:val="center"/>
              <w:rPr>
                <w:ins w:id="5245" w:author="易呈翔" w:date="2026-08-06T15:38:51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07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0158C6E">
            <w:pPr>
              <w:snapToGrid w:val="0"/>
              <w:jc w:val="center"/>
              <w:rPr>
                <w:ins w:id="5246" w:author="易呈翔" w:date="2026-08-06T15:38:51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库存复检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19C3E0">
            <w:pPr>
              <w:snapToGrid w:val="0"/>
              <w:ind w:left="0" w:leftChars="0" w:right="0" w:rightChars="0" w:firstLine="0" w:firstLineChars="0"/>
              <w:jc w:val="center"/>
              <w:rPr>
                <w:ins w:id="5247" w:author="易呈翔" w:date="2026-08-06T15:38:51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7055D2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248" w:author="易呈翔" w:date="2026-08-06T15:40:42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650D9F3">
            <w:pPr>
              <w:snapToGrid w:val="0"/>
              <w:jc w:val="center"/>
              <w:rPr>
                <w:ins w:id="5249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11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5BF0AD2">
            <w:pPr>
              <w:snapToGrid w:val="0"/>
              <w:jc w:val="center"/>
              <w:rPr>
                <w:ins w:id="5250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临时检定/检测-委托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16A55E">
            <w:pPr>
              <w:snapToGrid w:val="0"/>
              <w:ind w:left="0" w:leftChars="0" w:right="0" w:rightChars="0" w:firstLine="0" w:firstLineChars="0"/>
              <w:jc w:val="center"/>
              <w:rPr>
                <w:ins w:id="5251" w:author="易呈翔" w:date="2026-08-06T15:40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18AAAC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252" w:author="易呈翔" w:date="2026-08-06T15:40:42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FDB5FA8">
            <w:pPr>
              <w:snapToGrid w:val="0"/>
              <w:jc w:val="center"/>
              <w:rPr>
                <w:ins w:id="5253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12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67FF0A9">
            <w:pPr>
              <w:snapToGrid w:val="0"/>
              <w:jc w:val="center"/>
              <w:rPr>
                <w:ins w:id="5254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临时检定/检测-厂返退还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A3819E">
            <w:pPr>
              <w:snapToGrid w:val="0"/>
              <w:ind w:left="0" w:leftChars="0" w:right="0" w:rightChars="0" w:firstLine="0" w:firstLineChars="0"/>
              <w:jc w:val="center"/>
              <w:rPr>
                <w:ins w:id="5255" w:author="易呈翔" w:date="2026-08-06T15:40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8D0B0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256" w:author="易呈翔" w:date="2026-08-06T15:40:42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6F5B22D">
            <w:pPr>
              <w:snapToGrid w:val="0"/>
              <w:jc w:val="center"/>
              <w:rPr>
                <w:ins w:id="5257" w:author="易呈翔" w:date="2026-08-06T15:40:42Z"/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sz w:val="22"/>
                <w:szCs w:val="24"/>
                <w:u w:val="none"/>
              </w:rPr>
              <w:t>13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9E5EEAF">
            <w:pPr>
              <w:snapToGrid w:val="0"/>
              <w:jc w:val="center"/>
              <w:rPr>
                <w:ins w:id="5258" w:author="易呈翔" w:date="2026-08-06T15:40:42Z"/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sz w:val="22"/>
                <w:szCs w:val="24"/>
                <w:u w:val="none"/>
              </w:rPr>
              <w:t>计量标准设备检定/校准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8D324E">
            <w:pPr>
              <w:snapToGrid w:val="0"/>
              <w:ind w:left="0" w:leftChars="0" w:right="0" w:rightChars="0" w:firstLine="0" w:firstLineChars="0"/>
              <w:jc w:val="center"/>
              <w:rPr>
                <w:ins w:id="5259" w:author="易呈翔" w:date="2026-08-06T15:40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102D23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260" w:author="易呈翔" w:date="2026-08-06T15:40:42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5F9179A">
            <w:pPr>
              <w:snapToGrid w:val="0"/>
              <w:jc w:val="center"/>
              <w:rPr>
                <w:ins w:id="5261" w:author="易呈翔" w:date="2026-08-06T15:40:42Z"/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sz w:val="22"/>
                <w:szCs w:val="24"/>
                <w:u w:val="none"/>
              </w:rPr>
              <w:t>14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B7712A9">
            <w:pPr>
              <w:snapToGrid w:val="0"/>
              <w:jc w:val="center"/>
              <w:rPr>
                <w:ins w:id="5262" w:author="易呈翔" w:date="2026-08-06T15:40:42Z"/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sz w:val="22"/>
                <w:szCs w:val="24"/>
                <w:u w:val="none"/>
              </w:rPr>
              <w:t>运行抽检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CC4A17">
            <w:pPr>
              <w:snapToGrid w:val="0"/>
              <w:ind w:left="0" w:leftChars="0" w:right="0" w:rightChars="0" w:firstLine="0" w:firstLineChars="0"/>
              <w:jc w:val="center"/>
              <w:rPr>
                <w:ins w:id="5263" w:author="易呈翔" w:date="2026-08-06T15:40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4F146A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264" w:author="易呈翔" w:date="2026-08-06T15:40:42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AF28936">
            <w:pPr>
              <w:snapToGrid w:val="0"/>
              <w:jc w:val="center"/>
              <w:rPr>
                <w:ins w:id="5265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20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E8B5335">
            <w:pPr>
              <w:snapToGrid w:val="0"/>
              <w:jc w:val="center"/>
              <w:rPr>
                <w:ins w:id="5266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到货后全性能试验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DD03A6">
            <w:pPr>
              <w:snapToGrid w:val="0"/>
              <w:ind w:left="0" w:leftChars="0" w:right="0" w:rightChars="0" w:firstLine="0" w:firstLineChars="0"/>
              <w:jc w:val="center"/>
              <w:rPr>
                <w:ins w:id="5267" w:author="易呈翔" w:date="2026-08-06T15:40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050228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268" w:author="易呈翔" w:date="2026-08-06T15:40:42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B828926">
            <w:pPr>
              <w:snapToGrid w:val="0"/>
              <w:jc w:val="center"/>
              <w:rPr>
                <w:ins w:id="5269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21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1F1463A">
            <w:pPr>
              <w:snapToGrid w:val="0"/>
              <w:jc w:val="center"/>
              <w:rPr>
                <w:ins w:id="5270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样品比对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123C1D">
            <w:pPr>
              <w:snapToGrid w:val="0"/>
              <w:ind w:left="0" w:leftChars="0" w:right="0" w:rightChars="0" w:firstLine="0" w:firstLineChars="0"/>
              <w:jc w:val="center"/>
              <w:rPr>
                <w:ins w:id="5271" w:author="易呈翔" w:date="2026-08-06T15:40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4D2333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272" w:author="易呈翔" w:date="2026-08-06T15:40:42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61F9775">
            <w:pPr>
              <w:snapToGrid w:val="0"/>
              <w:jc w:val="center"/>
              <w:rPr>
                <w:ins w:id="5273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  <w:lang w:val="en-US" w:eastAsia="zh-CN"/>
              </w:rPr>
              <w:t>22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07641E0">
            <w:pPr>
              <w:snapToGrid w:val="0"/>
              <w:jc w:val="center"/>
              <w:rPr>
                <w:ins w:id="5274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解密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0D491D">
            <w:pPr>
              <w:snapToGrid w:val="0"/>
              <w:ind w:left="0" w:leftChars="0" w:right="0" w:rightChars="0" w:firstLine="0" w:firstLineChars="0"/>
              <w:jc w:val="center"/>
              <w:rPr>
                <w:ins w:id="5275" w:author="易呈翔" w:date="2026-08-06T15:40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7F083D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276" w:author="易呈翔" w:date="2026-08-06T15:40:42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7CC8746">
            <w:pPr>
              <w:snapToGrid w:val="0"/>
              <w:jc w:val="center"/>
              <w:rPr>
                <w:ins w:id="5277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  <w:lang w:val="en-US" w:eastAsia="zh-CN"/>
              </w:rPr>
              <w:t>50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FB43926">
            <w:pPr>
              <w:snapToGrid w:val="0"/>
              <w:jc w:val="center"/>
              <w:rPr>
                <w:ins w:id="5278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期间核查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3D2A64">
            <w:pPr>
              <w:snapToGrid w:val="0"/>
              <w:ind w:left="0" w:leftChars="0" w:right="0" w:rightChars="0" w:firstLine="0" w:firstLineChars="0"/>
              <w:jc w:val="center"/>
              <w:rPr>
                <w:ins w:id="5279" w:author="易呈翔" w:date="2026-08-06T15:40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9460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280" w:author="易呈翔" w:date="2026-08-06T15:40:42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999BA64">
            <w:pPr>
              <w:snapToGrid w:val="0"/>
              <w:jc w:val="center"/>
              <w:rPr>
                <w:ins w:id="5281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  <w:lang w:val="en-US" w:eastAsia="zh-CN"/>
              </w:rPr>
              <w:t>51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EA50969">
            <w:pPr>
              <w:snapToGrid w:val="0"/>
              <w:jc w:val="center"/>
              <w:rPr>
                <w:ins w:id="5282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重复性试验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6A4D4E">
            <w:pPr>
              <w:snapToGrid w:val="0"/>
              <w:ind w:left="0" w:leftChars="0" w:right="0" w:rightChars="0" w:firstLine="0" w:firstLineChars="0"/>
              <w:jc w:val="center"/>
              <w:rPr>
                <w:ins w:id="5283" w:author="易呈翔" w:date="2026-08-06T15:40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1C2E23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284" w:author="易呈翔" w:date="2026-08-06T15:40:42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C8BF1DE">
            <w:pPr>
              <w:snapToGrid w:val="0"/>
              <w:jc w:val="center"/>
              <w:rPr>
                <w:ins w:id="5285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  <w:lang w:val="en-US" w:eastAsia="zh-CN"/>
              </w:rPr>
              <w:t>52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DA154AC">
            <w:pPr>
              <w:snapToGrid w:val="0"/>
              <w:jc w:val="center"/>
              <w:rPr>
                <w:ins w:id="5286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稳定性考核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DC4C7A">
            <w:pPr>
              <w:snapToGrid w:val="0"/>
              <w:ind w:left="0" w:leftChars="0" w:right="0" w:rightChars="0" w:firstLine="0" w:firstLineChars="0"/>
              <w:jc w:val="center"/>
              <w:rPr>
                <w:ins w:id="5287" w:author="易呈翔" w:date="2026-08-06T15:40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31CD49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288" w:author="易呈翔" w:date="2026-08-06T15:40:42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DBCBCDB">
            <w:pPr>
              <w:snapToGrid w:val="0"/>
              <w:jc w:val="center"/>
              <w:rPr>
                <w:ins w:id="5289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  <w:lang w:val="en-US" w:eastAsia="zh-CN"/>
              </w:rPr>
              <w:t>53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CFE3D58">
            <w:pPr>
              <w:snapToGrid w:val="0"/>
              <w:jc w:val="center"/>
              <w:rPr>
                <w:ins w:id="5290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量值溯源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F29F73">
            <w:pPr>
              <w:snapToGrid w:val="0"/>
              <w:ind w:left="0" w:leftChars="0" w:right="0" w:rightChars="0" w:firstLine="0" w:firstLineChars="0"/>
              <w:jc w:val="center"/>
              <w:rPr>
                <w:ins w:id="5291" w:author="易呈翔" w:date="2026-08-06T15:40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7C8A3A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292" w:author="易呈翔" w:date="2026-08-06T15:40:42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27793D7">
            <w:pPr>
              <w:snapToGrid w:val="0"/>
              <w:jc w:val="center"/>
              <w:rPr>
                <w:ins w:id="5293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  <w:lang w:val="en-US" w:eastAsia="zh-CN"/>
              </w:rPr>
              <w:t>54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C728A9C">
            <w:pPr>
              <w:snapToGrid w:val="0"/>
              <w:jc w:val="center"/>
              <w:rPr>
                <w:ins w:id="5294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测试设备监测/校准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F90B73">
            <w:pPr>
              <w:snapToGrid w:val="0"/>
              <w:ind w:left="0" w:leftChars="0" w:right="0" w:rightChars="0" w:firstLine="0" w:firstLineChars="0"/>
              <w:jc w:val="center"/>
              <w:rPr>
                <w:ins w:id="5295" w:author="易呈翔" w:date="2026-08-06T15:40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77E9A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296" w:author="易呈翔" w:date="2026-08-06T15:40:42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3CBC24E">
            <w:pPr>
              <w:snapToGrid w:val="0"/>
              <w:jc w:val="center"/>
              <w:rPr>
                <w:ins w:id="5297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  <w:lang w:val="en-US" w:eastAsia="zh-CN"/>
              </w:rPr>
              <w:t>55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0383259">
            <w:pPr>
              <w:snapToGrid w:val="0"/>
              <w:jc w:val="center"/>
              <w:rPr>
                <w:ins w:id="5298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  <w:lang w:val="en-US" w:eastAsia="zh-CN"/>
              </w:rPr>
              <w:t>分拣鉴定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15E2F9">
            <w:pPr>
              <w:snapToGrid w:val="0"/>
              <w:ind w:left="0" w:leftChars="0" w:right="0" w:rightChars="0" w:firstLine="0" w:firstLineChars="0"/>
              <w:jc w:val="center"/>
              <w:rPr>
                <w:ins w:id="5299" w:author="易呈翔" w:date="2026-08-06T15:40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</w:tbl>
    <w:p w14:paraId="73955BF3">
      <w:pPr>
        <w:pStyle w:val="3"/>
        <w:numPr>
          <w:ilvl w:val="0"/>
          <w:numId w:val="8"/>
        </w:numPr>
        <w:bidi w:val="0"/>
        <w:rPr>
          <w:ins w:id="5300" w:author="易呈翔" w:date="2026-08-06T15:45:18Z"/>
          <w:rFonts w:hint="eastAsia"/>
          <w:lang w:val="en-US" w:eastAsia="zh-CN"/>
        </w:rPr>
      </w:pPr>
      <w:ins w:id="5301" w:author="易呈翔" w:date="2026-08-06T15:45:27Z">
        <w:r>
          <w:rPr>
            <w:rFonts w:hint="eastAsia"/>
            <w:lang w:val="en-US" w:eastAsia="zh-CN"/>
          </w:rPr>
          <w:t>计划</w:t>
        </w:r>
      </w:ins>
      <w:ins w:id="5302" w:author="易呈翔" w:date="2026-08-06T15:45:29Z">
        <w:r>
          <w:rPr>
            <w:rFonts w:hint="eastAsia"/>
            <w:lang w:val="en-US" w:eastAsia="zh-CN"/>
          </w:rPr>
          <w:t>类型</w:t>
        </w:r>
      </w:ins>
      <w:ins w:id="5303" w:author="易呈翔" w:date="2026-08-06T15:45:18Z">
        <w:r>
          <w:rPr>
            <w:rFonts w:hint="eastAsia"/>
            <w:lang w:val="en-US" w:eastAsia="zh-CN"/>
          </w:rPr>
          <w:t>(VW_</w:t>
        </w:r>
      </w:ins>
      <w:ins w:id="5304" w:author="易呈翔" w:date="2026-08-06T15:51:41Z">
        <w:r>
          <w:rPr>
            <w:rFonts w:hint="eastAsia"/>
            <w:lang w:val="en-US" w:eastAsia="zh-CN"/>
          </w:rPr>
          <w:t>DMD</w:t>
        </w:r>
      </w:ins>
      <w:ins w:id="5305" w:author="易呈翔" w:date="2026-08-06T15:47:20Z">
        <w:r>
          <w:rPr>
            <w:rFonts w:hint="eastAsia"/>
            <w:lang w:val="en-US" w:eastAsia="zh-CN"/>
          </w:rPr>
          <w:t>_P</w:t>
        </w:r>
      </w:ins>
      <w:ins w:id="5306" w:author="易呈翔" w:date="2026-08-06T15:47:21Z">
        <w:r>
          <w:rPr>
            <w:rFonts w:hint="eastAsia"/>
            <w:lang w:val="en-US" w:eastAsia="zh-CN"/>
          </w:rPr>
          <w:t>L</w:t>
        </w:r>
      </w:ins>
      <w:ins w:id="5307" w:author="易呈翔" w:date="2026-08-06T15:47:22Z">
        <w:r>
          <w:rPr>
            <w:rFonts w:hint="eastAsia"/>
            <w:lang w:val="en-US" w:eastAsia="zh-CN"/>
          </w:rPr>
          <w:t>AN</w:t>
        </w:r>
      </w:ins>
      <w:ins w:id="5308" w:author="易呈翔" w:date="2026-08-06T15:45:18Z">
        <w:r>
          <w:rPr>
            <w:rFonts w:hint="eastAsia"/>
            <w:lang w:val="en-US" w:eastAsia="zh-CN"/>
          </w:rPr>
          <w:t>_TYPE)</w:t>
        </w:r>
      </w:ins>
    </w:p>
    <w:tbl>
      <w:tblPr>
        <w:tblStyle w:val="7"/>
        <w:tblW w:w="8328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8"/>
        <w:gridCol w:w="3650"/>
        <w:gridCol w:w="2930"/>
      </w:tblGrid>
      <w:tr w14:paraId="258B97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309" w:author="易呈翔" w:date="2026-08-06T15:45:18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7AEAF1EF">
            <w:pPr>
              <w:widowControl/>
              <w:jc w:val="left"/>
              <w:rPr>
                <w:ins w:id="5310" w:author="易呈翔" w:date="2026-08-06T15:45:18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5311" w:author="易呈翔" w:date="2026-08-06T15:45:18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编码/代码</w:t>
              </w:r>
            </w:ins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42AE5713">
            <w:pPr>
              <w:widowControl/>
              <w:jc w:val="left"/>
              <w:rPr>
                <w:ins w:id="5312" w:author="易呈翔" w:date="2026-08-06T15:45:18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5313" w:author="易呈翔" w:date="2026-08-06T15:45:18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名称</w:t>
              </w:r>
            </w:ins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7C426BAC">
            <w:pPr>
              <w:widowControl/>
              <w:jc w:val="left"/>
              <w:rPr>
                <w:ins w:id="5314" w:author="易呈翔" w:date="2026-08-06T15:45:18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5315" w:author="易呈翔" w:date="2026-08-06T15:45:18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说明</w:t>
              </w:r>
            </w:ins>
          </w:p>
        </w:tc>
      </w:tr>
      <w:tr w14:paraId="58BABD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ins w:id="5316" w:author="易呈翔" w:date="2026-08-06T15:45:18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41D494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auto"/>
              <w:rPr>
                <w:ins w:id="5317" w:author="易呈翔" w:date="2026-08-06T15:45:18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  <w:t>01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EA94E4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auto"/>
              <w:rPr>
                <w:ins w:id="5318" w:author="易呈翔" w:date="2026-08-06T15:45:18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  <w:t>月计划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0A3603">
            <w:pPr>
              <w:snapToGrid w:val="0"/>
              <w:ind w:left="0" w:leftChars="0" w:right="0" w:rightChars="0" w:firstLine="0" w:firstLineChars="0"/>
              <w:jc w:val="center"/>
              <w:rPr>
                <w:ins w:id="5319" w:author="易呈翔" w:date="2026-08-06T15:45:18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1D65D8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320" w:author="易呈翔" w:date="2026-08-06T15:45:18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DEA5F2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auto"/>
              <w:rPr>
                <w:ins w:id="5321" w:author="易呈翔" w:date="2026-08-06T15:45:18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  <w:t>02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1DE7E5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auto"/>
              <w:rPr>
                <w:ins w:id="5322" w:author="易呈翔" w:date="2026-08-06T15:45:18Z"/>
                <w:rFonts w:hint="default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ins w:id="5323" w:author="易呈翔" w:date="2026-08-06T15:51:21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"/>
                </w:rPr>
                <w:t>紧急</w:t>
              </w:r>
            </w:ins>
            <w:ins w:id="5324" w:author="易呈翔" w:date="2026-08-06T15:51:22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"/>
                </w:rPr>
                <w:t>计划</w:t>
              </w:r>
            </w:ins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7C83D6">
            <w:pPr>
              <w:snapToGrid w:val="0"/>
              <w:ind w:left="0" w:leftChars="0" w:right="0" w:rightChars="0" w:firstLine="0" w:firstLineChars="0"/>
              <w:jc w:val="center"/>
              <w:rPr>
                <w:ins w:id="5325" w:author="易呈翔" w:date="2026-08-06T15:45:18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</w:tbl>
    <w:p w14:paraId="783F7BA3">
      <w:pPr>
        <w:rPr>
          <w:rFonts w:hint="default"/>
          <w:lang w:val="en-US" w:eastAsia="zh-CN"/>
        </w:rPr>
      </w:pPr>
    </w:p>
    <w:p w14:paraId="2D1A8DB5">
      <w:pPr>
        <w:pStyle w:val="3"/>
        <w:numPr>
          <w:ilvl w:val="0"/>
          <w:numId w:val="8"/>
        </w:numPr>
        <w:bidi w:val="0"/>
        <w:rPr>
          <w:ins w:id="5326" w:author="易呈翔" w:date="2026-08-20T16:56:07Z"/>
          <w:rFonts w:hint="eastAsia"/>
          <w:lang w:val="en-US" w:eastAsia="zh-CN"/>
        </w:rPr>
      </w:pPr>
      <w:ins w:id="5327" w:author="易呈翔" w:date="2026-08-20T16:56:11Z">
        <w:r>
          <w:rPr>
            <w:rFonts w:hint="eastAsia"/>
            <w:lang w:val="en-US" w:eastAsia="zh-CN"/>
          </w:rPr>
          <w:t>库区</w:t>
        </w:r>
      </w:ins>
      <w:ins w:id="5328" w:author="易呈翔" w:date="2026-08-20T16:56:07Z">
        <w:r>
          <w:rPr>
            <w:rFonts w:hint="eastAsia"/>
            <w:lang w:val="en-US" w:eastAsia="zh-CN"/>
          </w:rPr>
          <w:t>类型(VW_</w:t>
        </w:r>
      </w:ins>
      <w:ins w:id="5329" w:author="易呈翔" w:date="2026-08-20T16:57:04Z">
        <w:r>
          <w:rPr>
            <w:rFonts w:hint="eastAsia"/>
            <w:lang w:val="en-US" w:eastAsia="zh-CN"/>
          </w:rPr>
          <w:t>W</w:t>
        </w:r>
      </w:ins>
      <w:ins w:id="5330" w:author="易呈翔" w:date="2026-08-20T16:57:05Z">
        <w:r>
          <w:rPr>
            <w:rFonts w:hint="eastAsia"/>
            <w:lang w:val="en-US" w:eastAsia="zh-CN"/>
          </w:rPr>
          <w:t>H</w:t>
        </w:r>
      </w:ins>
      <w:ins w:id="5331" w:author="易呈翔" w:date="2026-08-20T16:57:06Z">
        <w:r>
          <w:rPr>
            <w:rFonts w:hint="eastAsia"/>
            <w:lang w:val="en-US" w:eastAsia="zh-CN"/>
          </w:rPr>
          <w:t>_A</w:t>
        </w:r>
      </w:ins>
      <w:ins w:id="5332" w:author="易呈翔" w:date="2026-08-20T16:57:07Z">
        <w:r>
          <w:rPr>
            <w:rFonts w:hint="eastAsia"/>
            <w:lang w:val="en-US" w:eastAsia="zh-CN"/>
          </w:rPr>
          <w:t>REA</w:t>
        </w:r>
      </w:ins>
      <w:ins w:id="5333" w:author="易呈翔" w:date="2026-08-20T16:57:08Z">
        <w:r>
          <w:rPr>
            <w:rFonts w:hint="eastAsia"/>
            <w:lang w:val="en-US" w:eastAsia="zh-CN"/>
          </w:rPr>
          <w:t>_T</w:t>
        </w:r>
      </w:ins>
      <w:ins w:id="5334" w:author="易呈翔" w:date="2026-08-20T16:57:09Z">
        <w:r>
          <w:rPr>
            <w:rFonts w:hint="eastAsia"/>
            <w:lang w:val="en-US" w:eastAsia="zh-CN"/>
          </w:rPr>
          <w:t>YPE</w:t>
        </w:r>
      </w:ins>
      <w:ins w:id="5335" w:author="易呈翔" w:date="2026-08-20T16:56:07Z">
        <w:r>
          <w:rPr>
            <w:rFonts w:hint="eastAsia"/>
            <w:lang w:val="en-US" w:eastAsia="zh-CN"/>
          </w:rPr>
          <w:t>)</w:t>
        </w:r>
      </w:ins>
    </w:p>
    <w:tbl>
      <w:tblPr>
        <w:tblStyle w:val="7"/>
        <w:tblW w:w="8328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8"/>
        <w:gridCol w:w="3650"/>
        <w:gridCol w:w="2930"/>
      </w:tblGrid>
      <w:tr w14:paraId="36D711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336" w:author="易呈翔" w:date="2026-08-20T16:57:14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4E38B919">
            <w:pPr>
              <w:widowControl/>
              <w:jc w:val="left"/>
              <w:rPr>
                <w:ins w:id="5337" w:author="易呈翔" w:date="2026-08-20T16:57:14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5338" w:author="易呈翔" w:date="2026-08-20T16:57:14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编码/代码</w:t>
              </w:r>
            </w:ins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7611664B">
            <w:pPr>
              <w:widowControl/>
              <w:jc w:val="left"/>
              <w:rPr>
                <w:ins w:id="5339" w:author="易呈翔" w:date="2026-08-20T16:57:14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5340" w:author="易呈翔" w:date="2026-08-20T16:57:14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名称</w:t>
              </w:r>
            </w:ins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048F02AB">
            <w:pPr>
              <w:widowControl/>
              <w:jc w:val="left"/>
              <w:rPr>
                <w:ins w:id="5341" w:author="易呈翔" w:date="2026-08-20T16:57:14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5342" w:author="易呈翔" w:date="2026-08-20T16:57:14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说明</w:t>
              </w:r>
            </w:ins>
          </w:p>
        </w:tc>
      </w:tr>
      <w:tr w14:paraId="48B899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ins w:id="5343" w:author="易呈翔" w:date="2026-08-20T16:57:14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41DE4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auto"/>
              <w:rPr>
                <w:ins w:id="5344" w:author="易呈翔" w:date="2026-08-20T16:57:1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</w:pPr>
            <w:ins w:id="5345" w:author="易呈翔" w:date="2026-08-20T16:57:14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"/>
                </w:rPr>
                <w:t>01</w:t>
              </w:r>
            </w:ins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8627A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auto"/>
              <w:rPr>
                <w:ins w:id="5346" w:author="易呈翔" w:date="2026-08-20T16:57:1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</w:pPr>
            <w:ins w:id="5347" w:author="易呈翔" w:date="2026-08-20T16:57:58Z">
              <w:r>
                <w:rPr>
                  <w:rFonts w:hint="eastAsia" w:ascii="宋体" w:hAnsi="宋体" w:eastAsia="宋体" w:cs="宋体"/>
                  <w:b w:val="0"/>
                  <w:b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"/>
                </w:rPr>
                <w:t>待检仓</w:t>
              </w:r>
            </w:ins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85584F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ins w:id="5348" w:author="易呈翔" w:date="2026-08-20T16:57:14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</w:pPr>
            <w:ins w:id="5349" w:author="易呈翔" w:date="2026-08-20T16:58:59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"/>
                </w:rPr>
                <w:t>计量</w:t>
              </w:r>
            </w:ins>
            <w:ins w:id="5350" w:author="易呈翔" w:date="2026-08-20T16:59:00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"/>
                </w:rPr>
                <w:t>管理所</w:t>
              </w:r>
            </w:ins>
            <w:ins w:id="5351" w:author="易呈翔" w:date="2026-08-20T16:59:02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"/>
                </w:rPr>
                <w:t>库房</w:t>
              </w:r>
            </w:ins>
            <w:ins w:id="5352" w:author="易呈翔" w:date="2026-08-20T16:59:08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"/>
                </w:rPr>
                <w:t>人工</w:t>
              </w:r>
            </w:ins>
            <w:ins w:id="5353" w:author="易呈翔" w:date="2026-08-20T16:59:09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"/>
                </w:rPr>
                <w:t>库区</w:t>
              </w:r>
            </w:ins>
            <w:ins w:id="5354" w:author="易呈翔" w:date="2026-08-20T16:59:34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"/>
                </w:rPr>
                <w:t>的</w:t>
              </w:r>
            </w:ins>
            <w:ins w:id="5355" w:author="易呈翔" w:date="2026-08-20T16:59:13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"/>
                </w:rPr>
                <w:t>逻辑</w:t>
              </w:r>
            </w:ins>
            <w:ins w:id="5356" w:author="易呈翔" w:date="2026-08-20T16:59:37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"/>
                </w:rPr>
                <w:t>库区</w:t>
              </w:r>
            </w:ins>
          </w:p>
        </w:tc>
      </w:tr>
      <w:tr w14:paraId="5AF7D7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357" w:author="易呈翔" w:date="2026-08-20T16:57:14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1F8D1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auto"/>
              <w:rPr>
                <w:ins w:id="5358" w:author="易呈翔" w:date="2026-08-20T16:57:1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ins w:id="5359" w:author="易呈翔" w:date="2026-08-20T16:57:14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"/>
                </w:rPr>
                <w:t>02</w:t>
              </w:r>
            </w:ins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C3342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auto"/>
              <w:rPr>
                <w:ins w:id="5360" w:author="易呈翔" w:date="2026-08-20T16:57:14Z"/>
                <w:rFonts w:hint="default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ins w:id="5361" w:author="易呈翔" w:date="2026-08-20T16:58:03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"/>
                </w:rPr>
                <w:t>立库</w:t>
              </w:r>
            </w:ins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76AC13">
            <w:pPr>
              <w:snapToGrid w:val="0"/>
              <w:ind w:left="0" w:leftChars="0" w:right="0" w:rightChars="0" w:firstLine="0" w:firstLineChars="0"/>
              <w:jc w:val="center"/>
              <w:rPr>
                <w:ins w:id="5362" w:author="易呈翔" w:date="2026-08-20T16:57:14Z"/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ins w:id="5363" w:author="易呈翔" w:date="2026-08-20T16:58:47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-SA"/>
                </w:rPr>
                <w:t>计量</w:t>
              </w:r>
            </w:ins>
            <w:ins w:id="5364" w:author="易呈翔" w:date="2026-08-20T16:58:49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-SA"/>
                </w:rPr>
                <w:t>管理</w:t>
              </w:r>
            </w:ins>
            <w:ins w:id="5365" w:author="易呈翔" w:date="2026-08-20T16:58:50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-SA"/>
                </w:rPr>
                <w:t>所</w:t>
              </w:r>
            </w:ins>
            <w:ins w:id="5366" w:author="易呈翔" w:date="2026-08-20T16:58:55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-SA"/>
                </w:rPr>
                <w:t>库房</w:t>
              </w:r>
            </w:ins>
            <w:ins w:id="5367" w:author="易呈翔" w:date="2026-08-20T16:58:51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-SA"/>
                </w:rPr>
                <w:t>立库</w:t>
              </w:r>
            </w:ins>
            <w:ins w:id="5368" w:author="易呈翔" w:date="2026-08-20T16:58:52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-SA"/>
                </w:rPr>
                <w:t>库区</w:t>
              </w:r>
            </w:ins>
          </w:p>
        </w:tc>
      </w:tr>
      <w:tr w14:paraId="6479BF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5369" w:author="易呈翔" w:date="2026-08-20T16:58:04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676D5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auto"/>
              <w:rPr>
                <w:ins w:id="5370" w:author="易呈翔" w:date="2026-08-20T16:58:04Z"/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</w:pPr>
            <w:ins w:id="5371" w:author="易呈翔" w:date="2026-08-20T16:58:07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"/>
                </w:rPr>
                <w:t>03</w:t>
              </w:r>
            </w:ins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8F2D8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auto"/>
              <w:rPr>
                <w:ins w:id="5372" w:author="易呈翔" w:date="2026-08-20T16:58:04Z"/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</w:pPr>
            <w:ins w:id="5373" w:author="易呈翔" w:date="2026-08-20T16:58:10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"/>
                </w:rPr>
                <w:t>成品</w:t>
              </w:r>
            </w:ins>
            <w:ins w:id="5374" w:author="易呈翔" w:date="2026-08-20T16:58:11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"/>
                </w:rPr>
                <w:t>仓</w:t>
              </w:r>
            </w:ins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C04720">
            <w:pPr>
              <w:snapToGrid w:val="0"/>
              <w:ind w:left="0" w:leftChars="0" w:right="0" w:rightChars="0" w:firstLine="0" w:firstLineChars="0"/>
              <w:jc w:val="center"/>
              <w:rPr>
                <w:ins w:id="5375" w:author="易呈翔" w:date="2026-08-20T16:58:04Z"/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ins w:id="5376" w:author="易呈翔" w:date="2026-08-20T17:00:52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-SA"/>
                </w:rPr>
                <w:t>计量</w:t>
              </w:r>
            </w:ins>
            <w:ins w:id="5377" w:author="易呈翔" w:date="2026-08-20T17:00:57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-SA"/>
                </w:rPr>
                <w:t>管理</w:t>
              </w:r>
            </w:ins>
            <w:ins w:id="5378" w:author="易呈翔" w:date="2026-08-20T17:00:58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-SA"/>
                </w:rPr>
                <w:t>所</w:t>
              </w:r>
            </w:ins>
            <w:ins w:id="5379" w:author="易呈翔" w:date="2026-08-20T17:01:01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-SA"/>
                </w:rPr>
                <w:t>一级</w:t>
              </w:r>
            </w:ins>
            <w:ins w:id="5380" w:author="易呈翔" w:date="2026-08-20T17:01:03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-SA"/>
                </w:rPr>
                <w:t>急救包</w:t>
              </w:r>
            </w:ins>
            <w:ins w:id="5381" w:author="易呈翔" w:date="2026-08-20T17:00:35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-SA"/>
                </w:rPr>
                <w:t>自动</w:t>
              </w:r>
            </w:ins>
            <w:ins w:id="5382" w:author="易呈翔" w:date="2026-08-20T17:00:38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-SA"/>
                </w:rPr>
                <w:t>化</w:t>
              </w:r>
            </w:ins>
            <w:ins w:id="5383" w:author="易呈翔" w:date="2026-08-20T17:00:39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-SA"/>
                </w:rPr>
                <w:t>库区</w:t>
              </w:r>
            </w:ins>
          </w:p>
        </w:tc>
      </w:tr>
    </w:tbl>
    <w:p w14:paraId="5B080FF3"/>
    <w:p w14:paraId="06939E36"/>
    <w:p w14:paraId="2DAEBF36"/>
    <w:p w14:paraId="4E825701"/>
    <w:p w14:paraId="122F3EB3"/>
    <w:p w14:paraId="4A5E1138"/>
    <w:p w14:paraId="7AFF7E51"/>
    <w:p w14:paraId="6A1BB3D7"/>
    <w:p w14:paraId="0C5601A8"/>
    <w:p w14:paraId="7EF0EC9A"/>
    <w:p w14:paraId="3FAF26E3"/>
    <w:p w14:paraId="2B129BBC"/>
    <w:p w14:paraId="38CFF9D3"/>
    <w:p w14:paraId="449A21FB"/>
    <w:p w14:paraId="210C1600"/>
    <w:p w14:paraId="1B6C2EA6"/>
    <w:p w14:paraId="5409DD63"/>
    <w:p w14:paraId="3DFBD649"/>
    <w:p w14:paraId="11BFD60A"/>
    <w:p w14:paraId="3C2B894A"/>
    <w:p w14:paraId="348200FA"/>
    <w:p w14:paraId="390D628B"/>
    <w:p w14:paraId="733700DB"/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D1FF25"/>
    <w:multiLevelType w:val="singleLevel"/>
    <w:tmpl w:val="B8D1FF25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CD5F99BE"/>
    <w:multiLevelType w:val="singleLevel"/>
    <w:tmpl w:val="CD5F99BE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D3C6B76F"/>
    <w:multiLevelType w:val="singleLevel"/>
    <w:tmpl w:val="D3C6B76F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F208C82B"/>
    <w:multiLevelType w:val="singleLevel"/>
    <w:tmpl w:val="F208C82B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1949114B"/>
    <w:multiLevelType w:val="singleLevel"/>
    <w:tmpl w:val="1949114B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2C9D1DAF"/>
    <w:multiLevelType w:val="singleLevel"/>
    <w:tmpl w:val="2C9D1DAF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5FA865FF"/>
    <w:multiLevelType w:val="singleLevel"/>
    <w:tmpl w:val="5FA865FF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6A7C7CCF"/>
    <w:multiLevelType w:val="singleLevel"/>
    <w:tmpl w:val="6A7C7CC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7"/>
  </w:num>
  <w:num w:numId="5">
    <w:abstractNumId w:val="1"/>
  </w:num>
  <w:num w:numId="6">
    <w:abstractNumId w:val="3"/>
  </w:num>
  <w:num w:numId="7">
    <w:abstractNumId w:val="6"/>
  </w:num>
  <w:num w:numId="8">
    <w:abstractNumId w:val="5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易呈翔">
    <w15:presenceInfo w15:providerId="WPS Office" w15:userId="114368797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76A00"/>
    <w:rsid w:val="01000214"/>
    <w:rsid w:val="016B7DD3"/>
    <w:rsid w:val="01830099"/>
    <w:rsid w:val="02C95980"/>
    <w:rsid w:val="03060F81"/>
    <w:rsid w:val="04FF4FC2"/>
    <w:rsid w:val="05297BC4"/>
    <w:rsid w:val="05D001E3"/>
    <w:rsid w:val="0646258B"/>
    <w:rsid w:val="075174DC"/>
    <w:rsid w:val="07CA4AF5"/>
    <w:rsid w:val="081A01B6"/>
    <w:rsid w:val="0874211C"/>
    <w:rsid w:val="09E9058A"/>
    <w:rsid w:val="0A336C17"/>
    <w:rsid w:val="0A382368"/>
    <w:rsid w:val="0A9A29F8"/>
    <w:rsid w:val="0AEC3C46"/>
    <w:rsid w:val="0B4B76F6"/>
    <w:rsid w:val="0BDD71A0"/>
    <w:rsid w:val="0C257D35"/>
    <w:rsid w:val="0C343277"/>
    <w:rsid w:val="0CAC2B9A"/>
    <w:rsid w:val="0CF64E0E"/>
    <w:rsid w:val="0EB033A3"/>
    <w:rsid w:val="101F11F3"/>
    <w:rsid w:val="11F55185"/>
    <w:rsid w:val="123371E8"/>
    <w:rsid w:val="132D2C84"/>
    <w:rsid w:val="13A46379"/>
    <w:rsid w:val="13ED0BA8"/>
    <w:rsid w:val="151E5653"/>
    <w:rsid w:val="16FF3949"/>
    <w:rsid w:val="17064FC2"/>
    <w:rsid w:val="177F76C0"/>
    <w:rsid w:val="17821264"/>
    <w:rsid w:val="17C84600"/>
    <w:rsid w:val="181B1F72"/>
    <w:rsid w:val="185660F9"/>
    <w:rsid w:val="19F94F44"/>
    <w:rsid w:val="1A386E1E"/>
    <w:rsid w:val="1B4228E8"/>
    <w:rsid w:val="1C654998"/>
    <w:rsid w:val="1D5822E5"/>
    <w:rsid w:val="1D7E48E8"/>
    <w:rsid w:val="1DBF2740"/>
    <w:rsid w:val="1F302553"/>
    <w:rsid w:val="1F63487C"/>
    <w:rsid w:val="1FF22625"/>
    <w:rsid w:val="21827845"/>
    <w:rsid w:val="21C40374"/>
    <w:rsid w:val="21CA767A"/>
    <w:rsid w:val="21CB71C6"/>
    <w:rsid w:val="22965C6C"/>
    <w:rsid w:val="22F51BD1"/>
    <w:rsid w:val="231A5562"/>
    <w:rsid w:val="242A6ADC"/>
    <w:rsid w:val="245331CC"/>
    <w:rsid w:val="25A22934"/>
    <w:rsid w:val="25E62821"/>
    <w:rsid w:val="25EB0AEC"/>
    <w:rsid w:val="26702693"/>
    <w:rsid w:val="26A84EE5"/>
    <w:rsid w:val="276E304E"/>
    <w:rsid w:val="27F46852"/>
    <w:rsid w:val="28005C30"/>
    <w:rsid w:val="283E5715"/>
    <w:rsid w:val="28A73A4B"/>
    <w:rsid w:val="297D14BE"/>
    <w:rsid w:val="2A2523FA"/>
    <w:rsid w:val="2A755335"/>
    <w:rsid w:val="2A7E4E57"/>
    <w:rsid w:val="2AE13EFE"/>
    <w:rsid w:val="2B5621F6"/>
    <w:rsid w:val="2D10478C"/>
    <w:rsid w:val="2E616BA4"/>
    <w:rsid w:val="2F5707D5"/>
    <w:rsid w:val="2F927F93"/>
    <w:rsid w:val="319057D5"/>
    <w:rsid w:val="31A04A78"/>
    <w:rsid w:val="32407191"/>
    <w:rsid w:val="326D0948"/>
    <w:rsid w:val="329C5435"/>
    <w:rsid w:val="3337525C"/>
    <w:rsid w:val="34112B1D"/>
    <w:rsid w:val="35591E4D"/>
    <w:rsid w:val="358A766C"/>
    <w:rsid w:val="362751E0"/>
    <w:rsid w:val="364D75B0"/>
    <w:rsid w:val="37107EA6"/>
    <w:rsid w:val="37CF0B01"/>
    <w:rsid w:val="385B0E4C"/>
    <w:rsid w:val="38AE7ECE"/>
    <w:rsid w:val="394B2689"/>
    <w:rsid w:val="3983042E"/>
    <w:rsid w:val="39940919"/>
    <w:rsid w:val="39DE5DEF"/>
    <w:rsid w:val="39EC42BA"/>
    <w:rsid w:val="3A3278B9"/>
    <w:rsid w:val="3B9B111B"/>
    <w:rsid w:val="3C2F178A"/>
    <w:rsid w:val="3C940DD1"/>
    <w:rsid w:val="3CA4378E"/>
    <w:rsid w:val="3E36391C"/>
    <w:rsid w:val="3ECF60F0"/>
    <w:rsid w:val="3EE55587"/>
    <w:rsid w:val="408427CC"/>
    <w:rsid w:val="41503FBC"/>
    <w:rsid w:val="41A03D74"/>
    <w:rsid w:val="41F83A29"/>
    <w:rsid w:val="427938E6"/>
    <w:rsid w:val="437A1F4F"/>
    <w:rsid w:val="44993683"/>
    <w:rsid w:val="44A850BE"/>
    <w:rsid w:val="44AA1E67"/>
    <w:rsid w:val="44FF0DB1"/>
    <w:rsid w:val="458F2D4D"/>
    <w:rsid w:val="47B24801"/>
    <w:rsid w:val="47BC3738"/>
    <w:rsid w:val="490517F7"/>
    <w:rsid w:val="4944568D"/>
    <w:rsid w:val="495F758F"/>
    <w:rsid w:val="49AC23A7"/>
    <w:rsid w:val="49BA73A0"/>
    <w:rsid w:val="49CA66D3"/>
    <w:rsid w:val="4A1D0657"/>
    <w:rsid w:val="4A3A4D7E"/>
    <w:rsid w:val="4C452244"/>
    <w:rsid w:val="4C46558E"/>
    <w:rsid w:val="4CC77F9A"/>
    <w:rsid w:val="4F710AFD"/>
    <w:rsid w:val="4F9377E6"/>
    <w:rsid w:val="4FCF4E7E"/>
    <w:rsid w:val="4FEE1EAF"/>
    <w:rsid w:val="501D2551"/>
    <w:rsid w:val="51006768"/>
    <w:rsid w:val="51405FD9"/>
    <w:rsid w:val="535A6478"/>
    <w:rsid w:val="535D3B69"/>
    <w:rsid w:val="53C041CF"/>
    <w:rsid w:val="557D1BD1"/>
    <w:rsid w:val="56B43E4C"/>
    <w:rsid w:val="575A3E30"/>
    <w:rsid w:val="57D1768F"/>
    <w:rsid w:val="58132B0F"/>
    <w:rsid w:val="58756235"/>
    <w:rsid w:val="58AA2FD5"/>
    <w:rsid w:val="59DB55BF"/>
    <w:rsid w:val="5AD61E6A"/>
    <w:rsid w:val="5AEB4CAC"/>
    <w:rsid w:val="5AF90080"/>
    <w:rsid w:val="5B076365"/>
    <w:rsid w:val="5C79404F"/>
    <w:rsid w:val="5CBB2094"/>
    <w:rsid w:val="5E456113"/>
    <w:rsid w:val="5E782489"/>
    <w:rsid w:val="5F025E86"/>
    <w:rsid w:val="60411370"/>
    <w:rsid w:val="60536017"/>
    <w:rsid w:val="60AF11AF"/>
    <w:rsid w:val="61F318BC"/>
    <w:rsid w:val="621E4EA3"/>
    <w:rsid w:val="62650996"/>
    <w:rsid w:val="656E46DD"/>
    <w:rsid w:val="6630667E"/>
    <w:rsid w:val="66501D7D"/>
    <w:rsid w:val="665F025A"/>
    <w:rsid w:val="67D43165"/>
    <w:rsid w:val="67F24264"/>
    <w:rsid w:val="69941325"/>
    <w:rsid w:val="6A7B635B"/>
    <w:rsid w:val="6C454B81"/>
    <w:rsid w:val="6DAF2321"/>
    <w:rsid w:val="6EE13152"/>
    <w:rsid w:val="6F223749"/>
    <w:rsid w:val="6F56422F"/>
    <w:rsid w:val="6F5953DE"/>
    <w:rsid w:val="6F5C79C9"/>
    <w:rsid w:val="70216A4F"/>
    <w:rsid w:val="70F730C5"/>
    <w:rsid w:val="71187BED"/>
    <w:rsid w:val="711E4574"/>
    <w:rsid w:val="715F1A22"/>
    <w:rsid w:val="71F9130C"/>
    <w:rsid w:val="72125CEB"/>
    <w:rsid w:val="72545FF3"/>
    <w:rsid w:val="72CC0706"/>
    <w:rsid w:val="73372F12"/>
    <w:rsid w:val="738A5698"/>
    <w:rsid w:val="745D4F62"/>
    <w:rsid w:val="747F3F54"/>
    <w:rsid w:val="749F4A62"/>
    <w:rsid w:val="752C0E9F"/>
    <w:rsid w:val="76442B95"/>
    <w:rsid w:val="776F3827"/>
    <w:rsid w:val="786C195E"/>
    <w:rsid w:val="78B41492"/>
    <w:rsid w:val="796A77DF"/>
    <w:rsid w:val="7A302433"/>
    <w:rsid w:val="7A5F1CDC"/>
    <w:rsid w:val="7B9B240E"/>
    <w:rsid w:val="7BFA1CF7"/>
    <w:rsid w:val="7C404E67"/>
    <w:rsid w:val="7CB048B1"/>
    <w:rsid w:val="7DB5642F"/>
    <w:rsid w:val="7E5F5E41"/>
    <w:rsid w:val="7E990AF0"/>
    <w:rsid w:val="7F10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next w:val="1"/>
    <w:qFormat/>
    <w:uiPriority w:val="0"/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TML Code"/>
    <w:basedOn w:val="9"/>
    <w:qFormat/>
    <w:uiPriority w:val="0"/>
    <w:rPr>
      <w:rFonts w:ascii="Courier New" w:hAnsi="Courier New"/>
      <w:sz w:val="20"/>
    </w:rPr>
  </w:style>
  <w:style w:type="paragraph" w:customStyle="1" w:styleId="11">
    <w:name w:val="段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12">
    <w:name w:val="目录及更改履历"/>
    <w:basedOn w:val="1"/>
    <w:qFormat/>
    <w:uiPriority w:val="0"/>
    <w:pPr>
      <w:spacing w:before="156" w:after="156" w:line="360" w:lineRule="auto"/>
      <w:jc w:val="center"/>
    </w:pPr>
    <w:rPr>
      <w:rFonts w:ascii="黑体" w:hAnsi="Arial" w:eastAsia="黑体"/>
      <w:szCs w:val="20"/>
    </w:rPr>
  </w:style>
  <w:style w:type="paragraph" w:customStyle="1" w:styleId="13">
    <w:name w:val="表格文本居中 +加重"/>
    <w:basedOn w:val="1"/>
    <w:qFormat/>
    <w:uiPriority w:val="0"/>
    <w:pPr>
      <w:jc w:val="center"/>
    </w:pPr>
    <w:rPr>
      <w:rFonts w:eastAsia="宋体"/>
      <w:b/>
      <w:kern w:val="0"/>
      <w:sz w:val="20"/>
      <w:szCs w:val="24"/>
    </w:rPr>
  </w:style>
  <w:style w:type="table" w:customStyle="1" w:styleId="14">
    <w:name w:val="数模"/>
    <w:basedOn w:val="7"/>
    <w:qFormat/>
    <w:uiPriority w:val="99"/>
    <w:pPr>
      <w:jc w:val="both"/>
    </w:pPr>
    <w:rPr>
      <w:rFonts w:ascii="Times New Roman" w:hAnsi="Times New Roman"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auto"/>
    </w:tcPr>
    <w:tblStylePr w:type="firstRow">
      <w:pPr>
        <w:jc w:val="both"/>
      </w:pPr>
      <w:rPr>
        <w:rFonts w:eastAsia="宋体"/>
        <w:b w:val="0"/>
        <w:sz w:val="21"/>
      </w:rPr>
      <w:tcPr>
        <w:shd w:val="clear" w:color="auto" w:fill="D8D8D8" w:themeFill="background1" w:themeFillShade="D9"/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2400</Words>
  <Characters>5292</Characters>
  <Lines>0</Lines>
  <Paragraphs>0</Paragraphs>
  <TotalTime>2</TotalTime>
  <ScaleCrop>false</ScaleCrop>
  <LinksUpToDate>false</LinksUpToDate>
  <CharactersWithSpaces>5841</CharactersWithSpaces>
  <Application>WPS Office_12.8.2.18913_F1E327BC-269C-435d-A152-05C5408002CA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2026-06-16T10:52:00Z</dcterms:created>
  <dc:creator>YI</dc:creator>
  <cp:lastModifiedBy>易呈翔</cp:lastModifiedBy>
  <dcterms:modified xsi:type="dcterms:W3CDTF">2026-08-26T01:57:54Z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2052-12.8.2.18913</vt:lpwstr>
  </property>
  <property fmtid="{D5CDD505-2E9C-101B-9397-08002B2CF9AE}" pid="3" name="KSOTemplateDocerSaveRecord">
    <vt:lpwstr>eyJoZGlkIjoiOWRkZDRkNmQwN2I4MDIyZjFmMmM2Y2ExZjRmNDgwMjgiLCJ1c2VySWQiOiI4NzIyOTQxODEifQ==</vt:lpwstr>
  </property>
  <property fmtid="{D5CDD505-2E9C-101B-9397-08002B2CF9AE}" pid="4" name="ICV">
    <vt:lpwstr>A30B0E8DA5B64902AF76AF482CDD9CC4_13</vt:lpwstr>
  </property>
</Properties>
</file>