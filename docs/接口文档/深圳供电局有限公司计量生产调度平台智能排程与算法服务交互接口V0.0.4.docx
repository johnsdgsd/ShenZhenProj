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04439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t>深圳供电局计量生产调度平台</w:t>
      </w:r>
      <w:r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智能排程</w:t>
      </w:r>
      <w:r>
        <w:rPr>
          <w:rFonts w:hint="eastAsia"/>
          <w:b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t>与</w:t>
      </w:r>
      <w:r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算法</w:t>
      </w:r>
      <w:r>
        <w:rPr>
          <w:rFonts w:hint="eastAsia"/>
          <w:b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t>服务</w:t>
      </w:r>
      <w:r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交互</w:t>
      </w:r>
      <w:r>
        <w:rPr>
          <w:rFonts w:hint="eastAsia"/>
          <w:b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t>接口</w:t>
      </w:r>
    </w:p>
    <w:p w14:paraId="7C6D1A81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0844FC16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739193C5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1F269F05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5F708641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4622A741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3AD5C5E6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1B17C3C4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18339C3F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04E6CCDC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53B36FEC">
      <w:pPr>
        <w:spacing w:before="240" w:after="120"/>
        <w:jc w:val="center"/>
        <w:rPr>
          <w:rFonts w:hint="default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  <w:t>V0.0.</w:t>
      </w:r>
      <w:ins w:id="0" w:author="易呈翔" w:date="2026-08-22T18:25:58Z">
        <w:r>
          <w:rPr>
            <w:rFonts w:hint="eastAsia"/>
            <w:b/>
            <w:color w:val="000000" w:themeColor="text1"/>
            <w:sz w:val="44"/>
            <w:szCs w:val="44"/>
            <w:highlight w:val="none"/>
            <w:lang w:val="en-US" w:eastAsia="zh-CN"/>
            <w14:textFill>
              <w14:solidFill>
                <w14:schemeClr w14:val="tx1"/>
              </w14:solidFill>
            </w14:textFill>
          </w:rPr>
          <w:t>4</w:t>
        </w:r>
      </w:ins>
      <w:del w:id="1" w:author="易呈翔" w:date="2026-08-05T10:35:33Z">
        <w:r>
          <w:rPr>
            <w:rFonts w:hint="eastAsia"/>
            <w:b/>
            <w:color w:val="000000" w:themeColor="text1"/>
            <w:sz w:val="44"/>
            <w:szCs w:val="44"/>
            <w:highlight w:val="none"/>
            <w:lang w:val="en-US" w:eastAsia="zh-CN"/>
            <w14:textFill>
              <w14:solidFill>
                <w14:schemeClr w14:val="tx1"/>
              </w14:solidFill>
            </w14:textFill>
          </w:rPr>
          <w:delText>1</w:delText>
        </w:r>
      </w:del>
    </w:p>
    <w:p w14:paraId="0412B1C4">
      <w:pPr>
        <w:rPr>
          <w:rFonts w:hint="default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  <w:br w:type="page"/>
      </w:r>
    </w:p>
    <w:p w14:paraId="4F527D9B">
      <w:pPr>
        <w:pStyle w:val="12"/>
        <w:spacing w:before="0" w:after="0"/>
        <w:outlineLvl w:val="1"/>
        <w:rPr>
          <w:rFonts w:ascii="宋体" w:hAnsi="宋体" w:eastAsia="宋体"/>
          <w:b/>
          <w:color w:val="000000" w:themeColor="text1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color w:val="000000" w:themeColor="text1"/>
          <w:szCs w:val="28"/>
          <w:highlight w:val="none"/>
          <w14:textFill>
            <w14:solidFill>
              <w14:schemeClr w14:val="tx1"/>
            </w14:solidFill>
          </w14:textFill>
        </w:rPr>
        <w:t>更改履历</w:t>
      </w:r>
    </w:p>
    <w:tbl>
      <w:tblPr>
        <w:tblStyle w:val="7"/>
        <w:tblW w:w="79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0"/>
        <w:gridCol w:w="654"/>
        <w:gridCol w:w="1395"/>
        <w:gridCol w:w="929"/>
        <w:gridCol w:w="2520"/>
        <w:gridCol w:w="750"/>
        <w:gridCol w:w="744"/>
      </w:tblGrid>
      <w:tr w14:paraId="5460E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920" w:type="dxa"/>
            <w:vAlign w:val="center"/>
          </w:tcPr>
          <w:p w14:paraId="29DE159F">
            <w:pPr>
              <w:pStyle w:val="13"/>
              <w:rPr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版本号</w:t>
            </w:r>
          </w:p>
        </w:tc>
        <w:tc>
          <w:tcPr>
            <w:tcW w:w="654" w:type="dxa"/>
            <w:vAlign w:val="center"/>
          </w:tcPr>
          <w:p w14:paraId="55378113">
            <w:pPr>
              <w:pStyle w:val="13"/>
              <w:rPr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修改编号</w:t>
            </w:r>
          </w:p>
        </w:tc>
        <w:tc>
          <w:tcPr>
            <w:tcW w:w="1395" w:type="dxa"/>
            <w:vAlign w:val="center"/>
          </w:tcPr>
          <w:p w14:paraId="61268350">
            <w:pPr>
              <w:pStyle w:val="13"/>
              <w:rPr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更改时间</w:t>
            </w:r>
          </w:p>
        </w:tc>
        <w:tc>
          <w:tcPr>
            <w:tcW w:w="929" w:type="dxa"/>
            <w:vAlign w:val="center"/>
          </w:tcPr>
          <w:p w14:paraId="25EDAE05">
            <w:pPr>
              <w:pStyle w:val="13"/>
              <w:rPr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更改的</w:t>
            </w:r>
          </w:p>
          <w:p w14:paraId="22456362">
            <w:pPr>
              <w:pStyle w:val="13"/>
              <w:rPr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图表和章节号</w:t>
            </w:r>
          </w:p>
        </w:tc>
        <w:tc>
          <w:tcPr>
            <w:tcW w:w="2520" w:type="dxa"/>
            <w:vAlign w:val="center"/>
          </w:tcPr>
          <w:p w14:paraId="453F5E8B">
            <w:pPr>
              <w:pStyle w:val="13"/>
              <w:rPr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更改简要描述</w:t>
            </w:r>
          </w:p>
        </w:tc>
        <w:tc>
          <w:tcPr>
            <w:tcW w:w="750" w:type="dxa"/>
            <w:vAlign w:val="center"/>
          </w:tcPr>
          <w:p w14:paraId="6734C9A9">
            <w:pPr>
              <w:pStyle w:val="13"/>
              <w:rPr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更改人</w:t>
            </w:r>
          </w:p>
        </w:tc>
        <w:tc>
          <w:tcPr>
            <w:tcW w:w="744" w:type="dxa"/>
            <w:vAlign w:val="center"/>
          </w:tcPr>
          <w:p w14:paraId="13E34C74">
            <w:pPr>
              <w:pStyle w:val="13"/>
              <w:rPr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批准人</w:t>
            </w:r>
          </w:p>
        </w:tc>
      </w:tr>
      <w:tr w14:paraId="70DC3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920" w:type="dxa"/>
            <w:vAlign w:val="center"/>
          </w:tcPr>
          <w:p w14:paraId="4DA7A3A8">
            <w:pPr>
              <w:jc w:val="center"/>
              <w:rPr>
                <w:rFonts w:hint="default" w:ascii="仿宋" w:hAnsi="仿宋" w:eastAsiaTheme="minorEastAsia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V</w:t>
            </w: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.0</w:t>
            </w: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.1</w:t>
            </w:r>
          </w:p>
        </w:tc>
        <w:tc>
          <w:tcPr>
            <w:tcW w:w="654" w:type="dxa"/>
            <w:vAlign w:val="center"/>
          </w:tcPr>
          <w:p w14:paraId="46CFD164">
            <w:pPr>
              <w:jc w:val="center"/>
              <w:rPr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395" w:type="dxa"/>
            <w:vAlign w:val="center"/>
          </w:tcPr>
          <w:p w14:paraId="7AA8D57F">
            <w:pPr>
              <w:rPr>
                <w:rFonts w:hint="default" w:ascii="仿宋" w:hAnsi="仿宋" w:eastAsiaTheme="minorEastAsia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20</w:t>
            </w: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  <w:r>
              <w:rPr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23</w:t>
            </w:r>
          </w:p>
        </w:tc>
        <w:tc>
          <w:tcPr>
            <w:tcW w:w="929" w:type="dxa"/>
            <w:vAlign w:val="center"/>
          </w:tcPr>
          <w:p w14:paraId="3DD521A3">
            <w:pPr>
              <w:rPr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  <w:tc>
          <w:tcPr>
            <w:tcW w:w="2520" w:type="dxa"/>
            <w:vAlign w:val="center"/>
          </w:tcPr>
          <w:p w14:paraId="30171CB5">
            <w:pPr>
              <w:pStyle w:val="5"/>
              <w:rPr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创建版本</w:t>
            </w:r>
          </w:p>
        </w:tc>
        <w:tc>
          <w:tcPr>
            <w:tcW w:w="750" w:type="dxa"/>
            <w:vAlign w:val="center"/>
          </w:tcPr>
          <w:p w14:paraId="4B76C9C8">
            <w:pPr>
              <w:rPr>
                <w:rFonts w:hint="default" w:ascii="仿宋" w:hAnsi="仿宋" w:eastAsia="宋体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国电南瑞</w:t>
            </w:r>
          </w:p>
        </w:tc>
        <w:tc>
          <w:tcPr>
            <w:tcW w:w="744" w:type="dxa"/>
            <w:vAlign w:val="center"/>
          </w:tcPr>
          <w:p w14:paraId="014E73FF">
            <w:pPr>
              <w:rPr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D645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  <w:ins w:id="2" w:author="易呈翔" w:date="2026-08-05T10:35:36Z"/>
        </w:trPr>
        <w:tc>
          <w:tcPr>
            <w:tcW w:w="920" w:type="dxa"/>
            <w:vAlign w:val="center"/>
          </w:tcPr>
          <w:p w14:paraId="445806D6">
            <w:pPr>
              <w:jc w:val="center"/>
              <w:rPr>
                <w:ins w:id="3" w:author="易呈翔" w:date="2026-08-05T10:35:36Z"/>
                <w:rFonts w:hint="default" w:ascii="仿宋" w:hAnsi="仿宋"/>
                <w:color w:val="000000" w:themeColor="text1"/>
                <w:sz w:val="21"/>
                <w:szCs w:val="21"/>
                <w:highlight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ins w:id="4" w:author="易呈翔" w:date="2026-08-05T10:35:40Z">
              <w:r>
                <w:rPr>
                  <w:rFonts w:ascii="仿宋" w:hAnsi="仿宋"/>
                  <w:color w:val="000000" w:themeColor="text1"/>
                  <w:sz w:val="21"/>
                  <w:szCs w:val="21"/>
                  <w:highlight w:val="none"/>
                  <w14:textFill>
                    <w14:solidFill>
                      <w14:schemeClr w14:val="tx1"/>
                    </w14:solidFill>
                  </w14:textFill>
                </w:rPr>
                <w:t>V</w:t>
              </w:r>
            </w:ins>
            <w:ins w:id="5" w:author="易呈翔" w:date="2026-08-05T10:35:40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0</w:t>
              </w:r>
            </w:ins>
            <w:ins w:id="6" w:author="易呈翔" w:date="2026-08-05T10:35:40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14:textFill>
                    <w14:solidFill>
                      <w14:schemeClr w14:val="tx1"/>
                    </w14:solidFill>
                  </w14:textFill>
                </w:rPr>
                <w:t>.0</w:t>
              </w:r>
            </w:ins>
            <w:ins w:id="7" w:author="易呈翔" w:date="2026-08-05T10:35:40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.</w:t>
              </w:r>
            </w:ins>
            <w:ins w:id="8" w:author="易呈翔" w:date="2026-08-05T10:35:42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2</w:t>
              </w:r>
            </w:ins>
          </w:p>
        </w:tc>
        <w:tc>
          <w:tcPr>
            <w:tcW w:w="654" w:type="dxa"/>
            <w:vAlign w:val="center"/>
          </w:tcPr>
          <w:p w14:paraId="1A70F9FA">
            <w:pPr>
              <w:jc w:val="center"/>
              <w:rPr>
                <w:ins w:id="9" w:author="易呈翔" w:date="2026-08-05T10:35:36Z"/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95" w:type="dxa"/>
            <w:vAlign w:val="center"/>
          </w:tcPr>
          <w:p w14:paraId="31A439DC">
            <w:pPr>
              <w:rPr>
                <w:ins w:id="10" w:author="易呈翔" w:date="2026-08-05T10:35:36Z"/>
                <w:rFonts w:hint="default" w:ascii="仿宋" w:hAnsi="仿宋" w:eastAsiaTheme="minorEastAsia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ins w:id="11" w:author="易呈翔" w:date="2026-08-05T10:35:45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2026</w:t>
              </w:r>
            </w:ins>
            <w:ins w:id="12" w:author="易呈翔" w:date="2026-08-05T10:35:47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-</w:t>
              </w:r>
            </w:ins>
            <w:ins w:id="13" w:author="易呈翔" w:date="2026-08-05T10:35:48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08</w:t>
              </w:r>
            </w:ins>
            <w:ins w:id="14" w:author="易呈翔" w:date="2026-08-05T10:35:49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-</w:t>
              </w:r>
            </w:ins>
            <w:ins w:id="15" w:author="易呈翔" w:date="2026-08-05T10:35:50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05</w:t>
              </w:r>
            </w:ins>
          </w:p>
        </w:tc>
        <w:tc>
          <w:tcPr>
            <w:tcW w:w="929" w:type="dxa"/>
            <w:vAlign w:val="center"/>
          </w:tcPr>
          <w:p w14:paraId="5341A89E">
            <w:pPr>
              <w:rPr>
                <w:ins w:id="16" w:author="易呈翔" w:date="2026-08-05T10:35:36Z"/>
                <w:rFonts w:hint="eastAsia"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0" w:type="dxa"/>
            <w:vAlign w:val="center"/>
          </w:tcPr>
          <w:p w14:paraId="123C84BF">
            <w:pPr>
              <w:pStyle w:val="5"/>
              <w:numPr>
                <w:ilvl w:val="0"/>
                <w:numId w:val="1"/>
              </w:numPr>
              <w:rPr>
                <w:ins w:id="17" w:author="易呈翔" w:date="2026-08-06T15:52:55Z"/>
                <w:rFonts w:hint="eastAsia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ins w:id="18" w:author="易呈翔" w:date="2026-08-05T10:35:58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检定</w:t>
              </w:r>
            </w:ins>
            <w:ins w:id="19" w:author="易呈翔" w:date="2026-08-05T10:36:09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计划</w:t>
              </w:r>
            </w:ins>
            <w:ins w:id="20" w:author="易呈翔" w:date="2026-08-05T10:36:00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排程</w:t>
              </w:r>
            </w:ins>
            <w:ins w:id="21" w:author="易呈翔" w:date="2026-08-05T10:36:02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接口</w:t>
              </w:r>
            </w:ins>
            <w:ins w:id="22" w:author="易呈翔" w:date="2026-08-05T10:36:29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删除</w:t>
              </w:r>
            </w:ins>
            <w:ins w:id="23" w:author="易呈翔" w:date="2026-08-05T10:36:33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需求</w:t>
              </w:r>
            </w:ins>
            <w:ins w:id="24" w:author="易呈翔" w:date="2026-08-05T10:36:34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明细</w:t>
              </w:r>
            </w:ins>
            <w:ins w:id="25" w:author="易呈翔" w:date="2026-08-05T10:36:35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信息</w:t>
              </w:r>
            </w:ins>
            <w:ins w:id="26" w:author="易呈翔" w:date="2026-08-05T10:36:36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集合</w:t>
              </w:r>
            </w:ins>
            <w:ins w:id="27" w:author="易呈翔" w:date="2026-08-05T10:36:37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中</w:t>
              </w:r>
            </w:ins>
            <w:ins w:id="28" w:author="易呈翔" w:date="2026-08-05T10:36:40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所检</w:t>
              </w:r>
            </w:ins>
            <w:ins w:id="29" w:author="易呈翔" w:date="2026-08-05T10:36:41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设备</w:t>
              </w:r>
            </w:ins>
            <w:ins w:id="30" w:author="易呈翔" w:date="2026-08-05T10:36:43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表</w:t>
              </w:r>
            </w:ins>
            <w:ins w:id="31" w:author="易呈翔" w:date="2026-08-05T10:36:44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类型</w:t>
              </w:r>
            </w:ins>
          </w:p>
          <w:p w14:paraId="22136CAE">
            <w:pPr>
              <w:numPr>
                <w:ilvl w:val="0"/>
                <w:numId w:val="1"/>
              </w:numPr>
              <w:rPr>
                <w:ins w:id="32" w:author="易呈翔" w:date="2026-08-07T11:35:13Z"/>
                <w:rFonts w:hint="default"/>
                <w:lang w:val="en-US" w:eastAsia="zh-CN"/>
              </w:rPr>
            </w:pPr>
            <w:ins w:id="33" w:author="易呈翔" w:date="2026-08-06T15:53:03Z">
              <w:r>
                <w:rPr>
                  <w:rFonts w:hint="eastAsia"/>
                  <w:lang w:val="en-US" w:eastAsia="zh-CN"/>
                </w:rPr>
                <w:t>增加</w:t>
              </w:r>
            </w:ins>
            <w:ins w:id="34" w:author="易呈翔" w:date="2026-08-06T15:53:04Z">
              <w:r>
                <w:rPr>
                  <w:rFonts w:hint="eastAsia"/>
                  <w:lang w:val="en-US" w:eastAsia="zh-CN"/>
                </w:rPr>
                <w:t>设备</w:t>
              </w:r>
            </w:ins>
            <w:ins w:id="35" w:author="易呈翔" w:date="2026-08-06T15:53:05Z">
              <w:r>
                <w:rPr>
                  <w:rFonts w:hint="eastAsia"/>
                  <w:lang w:val="en-US" w:eastAsia="zh-CN"/>
                </w:rPr>
                <w:t>分类</w:t>
              </w:r>
            </w:ins>
            <w:ins w:id="36" w:author="易呈翔" w:date="2026-08-06T15:53:06Z">
              <w:r>
                <w:rPr>
                  <w:rFonts w:hint="eastAsia"/>
                  <w:lang w:val="en-US" w:eastAsia="zh-CN"/>
                </w:rPr>
                <w:t>、</w:t>
              </w:r>
            </w:ins>
            <w:ins w:id="37" w:author="易呈翔" w:date="2026-08-06T15:53:07Z">
              <w:r>
                <w:rPr>
                  <w:rFonts w:hint="eastAsia"/>
                  <w:lang w:val="en-US" w:eastAsia="zh-CN"/>
                </w:rPr>
                <w:t>设备</w:t>
              </w:r>
            </w:ins>
            <w:ins w:id="38" w:author="易呈翔" w:date="2026-08-06T15:53:12Z">
              <w:r>
                <w:rPr>
                  <w:rFonts w:hint="eastAsia"/>
                  <w:lang w:val="en-US" w:eastAsia="zh-CN"/>
                </w:rPr>
                <w:t>类别</w:t>
              </w:r>
            </w:ins>
            <w:ins w:id="39" w:author="易呈翔" w:date="2026-08-06T15:53:14Z">
              <w:r>
                <w:rPr>
                  <w:rFonts w:hint="eastAsia"/>
                  <w:lang w:val="en-US" w:eastAsia="zh-CN"/>
                </w:rPr>
                <w:t>、</w:t>
              </w:r>
            </w:ins>
            <w:ins w:id="40" w:author="易呈翔" w:date="2026-08-06T15:53:16Z">
              <w:r>
                <w:rPr>
                  <w:rFonts w:hint="eastAsia"/>
                  <w:lang w:val="en-US" w:eastAsia="zh-CN"/>
                </w:rPr>
                <w:t>检定</w:t>
              </w:r>
            </w:ins>
            <w:ins w:id="41" w:author="易呈翔" w:date="2026-08-06T15:53:18Z">
              <w:r>
                <w:rPr>
                  <w:rFonts w:hint="eastAsia"/>
                  <w:lang w:val="en-US" w:eastAsia="zh-CN"/>
                </w:rPr>
                <w:t>类别</w:t>
              </w:r>
            </w:ins>
            <w:ins w:id="42" w:author="易呈翔" w:date="2026-08-06T15:53:20Z">
              <w:r>
                <w:rPr>
                  <w:rFonts w:hint="eastAsia"/>
                  <w:lang w:val="en-US" w:eastAsia="zh-CN"/>
                </w:rPr>
                <w:t>、</w:t>
              </w:r>
            </w:ins>
            <w:ins w:id="43" w:author="易呈翔" w:date="2026-08-06T15:53:21Z">
              <w:r>
                <w:rPr>
                  <w:rFonts w:hint="eastAsia"/>
                  <w:lang w:val="en-US" w:eastAsia="zh-CN"/>
                </w:rPr>
                <w:t>计划</w:t>
              </w:r>
            </w:ins>
            <w:ins w:id="44" w:author="易呈翔" w:date="2026-08-06T15:53:22Z">
              <w:r>
                <w:rPr>
                  <w:rFonts w:hint="eastAsia"/>
                  <w:lang w:val="en-US" w:eastAsia="zh-CN"/>
                </w:rPr>
                <w:t>类型</w:t>
              </w:r>
            </w:ins>
          </w:p>
          <w:p w14:paraId="61C229A2">
            <w:pPr>
              <w:numPr>
                <w:ilvl w:val="0"/>
                <w:numId w:val="1"/>
              </w:numPr>
              <w:rPr>
                <w:ins w:id="45" w:author="易呈翔" w:date="2026-08-05T10:35:36Z"/>
                <w:rFonts w:hint="default"/>
                <w:lang w:val="en-US" w:eastAsia="zh-CN"/>
              </w:rPr>
            </w:pPr>
            <w:ins w:id="46" w:author="易呈翔" w:date="2026-08-07T11:35:18Z">
              <w:r>
                <w:rPr>
                  <w:rFonts w:hint="eastAsia"/>
                  <w:lang w:val="en-US" w:eastAsia="zh-CN"/>
                </w:rPr>
                <w:t>检定</w:t>
              </w:r>
            </w:ins>
            <w:ins w:id="47" w:author="易呈翔" w:date="2026-08-07T11:35:19Z">
              <w:r>
                <w:rPr>
                  <w:rFonts w:hint="eastAsia"/>
                  <w:lang w:val="en-US" w:eastAsia="zh-CN"/>
                </w:rPr>
                <w:t>集合</w:t>
              </w:r>
            </w:ins>
            <w:ins w:id="48" w:author="易呈翔" w:date="2026-08-07T11:35:21Z">
              <w:r>
                <w:rPr>
                  <w:rFonts w:hint="eastAsia"/>
                  <w:lang w:val="en-US" w:eastAsia="zh-CN"/>
                </w:rPr>
                <w:t>排程</w:t>
              </w:r>
            </w:ins>
            <w:ins w:id="49" w:author="易呈翔" w:date="2026-08-07T11:35:22Z">
              <w:r>
                <w:rPr>
                  <w:rFonts w:hint="eastAsia"/>
                  <w:lang w:val="en-US" w:eastAsia="zh-CN"/>
                </w:rPr>
                <w:t>接口</w:t>
              </w:r>
            </w:ins>
            <w:ins w:id="50" w:author="易呈翔" w:date="2026-08-07T11:35:24Z">
              <w:r>
                <w:rPr>
                  <w:rFonts w:hint="eastAsia"/>
                  <w:lang w:val="en-US" w:eastAsia="zh-CN"/>
                </w:rPr>
                <w:t>增加</w:t>
              </w:r>
            </w:ins>
            <w:ins w:id="51" w:author="易呈翔" w:date="2026-08-07T11:35:28Z">
              <w:r>
                <w:rPr>
                  <w:rFonts w:hint="eastAsia"/>
                  <w:lang w:val="en-US" w:eastAsia="zh-CN"/>
                </w:rPr>
                <w:t>非需求设备目标设备类型码分配配置</w:t>
              </w:r>
            </w:ins>
            <w:ins w:id="52" w:author="易呈翔" w:date="2026-08-07T11:35:52Z">
              <w:r>
                <w:rPr>
                  <w:rFonts w:hint="eastAsia"/>
                  <w:lang w:val="en-US" w:eastAsia="zh-CN"/>
                </w:rPr>
                <w:t>，</w:t>
              </w:r>
            </w:ins>
            <w:ins w:id="53" w:author="易呈翔" w:date="2026-08-07T11:35:58Z">
              <w:r>
                <w:rPr>
                  <w:rFonts w:hint="eastAsia"/>
                  <w:lang w:val="en-US" w:eastAsia="zh-CN"/>
                </w:rPr>
                <w:t>出参</w:t>
              </w:r>
            </w:ins>
            <w:ins w:id="54" w:author="易呈翔" w:date="2026-08-07T11:36:00Z">
              <w:r>
                <w:rPr>
                  <w:rFonts w:hint="eastAsia"/>
                  <w:lang w:val="en-US" w:eastAsia="zh-CN"/>
                </w:rPr>
                <w:t>增加</w:t>
              </w:r>
            </w:ins>
            <w:ins w:id="55" w:author="易呈翔" w:date="2026-08-07T11:36:03Z">
              <w:r>
                <w:rPr>
                  <w:rFonts w:hint="eastAsia"/>
                  <w:lang w:val="en-US" w:eastAsia="zh-CN"/>
                </w:rPr>
                <w:t>目标</w:t>
              </w:r>
            </w:ins>
            <w:ins w:id="56" w:author="易呈翔" w:date="2026-08-07T11:36:04Z">
              <w:r>
                <w:rPr>
                  <w:rFonts w:hint="eastAsia"/>
                  <w:lang w:val="en-US" w:eastAsia="zh-CN"/>
                </w:rPr>
                <w:t>设备</w:t>
              </w:r>
            </w:ins>
            <w:ins w:id="57" w:author="易呈翔" w:date="2026-08-07T11:36:06Z">
              <w:r>
                <w:rPr>
                  <w:rFonts w:hint="eastAsia"/>
                  <w:lang w:val="en-US" w:eastAsia="zh-CN"/>
                </w:rPr>
                <w:t>类型码</w:t>
              </w:r>
            </w:ins>
          </w:p>
        </w:tc>
        <w:tc>
          <w:tcPr>
            <w:tcW w:w="750" w:type="dxa"/>
            <w:vAlign w:val="center"/>
          </w:tcPr>
          <w:p w14:paraId="6D5DDA3A">
            <w:pPr>
              <w:rPr>
                <w:ins w:id="58" w:author="易呈翔" w:date="2026-08-05T10:35:36Z"/>
                <w:rFonts w:hint="eastAsia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ins w:id="59" w:author="易呈翔" w:date="2026-08-05T10:36:48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国电南瑞</w:t>
              </w:r>
            </w:ins>
          </w:p>
        </w:tc>
        <w:tc>
          <w:tcPr>
            <w:tcW w:w="744" w:type="dxa"/>
            <w:vAlign w:val="center"/>
          </w:tcPr>
          <w:p w14:paraId="58DFA74D">
            <w:pPr>
              <w:rPr>
                <w:ins w:id="60" w:author="易呈翔" w:date="2026-08-05T10:35:36Z"/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575A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  <w:ins w:id="61" w:author="易呈翔" w:date="2026-08-20T17:50:04Z"/>
        </w:trPr>
        <w:tc>
          <w:tcPr>
            <w:tcW w:w="920" w:type="dxa"/>
            <w:vAlign w:val="center"/>
          </w:tcPr>
          <w:p w14:paraId="7D4CCDA7">
            <w:pPr>
              <w:jc w:val="center"/>
              <w:rPr>
                <w:ins w:id="62" w:author="易呈翔" w:date="2026-08-20T17:50:04Z"/>
                <w:rFonts w:hint="default" w:ascii="仿宋" w:hAnsi="仿宋"/>
                <w:color w:val="000000" w:themeColor="text1"/>
                <w:sz w:val="21"/>
                <w:szCs w:val="21"/>
                <w:highlight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ins w:id="63" w:author="易呈翔" w:date="2026-08-20T17:50:09Z">
              <w:r>
                <w:rPr>
                  <w:rFonts w:ascii="仿宋" w:hAnsi="仿宋"/>
                  <w:color w:val="000000" w:themeColor="text1"/>
                  <w:sz w:val="21"/>
                  <w:szCs w:val="21"/>
                  <w:highlight w:val="none"/>
                  <w14:textFill>
                    <w14:solidFill>
                      <w14:schemeClr w14:val="tx1"/>
                    </w14:solidFill>
                  </w14:textFill>
                </w:rPr>
                <w:t>V</w:t>
              </w:r>
            </w:ins>
            <w:ins w:id="64" w:author="易呈翔" w:date="2026-08-20T17:50:09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0</w:t>
              </w:r>
            </w:ins>
            <w:ins w:id="65" w:author="易呈翔" w:date="2026-08-20T17:50:09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14:textFill>
                    <w14:solidFill>
                      <w14:schemeClr w14:val="tx1"/>
                    </w14:solidFill>
                  </w14:textFill>
                </w:rPr>
                <w:t>.0</w:t>
              </w:r>
            </w:ins>
            <w:ins w:id="66" w:author="易呈翔" w:date="2026-08-20T17:50:09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.</w:t>
              </w:r>
            </w:ins>
            <w:ins w:id="67" w:author="易呈翔" w:date="2026-08-20T17:50:10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3</w:t>
              </w:r>
            </w:ins>
          </w:p>
        </w:tc>
        <w:tc>
          <w:tcPr>
            <w:tcW w:w="654" w:type="dxa"/>
            <w:vAlign w:val="center"/>
          </w:tcPr>
          <w:p w14:paraId="033A3DE2">
            <w:pPr>
              <w:jc w:val="center"/>
              <w:rPr>
                <w:ins w:id="68" w:author="易呈翔" w:date="2026-08-20T17:50:04Z"/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95" w:type="dxa"/>
            <w:vAlign w:val="center"/>
          </w:tcPr>
          <w:p w14:paraId="4F5A5985">
            <w:pPr>
              <w:rPr>
                <w:ins w:id="69" w:author="易呈翔" w:date="2026-08-20T17:50:04Z"/>
                <w:rFonts w:hint="default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ins w:id="70" w:author="易呈翔" w:date="2026-08-20T17:50:19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2026-</w:t>
              </w:r>
            </w:ins>
            <w:ins w:id="71" w:author="易呈翔" w:date="2026-08-20T17:50:22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0</w:t>
              </w:r>
            </w:ins>
            <w:ins w:id="72" w:author="易呈翔" w:date="2026-08-20T17:50:19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8-20</w:t>
              </w:r>
            </w:ins>
          </w:p>
        </w:tc>
        <w:tc>
          <w:tcPr>
            <w:tcW w:w="929" w:type="dxa"/>
            <w:vAlign w:val="center"/>
          </w:tcPr>
          <w:p w14:paraId="48B68CC9">
            <w:pPr>
              <w:rPr>
                <w:ins w:id="73" w:author="易呈翔" w:date="2026-08-20T17:50:04Z"/>
                <w:rFonts w:hint="eastAsia"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0" w:type="dxa"/>
            <w:vAlign w:val="center"/>
          </w:tcPr>
          <w:p w14:paraId="66931FB8">
            <w:pPr>
              <w:numPr>
                <w:ilvl w:val="0"/>
                <w:numId w:val="2"/>
              </w:numPr>
              <w:rPr>
                <w:ins w:id="74" w:author="易呈翔" w:date="2026-08-20T17:50:04Z"/>
                <w:rFonts w:hint="eastAsia"/>
                <w:lang w:val="en-US" w:eastAsia="zh-CN"/>
              </w:rPr>
            </w:pPr>
            <w:ins w:id="75" w:author="易呈翔" w:date="2026-08-20T17:50:36Z">
              <w:r>
                <w:rPr>
                  <w:rFonts w:hint="eastAsia"/>
                  <w:lang w:val="en-US" w:eastAsia="zh-CN"/>
                </w:rPr>
                <w:t>增加</w:t>
              </w:r>
            </w:ins>
            <w:ins w:id="76" w:author="易呈翔" w:date="2026-08-20T17:50:37Z">
              <w:r>
                <w:rPr>
                  <w:rFonts w:hint="eastAsia"/>
                  <w:lang w:val="en-US" w:eastAsia="zh-CN"/>
                </w:rPr>
                <w:t>到货</w:t>
              </w:r>
            </w:ins>
            <w:ins w:id="77" w:author="易呈翔" w:date="2026-08-20T17:50:38Z">
              <w:r>
                <w:rPr>
                  <w:rFonts w:hint="eastAsia"/>
                  <w:lang w:val="en-US" w:eastAsia="zh-CN"/>
                </w:rPr>
                <w:t>计划</w:t>
              </w:r>
            </w:ins>
            <w:ins w:id="78" w:author="易呈翔" w:date="2026-08-20T17:50:39Z">
              <w:r>
                <w:rPr>
                  <w:rFonts w:hint="eastAsia"/>
                  <w:lang w:val="en-US" w:eastAsia="zh-CN"/>
                </w:rPr>
                <w:t>排程</w:t>
              </w:r>
            </w:ins>
            <w:ins w:id="79" w:author="易呈翔" w:date="2026-08-20T17:50:40Z">
              <w:r>
                <w:rPr>
                  <w:rFonts w:hint="eastAsia"/>
                  <w:lang w:val="en-US" w:eastAsia="zh-CN"/>
                </w:rPr>
                <w:t>接口</w:t>
              </w:r>
            </w:ins>
          </w:p>
        </w:tc>
        <w:tc>
          <w:tcPr>
            <w:tcW w:w="750" w:type="dxa"/>
            <w:vAlign w:val="center"/>
          </w:tcPr>
          <w:p w14:paraId="767EE549">
            <w:pPr>
              <w:rPr>
                <w:ins w:id="80" w:author="易呈翔" w:date="2026-08-20T17:50:04Z"/>
                <w:rFonts w:hint="eastAsia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ins w:id="81" w:author="易呈翔" w:date="2026-08-20T17:50:44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国电南瑞</w:t>
              </w:r>
            </w:ins>
          </w:p>
        </w:tc>
        <w:tc>
          <w:tcPr>
            <w:tcW w:w="744" w:type="dxa"/>
            <w:vAlign w:val="center"/>
          </w:tcPr>
          <w:p w14:paraId="2C1882C8">
            <w:pPr>
              <w:rPr>
                <w:ins w:id="82" w:author="易呈翔" w:date="2026-08-20T17:50:04Z"/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4596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  <w:ins w:id="83" w:author="易呈翔" w:date="2026-08-22T18:26:00Z"/>
        </w:trPr>
        <w:tc>
          <w:tcPr>
            <w:tcW w:w="920" w:type="dxa"/>
            <w:vAlign w:val="center"/>
          </w:tcPr>
          <w:p w14:paraId="68441606">
            <w:pPr>
              <w:jc w:val="center"/>
              <w:rPr>
                <w:ins w:id="84" w:author="易呈翔" w:date="2026-08-22T18:26:00Z"/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ins w:id="85" w:author="易呈翔" w:date="2026-08-22T18:26:05Z">
              <w:r>
                <w:rPr>
                  <w:rFonts w:ascii="仿宋" w:hAnsi="仿宋"/>
                  <w:color w:val="000000" w:themeColor="text1"/>
                  <w:sz w:val="21"/>
                  <w:szCs w:val="21"/>
                  <w:highlight w:val="none"/>
                  <w14:textFill>
                    <w14:solidFill>
                      <w14:schemeClr w14:val="tx1"/>
                    </w14:solidFill>
                  </w14:textFill>
                </w:rPr>
                <w:t>V</w:t>
              </w:r>
            </w:ins>
            <w:ins w:id="86" w:author="易呈翔" w:date="2026-08-22T18:26:05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0</w:t>
              </w:r>
            </w:ins>
            <w:ins w:id="87" w:author="易呈翔" w:date="2026-08-22T18:26:05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14:textFill>
                    <w14:solidFill>
                      <w14:schemeClr w14:val="tx1"/>
                    </w14:solidFill>
                  </w14:textFill>
                </w:rPr>
                <w:t>.0</w:t>
              </w:r>
            </w:ins>
            <w:ins w:id="88" w:author="易呈翔" w:date="2026-08-22T18:26:05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.3</w:t>
              </w:r>
            </w:ins>
          </w:p>
        </w:tc>
        <w:tc>
          <w:tcPr>
            <w:tcW w:w="654" w:type="dxa"/>
            <w:vAlign w:val="center"/>
          </w:tcPr>
          <w:p w14:paraId="2FD903D8">
            <w:pPr>
              <w:jc w:val="center"/>
              <w:rPr>
                <w:ins w:id="89" w:author="易呈翔" w:date="2026-08-22T18:26:00Z"/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95" w:type="dxa"/>
            <w:vAlign w:val="center"/>
          </w:tcPr>
          <w:p w14:paraId="6D8E5F5A">
            <w:pPr>
              <w:rPr>
                <w:ins w:id="90" w:author="易呈翔" w:date="2026-08-22T18:26:00Z"/>
                <w:rFonts w:hint="default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ins w:id="91" w:author="易呈翔" w:date="2026-08-22T18:26:16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2026-8-22</w:t>
              </w:r>
            </w:ins>
          </w:p>
        </w:tc>
        <w:tc>
          <w:tcPr>
            <w:tcW w:w="929" w:type="dxa"/>
            <w:vAlign w:val="center"/>
          </w:tcPr>
          <w:p w14:paraId="006E04FA">
            <w:pPr>
              <w:rPr>
                <w:ins w:id="92" w:author="易呈翔" w:date="2026-08-22T18:26:00Z"/>
                <w:rFonts w:hint="eastAsia"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0" w:type="dxa"/>
            <w:vAlign w:val="center"/>
          </w:tcPr>
          <w:p w14:paraId="3322AC2A">
            <w:pPr>
              <w:numPr>
                <w:ilvl w:val="0"/>
                <w:numId w:val="3"/>
              </w:numPr>
              <w:rPr>
                <w:ins w:id="93" w:author="易呈翔" w:date="2026-08-22T18:26:33Z"/>
                <w:rFonts w:hint="eastAsia"/>
                <w:lang w:val="en-US" w:eastAsia="zh-CN"/>
              </w:rPr>
            </w:pPr>
            <w:ins w:id="94" w:author="易呈翔" w:date="2026-08-22T18:26:25Z">
              <w:r>
                <w:rPr>
                  <w:rFonts w:hint="eastAsia"/>
                  <w:lang w:val="en-US" w:eastAsia="zh-CN"/>
                </w:rPr>
                <w:t>增加</w:t>
              </w:r>
            </w:ins>
            <w:ins w:id="95" w:author="易呈翔" w:date="2026-08-22T18:26:28Z">
              <w:r>
                <w:rPr>
                  <w:rFonts w:hint="eastAsia"/>
                  <w:lang w:val="en-US" w:eastAsia="zh-CN"/>
                </w:rPr>
                <w:t>配送计划</w:t>
              </w:r>
            </w:ins>
            <w:ins w:id="96" w:author="易呈翔" w:date="2026-08-22T18:26:30Z">
              <w:r>
                <w:rPr>
                  <w:rFonts w:hint="eastAsia"/>
                  <w:lang w:val="en-US" w:eastAsia="zh-CN"/>
                </w:rPr>
                <w:t>排程</w:t>
              </w:r>
            </w:ins>
            <w:ins w:id="97" w:author="易呈翔" w:date="2026-08-22T18:26:31Z">
              <w:r>
                <w:rPr>
                  <w:rFonts w:hint="eastAsia"/>
                  <w:lang w:val="en-US" w:eastAsia="zh-CN"/>
                </w:rPr>
                <w:t>接口</w:t>
              </w:r>
            </w:ins>
          </w:p>
          <w:p w14:paraId="2E7C75C1">
            <w:pPr>
              <w:numPr>
                <w:ilvl w:val="0"/>
                <w:numId w:val="3"/>
              </w:numPr>
              <w:rPr>
                <w:ins w:id="98" w:author="易呈翔" w:date="2026-08-22T18:26:00Z"/>
                <w:rFonts w:hint="eastAsia"/>
                <w:lang w:val="en-US" w:eastAsia="zh-CN"/>
              </w:rPr>
            </w:pPr>
            <w:ins w:id="99" w:author="易呈翔" w:date="2026-08-22T18:26:38Z">
              <w:r>
                <w:rPr>
                  <w:rFonts w:hint="eastAsia"/>
                  <w:lang w:val="en-US" w:eastAsia="zh-CN"/>
                </w:rPr>
                <w:t>到货</w:t>
              </w:r>
            </w:ins>
            <w:ins w:id="100" w:author="易呈翔" w:date="2026-08-22T18:26:39Z">
              <w:r>
                <w:rPr>
                  <w:rFonts w:hint="eastAsia"/>
                  <w:lang w:val="en-US" w:eastAsia="zh-CN"/>
                </w:rPr>
                <w:t>计划</w:t>
              </w:r>
            </w:ins>
            <w:ins w:id="101" w:author="易呈翔" w:date="2026-08-22T18:26:41Z">
              <w:r>
                <w:rPr>
                  <w:rFonts w:hint="eastAsia"/>
                  <w:lang w:val="en-US" w:eastAsia="zh-CN"/>
                </w:rPr>
                <w:t>排程</w:t>
              </w:r>
            </w:ins>
            <w:ins w:id="102" w:author="易呈翔" w:date="2026-08-22T18:26:43Z">
              <w:r>
                <w:rPr>
                  <w:rFonts w:hint="eastAsia"/>
                  <w:lang w:val="en-US" w:eastAsia="zh-CN"/>
                </w:rPr>
                <w:t>的</w:t>
              </w:r>
            </w:ins>
            <w:ins w:id="103" w:author="易呈翔" w:date="2026-08-22T18:26:54Z">
              <w:r>
                <w:rPr>
                  <w:rFonts w:hint="eastAsia"/>
                  <w:lang w:val="en-US" w:eastAsia="zh-CN"/>
                </w:rPr>
                <w:t>入参</w:t>
              </w:r>
            </w:ins>
            <w:ins w:id="104" w:author="易呈翔" w:date="2026-08-22T18:26:57Z">
              <w:r>
                <w:rPr>
                  <w:rFonts w:hint="eastAsia"/>
                  <w:lang w:val="en-US" w:eastAsia="zh-CN"/>
                </w:rPr>
                <w:t>报文</w:t>
              </w:r>
            </w:ins>
            <w:ins w:id="105" w:author="易呈翔" w:date="2026-08-22T18:26:58Z">
              <w:r>
                <w:rPr>
                  <w:rFonts w:hint="eastAsia"/>
                  <w:lang w:val="en-US" w:eastAsia="zh-CN"/>
                </w:rPr>
                <w:t>调整</w:t>
              </w:r>
            </w:ins>
            <w:ins w:id="106" w:author="易呈翔" w:date="2026-08-22T18:27:12Z">
              <w:r>
                <w:rPr>
                  <w:rFonts w:hint="eastAsia"/>
                  <w:lang w:val="en-US" w:eastAsia="zh-CN"/>
                </w:rPr>
                <w:t>，</w:t>
              </w:r>
            </w:ins>
            <w:ins w:id="107" w:author="易呈翔" w:date="2026-08-22T18:27:13Z">
              <w:r>
                <w:rPr>
                  <w:rFonts w:hint="eastAsia"/>
                  <w:lang w:val="en-US" w:eastAsia="zh-CN"/>
                </w:rPr>
                <w:t>物资</w:t>
              </w:r>
            </w:ins>
            <w:ins w:id="108" w:author="易呈翔" w:date="2026-08-22T18:27:15Z">
              <w:r>
                <w:rPr>
                  <w:rFonts w:hint="eastAsia"/>
                  <w:lang w:val="en-US" w:eastAsia="zh-CN"/>
                </w:rPr>
                <w:t>编码</w:t>
              </w:r>
            </w:ins>
            <w:ins w:id="109" w:author="易呈翔" w:date="2026-08-22T18:27:16Z">
              <w:r>
                <w:rPr>
                  <w:rFonts w:hint="eastAsia"/>
                  <w:lang w:val="en-US" w:eastAsia="zh-CN"/>
                </w:rPr>
                <w:t>集合</w:t>
              </w:r>
            </w:ins>
            <w:ins w:id="110" w:author="易呈翔" w:date="2026-08-22T18:27:17Z">
              <w:r>
                <w:rPr>
                  <w:rFonts w:hint="eastAsia"/>
                  <w:lang w:val="en-US" w:eastAsia="zh-CN"/>
                </w:rPr>
                <w:t>应</w:t>
              </w:r>
            </w:ins>
            <w:ins w:id="111" w:author="易呈翔" w:date="2026-08-22T18:27:24Z">
              <w:r>
                <w:rPr>
                  <w:rFonts w:hint="eastAsia"/>
                  <w:lang w:val="en-US" w:eastAsia="zh-CN"/>
                </w:rPr>
                <w:t>放在</w:t>
              </w:r>
            </w:ins>
            <w:ins w:id="112" w:author="易呈翔" w:date="2026-08-22T18:27:49Z">
              <w:r>
                <w:rPr>
                  <w:rFonts w:hint="eastAsia" w:asciiTheme="minorHAnsi" w:hAnsiTheme="minorHAnsi" w:cstheme="minorBidi"/>
                  <w:kern w:val="2"/>
                  <w:sz w:val="21"/>
                  <w:szCs w:val="24"/>
                  <w:lang w:val="en-US" w:eastAsia="zh-CN"/>
                </w:rPr>
                <w:t>需求明细信息集合</w:t>
              </w:r>
            </w:ins>
            <w:ins w:id="113" w:author="易呈翔" w:date="2026-08-22T18:27:52Z">
              <w:r>
                <w:rPr>
                  <w:rFonts w:hint="eastAsia" w:asciiTheme="minorHAnsi" w:hAnsiTheme="minorHAnsi" w:cstheme="minorBidi"/>
                  <w:kern w:val="2"/>
                  <w:sz w:val="21"/>
                  <w:szCs w:val="24"/>
                  <w:lang w:val="en-US" w:eastAsia="zh-CN"/>
                </w:rPr>
                <w:t>内</w:t>
              </w:r>
            </w:ins>
          </w:p>
        </w:tc>
        <w:tc>
          <w:tcPr>
            <w:tcW w:w="750" w:type="dxa"/>
            <w:vAlign w:val="center"/>
          </w:tcPr>
          <w:p w14:paraId="528B64DB">
            <w:pPr>
              <w:rPr>
                <w:ins w:id="114" w:author="易呈翔" w:date="2026-08-22T18:26:00Z"/>
                <w:rFonts w:hint="eastAsia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44" w:type="dxa"/>
            <w:vAlign w:val="center"/>
          </w:tcPr>
          <w:p w14:paraId="5B7DF476">
            <w:pPr>
              <w:rPr>
                <w:ins w:id="115" w:author="易呈翔" w:date="2026-08-22T18:26:00Z"/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2DC13F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707F6C4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算法服务提供接口</w:t>
      </w:r>
    </w:p>
    <w:p w14:paraId="21719F72">
      <w:pPr>
        <w:pStyle w:val="3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检定计划排程接口</w:t>
      </w:r>
    </w:p>
    <w:tbl>
      <w:tblPr>
        <w:tblStyle w:val="7"/>
        <w:tblW w:w="851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8"/>
        <w:gridCol w:w="1743"/>
        <w:gridCol w:w="1610"/>
        <w:gridCol w:w="1220"/>
        <w:gridCol w:w="2568"/>
      </w:tblGrid>
      <w:tr w14:paraId="2EAE93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000000" w:fill="FFFFFF"/>
            <w:vAlign w:val="center"/>
          </w:tcPr>
          <w:p w14:paraId="6CFAA06F">
            <w:pPr>
              <w:pStyle w:val="5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场景描述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8A2687">
            <w:pPr>
              <w:pStyle w:val="11"/>
              <w:ind w:left="0" w:leftChars="0" w:firstLine="0" w:firstLineChars="0"/>
              <w:rPr>
                <w:rFonts w:hint="default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color w:val="000000"/>
                <w:szCs w:val="21"/>
                <w:lang w:val="en-US" w:eastAsia="zh-CN"/>
              </w:rPr>
              <w:t>计量生产调度平台将</w:t>
            </w:r>
            <w:ins w:id="116" w:author="易呈翔" w:date="2026-08-18T16:04:00Z">
              <w:r>
                <w:rPr>
                  <w:rFonts w:hint="eastAsia" w:hAnsi="宋体" w:cs="宋体"/>
                  <w:color w:val="000000"/>
                  <w:szCs w:val="21"/>
                  <w:lang w:val="en-US" w:eastAsia="zh-CN"/>
                </w:rPr>
                <w:t>检定</w:t>
              </w:r>
            </w:ins>
            <w:ins w:id="117" w:author="易呈翔" w:date="2026-08-18T16:04:01Z">
              <w:r>
                <w:rPr>
                  <w:rFonts w:hint="eastAsia" w:hAnsi="宋体" w:cs="宋体"/>
                  <w:color w:val="000000"/>
                  <w:szCs w:val="21"/>
                  <w:lang w:val="en-US" w:eastAsia="zh-CN"/>
                </w:rPr>
                <w:t>计划</w:t>
              </w:r>
            </w:ins>
            <w:ins w:id="118" w:author="易呈翔" w:date="2026-08-18T16:04:03Z">
              <w:r>
                <w:rPr>
                  <w:rFonts w:hint="eastAsia" w:hAnsi="宋体" w:cs="宋体"/>
                  <w:color w:val="000000"/>
                  <w:szCs w:val="21"/>
                  <w:lang w:val="en-US" w:eastAsia="zh-CN"/>
                </w:rPr>
                <w:t>排程</w:t>
              </w:r>
            </w:ins>
            <w:r>
              <w:rPr>
                <w:rFonts w:hint="eastAsia" w:hAnsi="宋体" w:cs="宋体"/>
                <w:color w:val="000000"/>
                <w:szCs w:val="21"/>
                <w:lang w:val="en-US" w:eastAsia="zh-CN"/>
              </w:rPr>
              <w:t>算法输入所需参数，同步给算法服务，算法服务输出计量生产调度平台所需</w:t>
            </w:r>
            <w:ins w:id="119" w:author="易呈翔" w:date="2026-08-18T16:04:14Z">
              <w:r>
                <w:rPr>
                  <w:rFonts w:hint="eastAsia" w:hAnsi="宋体" w:cs="宋体"/>
                  <w:color w:val="000000"/>
                  <w:szCs w:val="21"/>
                  <w:lang w:val="en-US" w:eastAsia="zh-CN"/>
                </w:rPr>
                <w:t>检定</w:t>
              </w:r>
            </w:ins>
            <w:ins w:id="120" w:author="易呈翔" w:date="2026-08-18T16:04:17Z">
              <w:r>
                <w:rPr>
                  <w:rFonts w:hint="eastAsia" w:hAnsi="宋体" w:cs="宋体"/>
                  <w:color w:val="000000"/>
                  <w:szCs w:val="21"/>
                  <w:lang w:val="en-US" w:eastAsia="zh-CN"/>
                </w:rPr>
                <w:t>计划</w:t>
              </w:r>
            </w:ins>
            <w:ins w:id="121" w:author="易呈翔" w:date="2026-08-18T16:04:19Z">
              <w:r>
                <w:rPr>
                  <w:rFonts w:hint="eastAsia" w:hAnsi="宋体" w:cs="宋体"/>
                  <w:color w:val="000000"/>
                  <w:szCs w:val="21"/>
                  <w:lang w:val="en-US" w:eastAsia="zh-CN"/>
                </w:rPr>
                <w:t>相关</w:t>
              </w:r>
            </w:ins>
            <w:r>
              <w:rPr>
                <w:rFonts w:hint="eastAsia" w:hAnsi="宋体" w:cs="宋体"/>
                <w:color w:val="000000"/>
                <w:szCs w:val="21"/>
                <w:lang w:val="en-US" w:eastAsia="zh-CN"/>
              </w:rPr>
              <w:t>参数</w:t>
            </w:r>
          </w:p>
        </w:tc>
      </w:tr>
      <w:tr w14:paraId="173E55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4821070">
            <w:pPr>
              <w:pStyle w:val="5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服务端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E8A3FD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算法服务</w:t>
            </w:r>
          </w:p>
        </w:tc>
      </w:tr>
      <w:tr w14:paraId="357462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9ED3230">
            <w:pPr>
              <w:pStyle w:val="5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客户端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0B02C74"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计量生产调度平台</w:t>
            </w:r>
          </w:p>
        </w:tc>
      </w:tr>
      <w:tr w14:paraId="10D6F1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5E34FD1">
            <w:pPr>
              <w:pStyle w:val="5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调用链路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8BE279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计量生产调度平台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-&gt;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算法服务</w:t>
            </w:r>
          </w:p>
        </w:tc>
      </w:tr>
      <w:tr w14:paraId="2DCC08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6D6396F">
            <w:pPr>
              <w:pStyle w:val="5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接口函数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17E24DE"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detectPlanScheduling</w:t>
            </w:r>
          </w:p>
        </w:tc>
      </w:tr>
      <w:tr w14:paraId="270C8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05893A9">
            <w:pPr>
              <w:pStyle w:val="5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接口路径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3E83B64"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/restful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/busiInterface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ipsService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detectPlanScheduling</w:t>
            </w:r>
          </w:p>
        </w:tc>
      </w:tr>
      <w:tr w14:paraId="120544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A70092E">
            <w:pPr>
              <w:pStyle w:val="5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集成方式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BEED50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restful</w:t>
            </w:r>
          </w:p>
        </w:tc>
      </w:tr>
      <w:tr w14:paraId="546912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A135134">
            <w:pPr>
              <w:pStyle w:val="5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报文类型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E43838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JSON</w:t>
            </w:r>
          </w:p>
        </w:tc>
      </w:tr>
      <w:tr w14:paraId="18B863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60DBF55">
            <w:pPr>
              <w:pStyle w:val="5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请求方式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7AD4C5D"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POST</w:t>
            </w:r>
          </w:p>
        </w:tc>
      </w:tr>
      <w:tr w14:paraId="20B3DC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4C9F8CA">
            <w:pPr>
              <w:pStyle w:val="5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备注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024D3A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4359DB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7CB2C4BF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参数中文名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174170C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参数英文名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1D75B7AC">
            <w:pPr>
              <w:widowControl/>
              <w:jc w:val="left"/>
              <w:rPr>
                <w:rFonts w:hint="eastAsia" w:ascii="宋体" w:hAnsi="宋体" w:eastAsia="仿宋" w:cs="宋体"/>
                <w:b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数据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  <w:lang w:val="en-US" w:eastAsia="zh-CN"/>
              </w:rPr>
              <w:t>格式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71A51506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是否必填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4D4C75CD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参数说明</w:t>
            </w:r>
          </w:p>
        </w:tc>
      </w:tr>
      <w:tr w14:paraId="6C341F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04DBB2F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流水线检定仓参数信息集合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5C07B0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deviceParaList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9112058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List&lt;Bean&gt;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44A6AA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08770E97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流水线检定仓参数信息集合</w:t>
            </w:r>
          </w:p>
        </w:tc>
      </w:tr>
      <w:tr w14:paraId="4DF879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5DBC94D7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需求明细信息集合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565C7D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dmdPlanDetList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3902A9F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List&lt;Bean&gt;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24377C6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567E938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需求明细信息集合</w:t>
            </w:r>
          </w:p>
        </w:tc>
      </w:tr>
      <w:tr w14:paraId="56CC9A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B8A9B9A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到货批次信息集合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0EBE1D8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arriveBatchList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52EA133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List&lt;Bean&gt;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8432F2E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8D25207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到货批次信息集合</w:t>
            </w:r>
          </w:p>
        </w:tc>
      </w:tr>
      <w:tr w14:paraId="66CDDB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447CF98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检定方案信息集合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4DB652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detectSchList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131197A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List&lt;Bean&gt;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9227E1D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1A7809D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检定方案信息集合</w:t>
            </w:r>
          </w:p>
        </w:tc>
      </w:tr>
      <w:tr w14:paraId="5F2156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BF3B0FE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合格品库存信息集合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0A666A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qualifiedStockList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B2F53F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List&lt;Bean&gt;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1A92A73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444F3C1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合格品库存信息集合</w:t>
            </w:r>
          </w:p>
        </w:tc>
      </w:tr>
      <w:tr w14:paraId="2CD939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318266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非合格品库存信息集合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5DDB154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unqualifiedStockList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4AB6B7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List&lt;Bean&gt;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6FB2BB1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8849389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非合格品库存信息集合</w:t>
            </w:r>
          </w:p>
        </w:tc>
      </w:tr>
      <w:tr w14:paraId="228D37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DBFCDB2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排程时间配置集合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9C7223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scheduleTimeList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057ED5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List&lt;Bean&gt;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34CC84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FC65B99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排程时间配置集合</w:t>
            </w:r>
          </w:p>
        </w:tc>
      </w:tr>
      <w:tr w14:paraId="089724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0DA6A6E9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流水线调度配置集合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4B3B15B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scheduleConfigList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A388471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List&lt;Bean&gt;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801C30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4E10F77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流水线调度配置集合</w:t>
            </w:r>
          </w:p>
        </w:tc>
      </w:tr>
      <w:tr w14:paraId="05D1FE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22" w:author="易呈翔" w:date="2026-08-07T10:58:5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A794918">
            <w:pPr>
              <w:jc w:val="left"/>
              <w:rPr>
                <w:ins w:id="123" w:author="易呈翔" w:date="2026-08-07T10:58:5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24" w:author="易呈翔" w:date="2026-08-07T10:59:0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非需求设备目标设备类型码分配配置</w:t>
              </w:r>
            </w:ins>
            <w:ins w:id="125" w:author="易呈翔" w:date="2026-08-07T11:01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417B5B0">
            <w:pPr>
              <w:jc w:val="left"/>
              <w:rPr>
                <w:ins w:id="126" w:author="易呈翔" w:date="2026-08-07T10:58:5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27" w:author="易呈翔" w:date="2026-08-07T10:59:3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no</w:t>
              </w:r>
            </w:ins>
            <w:ins w:id="128" w:author="易呈翔" w:date="2026-08-07T10:59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</w:t>
              </w:r>
            </w:ins>
            <w:ins w:id="129" w:author="易呈翔" w:date="2026-08-07T10:59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</w:t>
              </w:r>
            </w:ins>
            <w:ins w:id="130" w:author="易呈翔" w:date="2026-08-07T10:59:3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m</w:t>
              </w:r>
            </w:ins>
            <w:ins w:id="131" w:author="易呈翔" w:date="2026-08-07T10:59:4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</w:t>
              </w:r>
            </w:ins>
            <w:ins w:id="132" w:author="易呈翔" w:date="2026-08-07T11:15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</w:t>
              </w:r>
            </w:ins>
            <w:ins w:id="133" w:author="易呈翔" w:date="2026-08-07T11:15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im</w:t>
              </w:r>
            </w:ins>
            <w:ins w:id="134" w:author="易呈翔" w:date="2026-08-07T10:59:4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</w:t>
              </w:r>
            </w:ins>
            <w:ins w:id="135" w:author="易呈翔" w:date="2026-08-07T10:59:4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ip</w:t>
              </w:r>
            </w:ins>
            <w:ins w:id="136" w:author="易呈翔" w:date="2026-08-07T10:59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Code</w:t>
              </w:r>
            </w:ins>
            <w:ins w:id="137" w:author="易呈翔" w:date="2026-08-07T11:00:3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C</w:t>
              </w:r>
            </w:ins>
            <w:ins w:id="138" w:author="易呈翔" w:date="2026-08-07T11:00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fg</w:t>
              </w:r>
            </w:ins>
            <w:ins w:id="139" w:author="易呈翔" w:date="2026-08-07T11:00:4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</w:t>
              </w:r>
            </w:ins>
            <w:ins w:id="140" w:author="易呈翔" w:date="2026-08-07T11:00:4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41EE237">
            <w:pPr>
              <w:jc w:val="left"/>
              <w:rPr>
                <w:ins w:id="141" w:author="易呈翔" w:date="2026-08-07T10:58:5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2" w:author="易呈翔" w:date="2026-08-07T11:00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9E034BE">
            <w:pPr>
              <w:jc w:val="left"/>
              <w:rPr>
                <w:ins w:id="143" w:author="易呈翔" w:date="2026-08-07T10:58:5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4" w:author="易呈翔" w:date="2026-08-07T11:00:5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4541249">
            <w:pPr>
              <w:jc w:val="left"/>
              <w:rPr>
                <w:ins w:id="145" w:author="易呈翔" w:date="2026-08-07T10:58:5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6" w:author="易呈翔" w:date="2026-08-07T11:00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非需求设备目标设备类型码分配配置</w:t>
              </w:r>
            </w:ins>
            <w:ins w:id="147" w:author="易呈翔" w:date="2026-08-07T11:01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集合</w:t>
              </w:r>
            </w:ins>
          </w:p>
        </w:tc>
      </w:tr>
      <w:tr w14:paraId="0DAE0D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B49016A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流水线检定仓配置信息(deviceParaList)</w:t>
            </w:r>
          </w:p>
        </w:tc>
      </w:tr>
      <w:tr w14:paraId="1CC38D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ABEF91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线体编号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6736E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sysNo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A27266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19DE93C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1BD22F8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系统编号</w:t>
            </w:r>
          </w:p>
        </w:tc>
      </w:tr>
      <w:tr w14:paraId="1E50BC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08D8265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线体名称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9F247E8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sysName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790BD99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VARCHAR2(128)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C4748E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2048D2E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线体名称</w:t>
            </w:r>
          </w:p>
        </w:tc>
      </w:tr>
      <w:tr w14:paraId="0C2107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4EB363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检定仓类型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21E1F3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deviceType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85B8D78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DE8D6F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809A95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检定仓类型</w:t>
            </w:r>
          </w:p>
        </w:tc>
      </w:tr>
      <w:tr w14:paraId="1FC8D1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D91353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检定仓编号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89D1E6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deviceNo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8B0A9B2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FE7D503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CB217E5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检定仓编号</w:t>
            </w:r>
          </w:p>
        </w:tc>
      </w:tr>
      <w:tr w14:paraId="6D992B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2DF9168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检定仓名称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666F81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deviceName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2AB6F66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VARCHAR2(128)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EDBD9DB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4B11F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检定仓名称</w:t>
            </w:r>
          </w:p>
        </w:tc>
      </w:tr>
      <w:tr w14:paraId="7C3599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72CA3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所检设备表类型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FA444C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detectEquipType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30BA3CD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A8CCDE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FCAA75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所检设备表类型</w:t>
            </w:r>
          </w:p>
        </w:tc>
      </w:tr>
      <w:tr w14:paraId="08956F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C5256F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表位数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782D85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posNum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D659E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NUMBER(4)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F2DA1D6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8915343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表位数</w:t>
            </w:r>
          </w:p>
        </w:tc>
      </w:tr>
      <w:tr w14:paraId="5D429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EE3B7CC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需求明细信息(dmdPlanDetList)</w:t>
            </w:r>
          </w:p>
        </w:tc>
      </w:tr>
      <w:tr w14:paraId="11698F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1971CD9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需求计划明细标识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3B8C5A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dmdPlanDetId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EDBC7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NUMBER(16)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8704876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C309D81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需求计划明细标识</w:t>
            </w:r>
          </w:p>
        </w:tc>
      </w:tr>
      <w:tr w14:paraId="5C458E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AC04E1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需求计划编号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BA465E3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dmdPlanNo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9F78B8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16</w:t>
            </w: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C627D8A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9BD17D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需求计划编号</w:t>
            </w:r>
          </w:p>
        </w:tc>
      </w:tr>
      <w:tr w14:paraId="13717C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47EF82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计划类型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9E68C5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planType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2D4837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F8BF03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11DAF80A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计划类型</w:t>
            </w:r>
          </w:p>
        </w:tc>
      </w:tr>
      <w:tr w14:paraId="14822B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BD0C32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计划年份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41E58F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planYear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DE804B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VARCHAR2(4)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1D219C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2B6F4FE3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计划年份</w:t>
            </w:r>
          </w:p>
        </w:tc>
      </w:tr>
      <w:tr w14:paraId="2ED2CE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6BAEF7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计划月份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1CCE7DA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planMonth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6DFFAF3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25DB1A8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55954C2C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计划月份</w:t>
            </w:r>
          </w:p>
        </w:tc>
      </w:tr>
      <w:tr w14:paraId="75DFC7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60B227A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申请单位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468DF6C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appOrg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80094D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VARCHAR2(16)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EB6169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0EA2091F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申请单位</w:t>
            </w:r>
          </w:p>
        </w:tc>
      </w:tr>
      <w:tr w14:paraId="610096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6B8F13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设备类别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F491A68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equipCateg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5A33D00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6BAC0C9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5C1BE06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设备类别</w:t>
            </w:r>
          </w:p>
        </w:tc>
      </w:tr>
      <w:tr w14:paraId="7C69D9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C11723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分类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E88E8C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equipCls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53EED59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8C707D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190F3E1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分类</w:t>
            </w:r>
          </w:p>
        </w:tc>
      </w:tr>
      <w:tr w14:paraId="1CAA3E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142B4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设备类型码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3AC666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equipCode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236DF2C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B49154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3EBB8AC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设备类型码</w:t>
            </w:r>
          </w:p>
        </w:tc>
      </w:tr>
      <w:tr w14:paraId="0E0DD9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787D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del w:id="148" w:author="易呈翔" w:date="2026-08-22T18:12:55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delText>设备描述</w:delText>
              </w:r>
            </w:del>
            <w:ins w:id="149" w:author="易呈翔" w:date="2026-08-22T18:12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设备类型码描述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0761CB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equipDesc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960599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VARCHAR2(512)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4F2056A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AC4C1E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del w:id="150" w:author="易呈翔" w:date="2026-08-22T18:12:56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delText>设备描述</w:delText>
              </w:r>
            </w:del>
            <w:ins w:id="151" w:author="易呈翔" w:date="2026-08-22T18:12:5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设备类型码描述</w:t>
              </w:r>
            </w:ins>
          </w:p>
        </w:tc>
      </w:tr>
      <w:tr w14:paraId="309C8E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3D0FA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设备类型码大码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343D8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pEquipCode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AA9E67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6A5A4FC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3A6134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设备类型码大码</w:t>
            </w:r>
          </w:p>
        </w:tc>
      </w:tr>
      <w:tr w14:paraId="1BDE8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18F598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汇总平衡后数量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62485FE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sumQty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6D3754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NUMBER(8)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EF6C6F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5538E58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汇总平衡后数量</w:t>
            </w:r>
          </w:p>
        </w:tc>
      </w:tr>
      <w:tr w14:paraId="7FE00C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del w:id="152" w:author="易呈翔" w:date="2026-08-05T10:35:2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65D84C7">
            <w:pPr>
              <w:jc w:val="left"/>
              <w:rPr>
                <w:del w:id="153" w:author="易呈翔" w:date="2026-08-05T10:35:2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del w:id="154" w:author="易呈翔" w:date="2026-08-05T10:35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delText>所检设备表类型</w:delText>
              </w:r>
            </w:del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AE6BD76">
            <w:pPr>
              <w:jc w:val="left"/>
              <w:rPr>
                <w:del w:id="155" w:author="易呈翔" w:date="2026-08-05T10:35:2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del w:id="156" w:author="易呈翔" w:date="2026-08-05T10:35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delText>detectEquipType</w:delText>
              </w:r>
            </w:del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6F4C87D">
            <w:pPr>
              <w:jc w:val="left"/>
              <w:rPr>
                <w:del w:id="157" w:author="易呈翔" w:date="2026-08-05T10:35:2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del w:id="158" w:author="易呈翔" w:date="2026-08-05T10:35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delText>VARCHAR2(8)</w:delText>
              </w:r>
            </w:del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0381DEB">
            <w:pPr>
              <w:jc w:val="left"/>
              <w:rPr>
                <w:del w:id="159" w:author="易呈翔" w:date="2026-08-05T10:35:2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del w:id="160" w:author="易呈翔" w:date="2026-08-05T10:35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delText>是</w:delText>
              </w:r>
            </w:del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E3D23CD">
            <w:pPr>
              <w:jc w:val="left"/>
              <w:rPr>
                <w:del w:id="161" w:author="易呈翔" w:date="2026-08-05T10:35:2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del w:id="162" w:author="易呈翔" w:date="2026-08-05T10:35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delText>所检设备表类型</w:delText>
              </w:r>
            </w:del>
          </w:p>
        </w:tc>
      </w:tr>
      <w:tr w14:paraId="401B91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9B493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到货批次信息(arriveBatchList)</w:t>
            </w:r>
          </w:p>
        </w:tc>
      </w:tr>
      <w:tr w14:paraId="0F6993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A2BA6D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到货批次号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182C1D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arriveBatchNo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665B3E1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VARCHAR2(16)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F46E613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8EA0A7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到货批次号</w:t>
            </w:r>
          </w:p>
        </w:tc>
      </w:tr>
      <w:tr w14:paraId="1DAF74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1677840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设备类别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58227A5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equipCateg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283E0AC6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32A921E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4E6B068D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设备类别</w:t>
            </w:r>
          </w:p>
        </w:tc>
      </w:tr>
      <w:tr w14:paraId="3E2731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100A8A43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分类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527065D6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equipCls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284B320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3FDAB86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07AB7D38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分类</w:t>
            </w:r>
          </w:p>
        </w:tc>
      </w:tr>
      <w:tr w14:paraId="301592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3A978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设备类型码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09DD4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equipCode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41A28D1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5D25BB3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61866C1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设备类型码</w:t>
            </w:r>
          </w:p>
        </w:tc>
      </w:tr>
      <w:tr w14:paraId="54F17D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84971C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del w:id="163" w:author="易呈翔" w:date="2026-08-22T18:12:5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delText>设备描述</w:delText>
              </w:r>
            </w:del>
            <w:ins w:id="164" w:author="易呈翔" w:date="2026-08-22T18:12:5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设备类型码描述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AB32B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equipDesc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79D67AC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VARCHAR2(512)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8A6C80B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357BBB8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del w:id="165" w:author="易呈翔" w:date="2026-08-22T18:13:0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delText>设备描述</w:delText>
              </w:r>
            </w:del>
            <w:ins w:id="166" w:author="易呈翔" w:date="2026-08-22T18:13:0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设备类型码描述</w:t>
              </w:r>
            </w:ins>
          </w:p>
        </w:tc>
      </w:tr>
      <w:tr w14:paraId="7E208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A27FC6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到货数量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4D766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arriveQty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0D5C7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NUMBER(8)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3DAD6BB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A39AF52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到货数量</w:t>
            </w:r>
          </w:p>
        </w:tc>
      </w:tr>
      <w:tr w14:paraId="493A56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4458C4E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到货日期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99FA8F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arriveDate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7BE006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A7B4FC7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7E72D3E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到货日期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 xml:space="preserve">，格式：yyyy-MM-dd HH:mm:ss </w:t>
            </w:r>
          </w:p>
        </w:tc>
      </w:tr>
      <w:tr w14:paraId="2D1CC4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BFF970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所检设备表类型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F61C7E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detectEquipType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BC0322C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C3934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3D5ECC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所检设备表类型</w:t>
            </w:r>
          </w:p>
        </w:tc>
      </w:tr>
      <w:tr w14:paraId="6A78C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0EF6CFB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检定方案信息(detectSchList)</w:t>
            </w:r>
          </w:p>
        </w:tc>
      </w:tr>
      <w:tr w14:paraId="2C4567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8FDB5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设备类型码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3FE5A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equipCode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51FAEAD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86FA773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BD534A8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设备类型码</w:t>
            </w:r>
          </w:p>
        </w:tc>
      </w:tr>
      <w:tr w14:paraId="5F2D02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4AAA17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检定类别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5EC38D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detectType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7FA637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7F21A16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23CF207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检定类别</w:t>
            </w:r>
          </w:p>
        </w:tc>
      </w:tr>
      <w:tr w14:paraId="259C76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211AB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检定方案标识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09B4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detectSchemeId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8EE26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NUMBER(16)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C47EFE6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9D45DED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检定方案标识</w:t>
            </w:r>
          </w:p>
        </w:tc>
      </w:tr>
      <w:tr w14:paraId="6501C4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8683DA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检定方案耗时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D488D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schTime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D23195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VARCHAR2(16)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AE184F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6F41FCC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检定方案耗时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，单位（分钟）</w:t>
            </w:r>
          </w:p>
        </w:tc>
      </w:tr>
      <w:tr w14:paraId="2E330C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C09238A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合格品库存信息(qualifiedStockList)</w:t>
            </w:r>
          </w:p>
        </w:tc>
      </w:tr>
      <w:tr w14:paraId="1E4EA3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88193C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设备类型码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E8CD56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equipCode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48C99A1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00CE794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971A808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设备类型码</w:t>
            </w:r>
          </w:p>
        </w:tc>
      </w:tr>
      <w:tr w14:paraId="7EF0FA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3E684B7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安全库存数量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2C2E9A1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lowerLimitQty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1C8C385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NUMBER(8)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9C79B78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08EB2EE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安全库存，取值为储备定额下限</w:t>
            </w:r>
          </w:p>
        </w:tc>
      </w:tr>
      <w:tr w14:paraId="021480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D1D2261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合格在库设备数量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D456945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qualifiedQty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DAF9A5E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NUMBER(8)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C2A35D9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39E9E37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合格品库存</w:t>
            </w:r>
          </w:p>
        </w:tc>
      </w:tr>
      <w:tr w14:paraId="623F49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BC9A77F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合格在库锁表数量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7C93650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distLockQty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7172973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NUMBER(8)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C48327E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F6AF9CA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未配送库存</w:t>
            </w:r>
          </w:p>
        </w:tc>
      </w:tr>
      <w:tr w14:paraId="6DF331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D1316D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非合格品库存信息(unqualifiedStockList)</w:t>
            </w:r>
          </w:p>
        </w:tc>
      </w:tr>
      <w:tr w14:paraId="5F8CBA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3E5562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设备类型码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6B8310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equipCode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5A71878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FB7407F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B76DC1A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设备类型码</w:t>
            </w:r>
          </w:p>
        </w:tc>
      </w:tr>
      <w:tr w14:paraId="5AC49F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BDDFF1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到货批次号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2F6CE13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arriveBatchNo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9DB0318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VARCHAR2(16)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22B315E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2E50D2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到货批次号</w:t>
            </w:r>
          </w:p>
        </w:tc>
      </w:tr>
      <w:tr w14:paraId="4CF752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D16C97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待检设备数量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7E5040A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detectUQty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E79F505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NUMBER(8)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A679CEE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39D13C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可检库存</w:t>
            </w:r>
          </w:p>
        </w:tc>
      </w:tr>
      <w:tr w14:paraId="5AFBD0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3D9DFE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排程时间配置(scheduleTimeList)</w:t>
            </w:r>
          </w:p>
        </w:tc>
      </w:tr>
      <w:tr w14:paraId="1375C4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7CC7E4C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工作日日期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446B9C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workDay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02D6DD">
            <w:pPr>
              <w:jc w:val="both"/>
              <w:rPr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16</w:t>
            </w: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61E9616">
            <w:pPr>
              <w:jc w:val="both"/>
              <w:rPr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A39914B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工作日日期,格式：yyyy-MM-dd</w:t>
            </w:r>
          </w:p>
        </w:tc>
      </w:tr>
      <w:tr w14:paraId="1747C0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CAEB85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开始时间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3C912F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startTime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D93B906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16</w:t>
            </w: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DA9DFE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608095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开始时间,格式：HH:mm</w:t>
            </w:r>
          </w:p>
        </w:tc>
      </w:tr>
      <w:tr w14:paraId="41A2C7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72DB286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结束时间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29EE17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endTime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4302D4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16</w:t>
            </w: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56AE5A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887255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结束时间,格式：HH:mm</w:t>
            </w:r>
          </w:p>
        </w:tc>
      </w:tr>
      <w:tr w14:paraId="306CB9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B3A2B1B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流水线调度配置(scheduleConfigList)</w:t>
            </w:r>
          </w:p>
        </w:tc>
      </w:tr>
      <w:tr w14:paraId="714B24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9716D6E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线体编号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CE957E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sysNo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F6B64B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CC9003A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13B8D0A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系统编号</w:t>
            </w:r>
          </w:p>
        </w:tc>
      </w:tr>
      <w:tr w14:paraId="7F7725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994E90F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线体名称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ACBADD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sysName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9072EC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VARCHAR2(128)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F308C9F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CEDDDE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线体名称</w:t>
            </w:r>
          </w:p>
        </w:tc>
      </w:tr>
      <w:tr w14:paraId="4D4D74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F2045A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调度时间间隔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4F76513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timeInterval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30F778F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NUMBER(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4</w:t>
            </w: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7C9C3F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8437223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调度时间间隔（秒）</w:t>
            </w:r>
          </w:p>
        </w:tc>
      </w:tr>
      <w:tr w14:paraId="2E8CB2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799380C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允许加班时长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7370C3A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overtime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69C1428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NUMBER(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2</w:t>
            </w: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09825F5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119D278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允许加班时长（小时）</w:t>
            </w:r>
          </w:p>
        </w:tc>
      </w:tr>
      <w:tr w14:paraId="659C98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67" w:author="易呈翔" w:date="2026-08-07T10:57:48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57F760A">
            <w:pPr>
              <w:jc w:val="left"/>
              <w:rPr>
                <w:ins w:id="168" w:author="易呈翔" w:date="2026-08-07T10:57:4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9" w:author="易呈翔" w:date="2026-08-07T10:58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非</w:t>
              </w:r>
            </w:ins>
            <w:ins w:id="170" w:author="易呈翔" w:date="2026-08-07T10:58:1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</w:t>
              </w:r>
            </w:ins>
            <w:ins w:id="171" w:author="易呈翔" w:date="2026-08-07T10:58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172" w:author="易呈翔" w:date="2026-08-07T10:58:2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目标设备</w:t>
              </w:r>
            </w:ins>
            <w:ins w:id="173" w:author="易呈翔" w:date="2026-08-07T10:58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类型码</w:t>
              </w:r>
            </w:ins>
            <w:ins w:id="174" w:author="易呈翔" w:date="2026-08-07T10:58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分配</w:t>
              </w:r>
            </w:ins>
            <w:ins w:id="175" w:author="易呈翔" w:date="2026-08-07T10:57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配置(</w:t>
              </w:r>
            </w:ins>
            <w:ins w:id="176" w:author="易呈翔" w:date="2026-08-07T11:02:0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nonDmdTargetEquipCodeCfgList</w:t>
              </w:r>
            </w:ins>
            <w:ins w:id="177" w:author="易呈翔" w:date="2026-08-07T10:57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</w:tr>
      <w:tr w14:paraId="1F137E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78" w:author="易呈翔" w:date="2026-08-07T10:57:4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F8B7261">
            <w:pPr>
              <w:jc w:val="left"/>
              <w:rPr>
                <w:ins w:id="179" w:author="易呈翔" w:date="2026-08-07T10:57:4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0" w:author="易呈翔" w:date="2026-08-07T11:02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181" w:author="易呈翔" w:date="2026-08-07T11:02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类型码</w:t>
              </w:r>
            </w:ins>
            <w:ins w:id="182" w:author="易呈翔" w:date="2026-08-07T11:02:1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大码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514846">
            <w:pPr>
              <w:jc w:val="left"/>
              <w:rPr>
                <w:ins w:id="183" w:author="易呈翔" w:date="2026-08-07T10:57:4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4" w:author="易呈翔" w:date="2026-08-07T11:08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</w:t>
              </w:r>
            </w:ins>
            <w:ins w:id="185" w:author="易呈翔" w:date="2026-08-07T11:08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qui</w:t>
              </w:r>
            </w:ins>
            <w:ins w:id="186" w:author="易呈翔" w:date="2026-08-07T11:08:2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</w:t>
              </w:r>
            </w:ins>
            <w:ins w:id="187" w:author="易呈翔" w:date="2026-08-07T11:08:3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Code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91B4AC8">
            <w:pPr>
              <w:jc w:val="left"/>
              <w:rPr>
                <w:ins w:id="188" w:author="易呈翔" w:date="2026-08-07T10:57:4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9" w:author="易呈翔" w:date="2026-08-07T10:57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6083C22">
            <w:pPr>
              <w:jc w:val="left"/>
              <w:rPr>
                <w:ins w:id="190" w:author="易呈翔" w:date="2026-08-07T10:57:4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91" w:author="易呈翔" w:date="2026-08-07T10:57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A11BFBC">
            <w:pPr>
              <w:jc w:val="left"/>
              <w:rPr>
                <w:ins w:id="192" w:author="易呈翔" w:date="2026-08-07T10:57:4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93" w:author="易呈翔" w:date="2026-08-07T10:57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系统编号</w:t>
              </w:r>
            </w:ins>
          </w:p>
        </w:tc>
      </w:tr>
      <w:tr w14:paraId="55F65D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94" w:author="易呈翔" w:date="2026-08-07T10:57:4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D4EBA37">
            <w:pPr>
              <w:jc w:val="left"/>
              <w:rPr>
                <w:ins w:id="195" w:author="易呈翔" w:date="2026-08-07T10:57:4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96" w:author="易呈翔" w:date="2026-08-07T11:08:4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目标</w:t>
              </w:r>
            </w:ins>
            <w:ins w:id="197" w:author="易呈翔" w:date="2026-08-07T11:08:4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198" w:author="易呈翔" w:date="2026-08-07T11:08:4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类型码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E1FAE84">
            <w:pPr>
              <w:jc w:val="left"/>
              <w:rPr>
                <w:ins w:id="199" w:author="易呈翔" w:date="2026-08-07T10:57:4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00" w:author="易呈翔" w:date="2026-08-07T11:16:4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aimEquipCode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1E87A85">
            <w:pPr>
              <w:jc w:val="left"/>
              <w:rPr>
                <w:ins w:id="201" w:author="易呈翔" w:date="2026-08-07T10:57:4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02" w:author="易呈翔" w:date="2026-08-07T10:57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VARCHAR2(128)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87809A1">
            <w:pPr>
              <w:jc w:val="left"/>
              <w:rPr>
                <w:ins w:id="203" w:author="易呈翔" w:date="2026-08-07T10:57:4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04" w:author="易呈翔" w:date="2026-08-07T10:57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C22526E">
            <w:pPr>
              <w:jc w:val="left"/>
              <w:rPr>
                <w:ins w:id="205" w:author="易呈翔" w:date="2026-08-07T10:57:4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06" w:author="易呈翔" w:date="2026-08-07T10:57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线体名称</w:t>
              </w:r>
            </w:ins>
          </w:p>
        </w:tc>
      </w:tr>
      <w:tr w14:paraId="0F8913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07" w:author="易呈翔" w:date="2026-08-07T10:57:4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4E2BF2D">
            <w:pPr>
              <w:jc w:val="left"/>
              <w:rPr>
                <w:ins w:id="208" w:author="易呈翔" w:date="2026-08-07T10:57:4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09" w:author="易呈翔" w:date="2026-08-07T11:18:0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分配</w:t>
              </w:r>
            </w:ins>
            <w:ins w:id="210" w:author="易呈翔" w:date="2026-08-07T11:18:3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比例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686B364">
            <w:pPr>
              <w:jc w:val="left"/>
              <w:rPr>
                <w:ins w:id="211" w:author="易呈翔" w:date="2026-08-07T10:57:4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12" w:author="易呈翔" w:date="2026-08-07T11:19:5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</w:t>
              </w:r>
            </w:ins>
            <w:ins w:id="213" w:author="易呈翔" w:date="2026-08-07T11:20:0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ll</w:t>
              </w:r>
            </w:ins>
            <w:ins w:id="214" w:author="易呈翔" w:date="2026-08-07T11:20:0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oc</w:t>
              </w:r>
            </w:ins>
            <w:ins w:id="215" w:author="易呈翔" w:date="2026-08-07T11:20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</w:t>
              </w:r>
            </w:ins>
            <w:ins w:id="216" w:author="易呈翔" w:date="2026-08-07T11:20:0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tion</w:t>
              </w:r>
            </w:ins>
            <w:ins w:id="217" w:author="易呈翔" w:date="2026-08-07T11:20:0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R</w:t>
              </w:r>
            </w:ins>
            <w:ins w:id="218" w:author="易呈翔" w:date="2026-08-07T11:20:0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at</w:t>
              </w:r>
            </w:ins>
            <w:ins w:id="219" w:author="易呈翔" w:date="2026-08-07T11:20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io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60C6676">
            <w:pPr>
              <w:jc w:val="left"/>
              <w:rPr>
                <w:ins w:id="220" w:author="易呈翔" w:date="2026-08-07T10:57:4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21" w:author="易呈翔" w:date="2026-08-07T11:20:23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NUMBER(</w:t>
              </w:r>
            </w:ins>
            <w:ins w:id="222" w:author="易呈翔" w:date="2026-08-07T11:20:2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4,2</w:t>
              </w:r>
            </w:ins>
            <w:ins w:id="223" w:author="易呈翔" w:date="2026-08-07T11:20:23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2D96E2A">
            <w:pPr>
              <w:jc w:val="left"/>
              <w:rPr>
                <w:ins w:id="224" w:author="易呈翔" w:date="2026-08-07T10:57:4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25" w:author="易呈翔" w:date="2026-08-07T10:57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C686E15">
            <w:pPr>
              <w:jc w:val="left"/>
              <w:rPr>
                <w:ins w:id="226" w:author="易呈翔" w:date="2026-08-07T10:57:4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27" w:author="易呈翔" w:date="2026-08-07T11:19:1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分配比例</w:t>
              </w:r>
            </w:ins>
          </w:p>
        </w:tc>
      </w:tr>
      <w:tr w14:paraId="647386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465D0987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出参中文名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54F44E6E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出参英文名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40C0D5CF">
            <w:pPr>
              <w:widowControl/>
              <w:jc w:val="left"/>
              <w:rPr>
                <w:rFonts w:hint="eastAsia" w:ascii="宋体" w:hAnsi="宋体" w:eastAsia="仿宋" w:cs="宋体"/>
                <w:b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数据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  <w:lang w:val="en-US" w:eastAsia="zh-CN"/>
              </w:rPr>
              <w:t>格式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301BDE7D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是否必填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2C809783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参数说明</w:t>
            </w:r>
          </w:p>
        </w:tc>
      </w:tr>
      <w:tr w14:paraId="5847CE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F947E0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结果标识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5A3C502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resultFlag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37FEE84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7CBB61E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1E6BFC3">
            <w:pPr>
              <w:widowControl/>
              <w:jc w:val="left"/>
              <w:textAlignment w:val="center"/>
              <w:rPr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结果标识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1：成功，0：失败</w:t>
            </w:r>
          </w:p>
        </w:tc>
      </w:tr>
      <w:tr w14:paraId="5099A8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B7D30BF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错误信息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4F66FA4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errorInfo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AC1BA44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VARCHAR2(1024)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4E2C29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7404C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错误信息</w:t>
            </w:r>
          </w:p>
        </w:tc>
      </w:tr>
      <w:tr w14:paraId="66A171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0299EB8">
            <w:pPr>
              <w:widowControl/>
              <w:jc w:val="both"/>
              <w:textAlignment w:val="center"/>
              <w:rPr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检定计划排程明细信息集合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B49BABA">
            <w:pPr>
              <w:widowControl/>
              <w:jc w:val="both"/>
              <w:textAlignment w:val="center"/>
              <w:rPr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detectPlanSchedulingchList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E837A4D">
            <w:pPr>
              <w:widowControl/>
              <w:jc w:val="both"/>
              <w:textAlignment w:val="center"/>
              <w:rPr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List&lt;detectPlanScheduling&gt;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B664BA2">
            <w:pPr>
              <w:widowControl/>
              <w:jc w:val="both"/>
              <w:textAlignment w:val="center"/>
              <w:rPr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w:t>否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BB9C1C0">
            <w:pPr>
              <w:widowControl/>
              <w:jc w:val="both"/>
              <w:textAlignment w:val="center"/>
              <w:rPr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检定排程计划明细信息集合</w:t>
            </w:r>
          </w:p>
        </w:tc>
      </w:tr>
      <w:tr w14:paraId="64BD81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2E2EE58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检定计划排程明细信息（detectPlanSchedulingchList）</w:t>
            </w:r>
          </w:p>
        </w:tc>
      </w:tr>
      <w:tr w14:paraId="3AFE80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202690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线体编号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E3D55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sysNo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8F3DA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55FC34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E76BBF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系统编号</w:t>
            </w:r>
          </w:p>
        </w:tc>
      </w:tr>
      <w:tr w14:paraId="688A94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102549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线体名称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E7DEF2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sysName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7307E37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VARCHAR2(128)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B806332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674653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线体名称</w:t>
            </w:r>
          </w:p>
        </w:tc>
      </w:tr>
      <w:tr w14:paraId="767D56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C61FA0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检定仓类型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3B3766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deviceType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65194C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B17801E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D5FA18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检定仓类型</w:t>
            </w:r>
          </w:p>
        </w:tc>
      </w:tr>
      <w:tr w14:paraId="08DD04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4D75C5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检定仓编号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C8513C8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deviceNo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ED9D5D2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338D7D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498081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检定仓编号</w:t>
            </w:r>
          </w:p>
        </w:tc>
      </w:tr>
      <w:tr w14:paraId="6BEDA7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90C580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到货批次号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EAC4D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arriveBatchNo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279CC7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VARCHAR2(16)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8979BC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78E38C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到货批次号</w:t>
            </w:r>
          </w:p>
        </w:tc>
      </w:tr>
      <w:tr w14:paraId="1135E2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469AFB8E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设备类别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5558C74E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equipCateg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44C823D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C31746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076F39C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设备类别</w:t>
            </w:r>
          </w:p>
        </w:tc>
      </w:tr>
      <w:tr w14:paraId="7D3C62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377AE33B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分类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2A835BE8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equipCls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194BD6A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5602DD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61362E5D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分类</w:t>
            </w:r>
          </w:p>
        </w:tc>
      </w:tr>
      <w:tr w14:paraId="3A4184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05EE0C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设备类型码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BB5C8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equipCode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5DD305C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6807C8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26EA39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设备类型码</w:t>
            </w:r>
            <w:ins w:id="228" w:author="易呈翔" w:date="2026-08-07T10:26:2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，</w:t>
              </w:r>
            </w:ins>
            <w:ins w:id="229" w:author="易呈翔" w:date="2026-08-07T10:26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即</w:t>
              </w:r>
            </w:ins>
            <w:ins w:id="230" w:author="易呈翔" w:date="2026-08-07T10:26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到货</w:t>
              </w:r>
            </w:ins>
            <w:ins w:id="231" w:author="易呈翔" w:date="2026-08-07T10:26:3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批次的</w:t>
              </w:r>
            </w:ins>
            <w:ins w:id="232" w:author="易呈翔" w:date="2026-08-07T10:26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233" w:author="易呈翔" w:date="2026-08-07T10:26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类型</w:t>
              </w:r>
            </w:ins>
            <w:ins w:id="234" w:author="易呈翔" w:date="2026-08-07T10:26:4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码</w:t>
              </w:r>
            </w:ins>
          </w:p>
        </w:tc>
      </w:tr>
      <w:tr w14:paraId="45C116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638EA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</w:t>
            </w:r>
            <w:ins w:id="235" w:author="易呈翔" w:date="2026-08-07T10:25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类型</w:t>
              </w:r>
            </w:ins>
            <w:ins w:id="236" w:author="易呈翔" w:date="2026-08-07T10:25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码</w:t>
              </w:r>
            </w:ins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描述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4C066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equipDesc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6904FF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VARCHAR2(512)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271531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3EE081A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</w:t>
            </w:r>
            <w:ins w:id="237" w:author="易呈翔" w:date="2026-08-07T10:25:1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类型码</w:t>
              </w:r>
            </w:ins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描述</w:t>
            </w:r>
          </w:p>
        </w:tc>
      </w:tr>
      <w:tr w14:paraId="0EA996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38" w:author="易呈翔" w:date="2026-08-07T10:25:1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99604C">
            <w:pPr>
              <w:jc w:val="left"/>
              <w:rPr>
                <w:ins w:id="239" w:author="易呈翔" w:date="2026-08-07T10:25:1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40" w:author="易呈翔" w:date="2026-08-07T10:34:2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目标</w:t>
              </w:r>
            </w:ins>
            <w:ins w:id="241" w:author="易呈翔" w:date="2026-08-07T10:25:2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242" w:author="易呈翔" w:date="2026-08-07T10:25:2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类型码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87C91B">
            <w:pPr>
              <w:jc w:val="left"/>
              <w:rPr>
                <w:ins w:id="243" w:author="易呈翔" w:date="2026-08-07T10:25:1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44" w:author="易呈翔" w:date="2026-08-07T11:15:4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aim</w:t>
              </w:r>
            </w:ins>
            <w:ins w:id="245" w:author="易呈翔" w:date="2026-08-07T10:25:3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</w:t>
              </w:r>
            </w:ins>
            <w:ins w:id="246" w:author="易呈翔" w:date="2026-08-07T10:25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uip</w:t>
              </w:r>
            </w:ins>
            <w:ins w:id="247" w:author="易呈翔" w:date="2026-08-07T10:25:4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C</w:t>
              </w:r>
            </w:ins>
            <w:ins w:id="248" w:author="易呈翔" w:date="2026-08-07T10:25:4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o</w:t>
              </w:r>
            </w:ins>
            <w:ins w:id="249" w:author="易呈翔" w:date="2026-08-07T10:25:4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683C56F">
            <w:pPr>
              <w:jc w:val="left"/>
              <w:rPr>
                <w:ins w:id="250" w:author="易呈翔" w:date="2026-08-07T10:25:1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51" w:author="易呈翔" w:date="2026-08-07T10:25:58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4AC3843">
            <w:pPr>
              <w:jc w:val="left"/>
              <w:rPr>
                <w:ins w:id="252" w:author="易呈翔" w:date="2026-08-07T10:25:1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53" w:author="易呈翔" w:date="2026-08-07T10:26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E0021D0">
            <w:pPr>
              <w:jc w:val="left"/>
              <w:rPr>
                <w:ins w:id="254" w:author="易呈翔" w:date="2026-08-07T10:25:1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55" w:author="易呈翔" w:date="2026-08-07T10:34:2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目标</w:t>
              </w:r>
            </w:ins>
            <w:ins w:id="256" w:author="易呈翔" w:date="2026-08-07T10:26:0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</w:t>
              </w:r>
            </w:ins>
            <w:ins w:id="257" w:author="易呈翔" w:date="2026-08-07T11:22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,</w:t>
              </w:r>
            </w:ins>
            <w:ins w:id="258" w:author="易呈翔" w:date="2026-08-07T11:22:5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</w:t>
              </w:r>
            </w:ins>
            <w:ins w:id="259" w:author="易呈翔" w:date="2026-08-07T11:23:0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260" w:author="易呈翔" w:date="2026-08-07T11:23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为</w:t>
              </w:r>
            </w:ins>
            <w:ins w:id="261" w:author="易呈翔" w:date="2026-08-07T11:23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</w:t>
              </w:r>
            </w:ins>
            <w:ins w:id="262" w:author="易呈翔" w:date="2026-08-07T11:23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的</w:t>
              </w:r>
            </w:ins>
            <w:ins w:id="263" w:author="易呈翔" w:date="2026-08-07T11:23:2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264" w:author="易呈翔" w:date="2026-08-07T11:23:2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类型码</w:t>
              </w:r>
            </w:ins>
            <w:ins w:id="265" w:author="易呈翔" w:date="2026-08-07T11:23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，</w:t>
              </w:r>
            </w:ins>
            <w:ins w:id="266" w:author="易呈翔" w:date="2026-08-07T11:23:2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非</w:t>
              </w:r>
            </w:ins>
            <w:ins w:id="267" w:author="易呈翔" w:date="2026-08-07T11:23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</w:t>
              </w:r>
            </w:ins>
            <w:ins w:id="268" w:author="易呈翔" w:date="2026-08-07T11:23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269" w:author="易呈翔" w:date="2026-08-07T11:23:4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为</w:t>
              </w:r>
            </w:ins>
            <w:ins w:id="270" w:author="易呈翔" w:date="2026-08-07T11:23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按</w:t>
              </w:r>
            </w:ins>
            <w:ins w:id="271" w:author="易呈翔" w:date="2026-08-07T11:23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比例</w:t>
              </w:r>
            </w:ins>
            <w:ins w:id="272" w:author="易呈翔" w:date="2026-08-07T11:23:5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分配</w:t>
              </w:r>
            </w:ins>
            <w:ins w:id="273" w:author="易呈翔" w:date="2026-08-07T11:23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的</w:t>
              </w:r>
            </w:ins>
            <w:ins w:id="274" w:author="易呈翔" w:date="2026-08-07T11:24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目标</w:t>
              </w:r>
            </w:ins>
            <w:ins w:id="275" w:author="易呈翔" w:date="2026-08-07T11:24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276" w:author="易呈翔" w:date="2026-08-07T11:24:1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类型</w:t>
              </w:r>
            </w:ins>
            <w:ins w:id="277" w:author="易呈翔" w:date="2026-08-07T11:24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码</w:t>
              </w:r>
            </w:ins>
          </w:p>
        </w:tc>
      </w:tr>
      <w:tr w14:paraId="07036D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A7A885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检定方案标识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8A746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detectSchemeId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120C9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NUMBER(16)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3582A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7BA1885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检定方案标识</w:t>
            </w:r>
          </w:p>
        </w:tc>
      </w:tr>
      <w:tr w14:paraId="45B628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1E61C5E">
            <w:pPr>
              <w:widowControl/>
              <w:jc w:val="left"/>
              <w:textAlignment w:val="center"/>
              <w:rPr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预计开始时间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AB7B7DB">
            <w:pPr>
              <w:widowControl/>
              <w:jc w:val="left"/>
              <w:textAlignment w:val="center"/>
              <w:rPr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projectedStartTime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7FFEB65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9CD46B9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8C5FB1F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 xml:space="preserve">预计开始时间，格式：yyyy-MM-dd HH:mm:ss </w:t>
            </w:r>
          </w:p>
        </w:tc>
      </w:tr>
      <w:tr w14:paraId="4EDEE0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F67F562">
            <w:pPr>
              <w:widowControl/>
              <w:jc w:val="left"/>
              <w:textAlignment w:val="center"/>
              <w:rPr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预计结束时间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458D066">
            <w:pPr>
              <w:widowControl/>
              <w:jc w:val="left"/>
              <w:textAlignment w:val="center"/>
              <w:rPr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projectedEndTime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5EE3A61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5CBBE82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FAB7965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 xml:space="preserve">预计结束时间，格式：yyyy-MM-dd HH:mm:ss </w:t>
            </w:r>
          </w:p>
        </w:tc>
      </w:tr>
      <w:tr w14:paraId="4E7EE9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99CD904"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计划数量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CDD8A23"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detectPlanQty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9B4BA9B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NUMBER(8)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49CFE20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BD5DC35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计划数量</w:t>
            </w:r>
          </w:p>
        </w:tc>
      </w:tr>
      <w:tr w14:paraId="60CCC6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4C4C80B"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是否为需求优先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F2E700A"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demandFlag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B5B4D0A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6BDE351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350B5E1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是否为需求优先,参考VW_YES_NO_FLAG</w:t>
            </w:r>
          </w:p>
        </w:tc>
      </w:tr>
      <w:tr w14:paraId="110D5E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CD80D29">
            <w:pPr>
              <w:widowControl/>
              <w:jc w:val="left"/>
              <w:textAlignment w:val="center"/>
              <w:rPr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规划时间所在周开始结束时间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4546299">
            <w:pPr>
              <w:widowControl/>
              <w:jc w:val="left"/>
              <w:textAlignment w:val="center"/>
              <w:rPr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weekDayStartAndEnd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C53510B">
            <w:pPr>
              <w:jc w:val="both"/>
              <w:rPr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64</w:t>
            </w: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5203A78">
            <w:pPr>
              <w:jc w:val="both"/>
              <w:rPr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64978C8">
            <w:pPr>
              <w:widowControl/>
              <w:jc w:val="left"/>
              <w:textAlignment w:val="center"/>
              <w:rPr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规划时间所在周开始结束时间，对应周开始时间与结束时间以英文逗号分隔</w:t>
            </w:r>
          </w:p>
        </w:tc>
      </w:tr>
      <w:tr w14:paraId="7ECB18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7FD02C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1"/>
                <w:szCs w:val="21"/>
              </w:rPr>
              <w:t>示例</w:t>
            </w:r>
          </w:p>
        </w:tc>
      </w:tr>
      <w:tr w14:paraId="015631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8EBBBA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发送json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EC34F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>{</w:t>
            </w:r>
          </w:p>
          <w:p w14:paraId="30E4C08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"deviceParaList": [</w:t>
            </w:r>
          </w:p>
          <w:p w14:paraId="39F7072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{</w:t>
            </w:r>
          </w:p>
          <w:p w14:paraId="276AAEE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"sysNo": "线体编号",</w:t>
            </w:r>
          </w:p>
          <w:p w14:paraId="212AE85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"sysName": "线体名称",</w:t>
            </w:r>
          </w:p>
          <w:p w14:paraId="0E7CD9C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"deviceType": "检定仓类型",</w:t>
            </w:r>
          </w:p>
          <w:p w14:paraId="6F27E19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"deviceNo": "检定仓编号",</w:t>
            </w:r>
          </w:p>
          <w:p w14:paraId="31E5AC2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"deviceName": "检定仓名称",</w:t>
            </w:r>
          </w:p>
          <w:p w14:paraId="7B24CED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"detectEquipType": "所检设备表类型"</w:t>
            </w:r>
          </w:p>
          <w:p w14:paraId="27DA70C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}</w:t>
            </w:r>
          </w:p>
          <w:p w14:paraId="7641EA8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],</w:t>
            </w:r>
          </w:p>
          <w:p w14:paraId="4B2530D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"dmdPlanDetList": [</w:t>
            </w:r>
          </w:p>
          <w:p w14:paraId="6AB82B7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{</w:t>
            </w:r>
          </w:p>
          <w:p w14:paraId="66C5018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"dmdPlanDetId": "需求计划明细标识",</w:t>
            </w:r>
          </w:p>
          <w:p w14:paraId="5D8ACDE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"dmdPlanNo": "需求计划编号",</w:t>
            </w:r>
          </w:p>
          <w:p w14:paraId="482B060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"planType": "计划类型",</w:t>
            </w:r>
          </w:p>
          <w:p w14:paraId="61B71A0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"planYear": "计划年份",</w:t>
            </w:r>
          </w:p>
          <w:p w14:paraId="5C5B503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"planMonth": "计划月份",</w:t>
            </w:r>
          </w:p>
          <w:p w14:paraId="207E76B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"appOrg": "申请单位",</w:t>
            </w:r>
          </w:p>
          <w:p w14:paraId="6B30AD4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"equipCateg": "设备类别",</w:t>
            </w:r>
          </w:p>
          <w:p w14:paraId="17C627D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"equipCls": "设备分类",</w:t>
            </w:r>
          </w:p>
          <w:p w14:paraId="624A771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"equipCode": "设备类型码",</w:t>
            </w:r>
          </w:p>
          <w:p w14:paraId="3F70001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"equipDesc": "</w:t>
            </w:r>
            <w:del w:id="278" w:author="易呈翔" w:date="2026-08-22T18:13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delText>设备描述</w:delText>
              </w:r>
            </w:del>
            <w:ins w:id="279" w:author="易呈翔" w:date="2026-08-22T18:13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>设备类型码描述</w:t>
              </w:r>
            </w:ins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>",</w:t>
            </w:r>
          </w:p>
          <w:p w14:paraId="28857F3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"pEquipCode": "设备类型码大码",</w:t>
            </w:r>
          </w:p>
          <w:p w14:paraId="759C4ED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"sumQty": "汇总平衡后数量",</w:t>
            </w:r>
          </w:p>
          <w:p w14:paraId="38C8216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"detectEquipType": "所检设备表类型"</w:t>
            </w:r>
          </w:p>
          <w:p w14:paraId="4040295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}</w:t>
            </w:r>
          </w:p>
          <w:p w14:paraId="79C28E7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],</w:t>
            </w:r>
          </w:p>
          <w:p w14:paraId="37ACEBE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"arriveBatchList": [</w:t>
            </w:r>
          </w:p>
          <w:p w14:paraId="0BF4595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{</w:t>
            </w:r>
          </w:p>
          <w:p w14:paraId="6A16119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"arriveBatchNo": "到货批次号",</w:t>
            </w:r>
          </w:p>
          <w:p w14:paraId="38FF053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"equipCateg": "设备类别",</w:t>
            </w:r>
          </w:p>
          <w:p w14:paraId="7DFB3D1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"equipCls": "设备分类",</w:t>
            </w:r>
          </w:p>
          <w:p w14:paraId="08E6A9F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"equipCode": "设备类型码",</w:t>
            </w:r>
          </w:p>
          <w:p w14:paraId="6310854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"equipDesc": "</w:t>
            </w:r>
            <w:del w:id="280" w:author="易呈翔" w:date="2026-08-22T18:13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delText>设备描述</w:delText>
              </w:r>
            </w:del>
            <w:ins w:id="281" w:author="易呈翔" w:date="2026-08-22T18:13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>设备类型码描述</w:t>
              </w:r>
            </w:ins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>",</w:t>
            </w:r>
          </w:p>
          <w:p w14:paraId="14D3F8F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"arriveQty": "到货数量",</w:t>
            </w:r>
          </w:p>
          <w:p w14:paraId="7335415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"arriveDate": "到货日期",</w:t>
            </w:r>
          </w:p>
          <w:p w14:paraId="68AF056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"detectEquipType": "所检设备表类型"</w:t>
            </w:r>
          </w:p>
          <w:p w14:paraId="6536CE3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}</w:t>
            </w:r>
          </w:p>
          <w:p w14:paraId="01B9814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],</w:t>
            </w:r>
          </w:p>
          <w:p w14:paraId="582DD42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"detectSchList": [</w:t>
            </w:r>
          </w:p>
          <w:p w14:paraId="284631C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{</w:t>
            </w:r>
          </w:p>
          <w:p w14:paraId="2E0D0BB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"equipCode": "设备类型码",</w:t>
            </w:r>
          </w:p>
          <w:p w14:paraId="2CD33C5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"detectType": "检定类别",</w:t>
            </w:r>
          </w:p>
          <w:p w14:paraId="2EEA70A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"detectSchemeId": "检定方案标识",</w:t>
            </w:r>
          </w:p>
          <w:p w14:paraId="6D6B69C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"schTime": "检定方案耗时"</w:t>
            </w:r>
          </w:p>
          <w:p w14:paraId="30A3DCD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}</w:t>
            </w:r>
          </w:p>
          <w:p w14:paraId="40A6D6C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],</w:t>
            </w:r>
          </w:p>
          <w:p w14:paraId="109B086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"qualifiedStockList": [</w:t>
            </w:r>
          </w:p>
          <w:p w14:paraId="4427BBA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{</w:t>
            </w:r>
          </w:p>
          <w:p w14:paraId="02D999B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"equipCode": "设备类型码",</w:t>
            </w:r>
          </w:p>
          <w:p w14:paraId="220F636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"lowerLimitQty": "安全库存数量",</w:t>
            </w:r>
          </w:p>
          <w:p w14:paraId="63D705D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"qualifiedQty": "合格在库设备数量",</w:t>
            </w:r>
          </w:p>
          <w:p w14:paraId="654403E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"distLockQty": "合格在库锁表数量"</w:t>
            </w:r>
          </w:p>
          <w:p w14:paraId="54A9C08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}</w:t>
            </w:r>
          </w:p>
          <w:p w14:paraId="7346DA6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],</w:t>
            </w:r>
          </w:p>
          <w:p w14:paraId="48ADCAD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"unqualifiedStockList": [</w:t>
            </w:r>
          </w:p>
          <w:p w14:paraId="3F6DB8E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{</w:t>
            </w:r>
          </w:p>
          <w:p w14:paraId="100678A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"equipCode": "设备类型码",</w:t>
            </w:r>
          </w:p>
          <w:p w14:paraId="62733EC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"arriveBatchNo": "到货批次号",</w:t>
            </w:r>
          </w:p>
          <w:p w14:paraId="7333983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"detectUQty": "待检设备数量"</w:t>
            </w:r>
          </w:p>
          <w:p w14:paraId="6244C73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}</w:t>
            </w:r>
          </w:p>
          <w:p w14:paraId="2401AAF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],</w:t>
            </w:r>
          </w:p>
          <w:p w14:paraId="38572F4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"scheduleTimeList": [</w:t>
            </w:r>
          </w:p>
          <w:p w14:paraId="55B83CB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{</w:t>
            </w:r>
          </w:p>
          <w:p w14:paraId="2EC96CC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"workDay": "工作日日期",</w:t>
            </w:r>
          </w:p>
          <w:p w14:paraId="3EFB807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"startTime": "开始时间",</w:t>
            </w:r>
          </w:p>
          <w:p w14:paraId="74E4B10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"endTime": "结束时间"</w:t>
            </w:r>
          </w:p>
          <w:p w14:paraId="3DBF402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}</w:t>
            </w:r>
          </w:p>
          <w:p w14:paraId="3270C86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],</w:t>
            </w:r>
          </w:p>
          <w:p w14:paraId="703CE5B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"scheduleConfigList": [</w:t>
            </w:r>
          </w:p>
          <w:p w14:paraId="51F2AB9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{</w:t>
            </w:r>
          </w:p>
          <w:p w14:paraId="50A9D50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"sysNo": "线体编号",</w:t>
            </w:r>
          </w:p>
          <w:p w14:paraId="039E1DD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"sysName": "线体名称",</w:t>
            </w:r>
          </w:p>
          <w:p w14:paraId="004DC94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"timeInterval": "调度时间间隔",</w:t>
            </w:r>
          </w:p>
          <w:p w14:paraId="573D6B0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"overtime": "允许加班时长"</w:t>
            </w:r>
          </w:p>
          <w:p w14:paraId="47676C0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}</w:t>
            </w:r>
          </w:p>
          <w:p w14:paraId="0435007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]</w:t>
            </w:r>
          </w:p>
          <w:p w14:paraId="79C644B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>}</w:t>
            </w:r>
          </w:p>
        </w:tc>
      </w:tr>
      <w:tr w14:paraId="2EBBB9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6E4936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返回json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7AAA26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>{</w:t>
            </w:r>
          </w:p>
          <w:p w14:paraId="7D2DF2E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"resultFlag": "结果标识",</w:t>
            </w:r>
          </w:p>
          <w:p w14:paraId="47EA62C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"errorInfo": "错误信息",</w:t>
            </w:r>
          </w:p>
          <w:p w14:paraId="393C4A5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"detectPlanSchedulingchList": [</w:t>
            </w:r>
          </w:p>
          <w:p w14:paraId="6E59D0B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{</w:t>
            </w:r>
          </w:p>
          <w:p w14:paraId="07E591C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"sysNo": "线体编号",</w:t>
            </w:r>
          </w:p>
          <w:p w14:paraId="4BC2833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"sysName": "线体名称",</w:t>
            </w:r>
          </w:p>
          <w:p w14:paraId="5E70F57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"deviceType": "检定仓类型",</w:t>
            </w:r>
          </w:p>
          <w:p w14:paraId="1D7863C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"deviceNo": "检定仓编号",</w:t>
            </w:r>
          </w:p>
          <w:p w14:paraId="631EF3B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"arriveBatchNo": "到货批次号",</w:t>
            </w:r>
          </w:p>
          <w:p w14:paraId="6129B38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"equipCateg": "设备类别",</w:t>
            </w:r>
          </w:p>
          <w:p w14:paraId="38D3449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"equipCls": "设备分类",</w:t>
            </w:r>
          </w:p>
          <w:p w14:paraId="330971B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"equipCode": "设备类型码",</w:t>
            </w:r>
          </w:p>
          <w:p w14:paraId="0D17F2D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"equipDesc": "</w:t>
            </w:r>
            <w:del w:id="282" w:author="易呈翔" w:date="2026-08-22T18:13:0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delText>设备描述</w:delText>
              </w:r>
            </w:del>
            <w:ins w:id="283" w:author="易呈翔" w:date="2026-08-22T18:13:0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>设备类型码描述</w:t>
              </w:r>
            </w:ins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>",</w:t>
            </w:r>
          </w:p>
          <w:p w14:paraId="23E5625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"detectSchemeId": "检定方案标识",</w:t>
            </w:r>
          </w:p>
          <w:p w14:paraId="12975FF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"projectedStartTime": "预计开始时间",</w:t>
            </w:r>
          </w:p>
          <w:p w14:paraId="651DACD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"projectedEndTime": "预计结束时间",</w:t>
            </w:r>
          </w:p>
          <w:p w14:paraId="2279E2C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"detectPlanQty": "计划数量",</w:t>
            </w:r>
          </w:p>
          <w:p w14:paraId="6B05647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"demandFlag": "是否为需求优先",</w:t>
            </w:r>
          </w:p>
          <w:p w14:paraId="314BCA6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"weekDayStartAndEnd": "规划时间所在周开始结束时间"</w:t>
            </w:r>
          </w:p>
          <w:p w14:paraId="763C7ED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}</w:t>
            </w:r>
          </w:p>
          <w:p w14:paraId="1E81F55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]</w:t>
            </w:r>
          </w:p>
          <w:p w14:paraId="502AB95D">
            <w:pPr>
              <w:widowControl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>}</w:t>
            </w:r>
          </w:p>
        </w:tc>
      </w:tr>
    </w:tbl>
    <w:p w14:paraId="665C184E">
      <w:pPr>
        <w:pStyle w:val="3"/>
        <w:numPr>
          <w:ilvl w:val="0"/>
          <w:numId w:val="4"/>
        </w:numPr>
        <w:bidi w:val="0"/>
        <w:rPr>
          <w:ins w:id="284" w:author="易呈翔" w:date="2026-08-18T16:04:37Z"/>
          <w:rFonts w:hint="eastAsia"/>
          <w:lang w:val="en-US" w:eastAsia="zh-CN"/>
        </w:rPr>
      </w:pPr>
      <w:ins w:id="285" w:author="易呈翔" w:date="2026-08-18T16:04:46Z">
        <w:r>
          <w:rPr>
            <w:rFonts w:hint="eastAsia"/>
            <w:lang w:val="en-US" w:eastAsia="zh-CN"/>
          </w:rPr>
          <w:t>到货</w:t>
        </w:r>
      </w:ins>
      <w:ins w:id="286" w:author="易呈翔" w:date="2026-08-18T16:04:37Z">
        <w:r>
          <w:rPr>
            <w:rFonts w:hint="eastAsia"/>
            <w:lang w:val="en-US" w:eastAsia="zh-CN"/>
          </w:rPr>
          <w:t>计划排程接口</w:t>
        </w:r>
      </w:ins>
    </w:p>
    <w:tbl>
      <w:tblPr>
        <w:tblStyle w:val="7"/>
        <w:tblW w:w="851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8"/>
        <w:gridCol w:w="1743"/>
        <w:gridCol w:w="1610"/>
        <w:gridCol w:w="1220"/>
        <w:gridCol w:w="2568"/>
      </w:tblGrid>
      <w:tr w14:paraId="63E459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287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000000" w:fill="FFFFFF"/>
            <w:vAlign w:val="center"/>
          </w:tcPr>
          <w:p w14:paraId="3125DC27">
            <w:pPr>
              <w:pStyle w:val="5"/>
              <w:rPr>
                <w:ins w:id="288" w:author="易呈翔" w:date="2026-08-18T16:04:37Z"/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ins w:id="289" w:author="易呈翔" w:date="2026-08-18T16:04:37Z">
              <w:r>
                <w:rPr>
                  <w:rFonts w:hint="eastAsia" w:ascii="宋体" w:hAnsi="宋体" w:eastAsia="宋体" w:cs="宋体"/>
                  <w:b/>
                  <w:bCs/>
                  <w:kern w:val="0"/>
                  <w:sz w:val="24"/>
                  <w:szCs w:val="24"/>
                </w:rPr>
                <w:t>场景描述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6D4C920">
            <w:pPr>
              <w:pStyle w:val="11"/>
              <w:ind w:left="0" w:leftChars="0" w:firstLine="0" w:firstLineChars="0"/>
              <w:rPr>
                <w:ins w:id="290" w:author="易呈翔" w:date="2026-08-18T16:04:37Z"/>
                <w:rFonts w:hint="default" w:hAnsi="宋体" w:eastAsia="宋体" w:cs="宋体"/>
                <w:color w:val="000000"/>
                <w:szCs w:val="21"/>
                <w:lang w:val="en-US" w:eastAsia="zh-CN"/>
              </w:rPr>
            </w:pPr>
            <w:ins w:id="291" w:author="易呈翔" w:date="2026-08-18T16:04:37Z">
              <w:r>
                <w:rPr>
                  <w:rFonts w:hint="eastAsia" w:hAnsi="宋体" w:cs="宋体"/>
                  <w:color w:val="000000"/>
                  <w:szCs w:val="21"/>
                  <w:lang w:val="en-US" w:eastAsia="zh-CN"/>
                </w:rPr>
                <w:t>计量生产调度平台将</w:t>
              </w:r>
            </w:ins>
            <w:ins w:id="292" w:author="易呈翔" w:date="2026-08-18T16:04:54Z">
              <w:r>
                <w:rPr>
                  <w:rFonts w:hint="eastAsia" w:hAnsi="宋体" w:cs="宋体"/>
                  <w:color w:val="000000"/>
                  <w:szCs w:val="21"/>
                  <w:lang w:val="en-US" w:eastAsia="zh-CN"/>
                </w:rPr>
                <w:t>到</w:t>
              </w:r>
            </w:ins>
            <w:ins w:id="293" w:author="易呈翔" w:date="2026-08-18T16:04:57Z">
              <w:r>
                <w:rPr>
                  <w:rFonts w:hint="eastAsia" w:hAnsi="宋体" w:cs="宋体"/>
                  <w:color w:val="000000"/>
                  <w:szCs w:val="21"/>
                  <w:lang w:val="en-US" w:eastAsia="zh-CN"/>
                </w:rPr>
                <w:t>货</w:t>
              </w:r>
            </w:ins>
            <w:ins w:id="294" w:author="易呈翔" w:date="2026-08-18T16:04:37Z">
              <w:r>
                <w:rPr>
                  <w:rFonts w:hint="eastAsia" w:hAnsi="宋体" w:cs="宋体"/>
                  <w:color w:val="000000"/>
                  <w:szCs w:val="21"/>
                  <w:lang w:val="en-US" w:eastAsia="zh-CN"/>
                </w:rPr>
                <w:t>计划排程算法输入所需参数，同步给算法服务，算法服务输出计量生产调度平台所需</w:t>
              </w:r>
            </w:ins>
            <w:ins w:id="295" w:author="易呈翔" w:date="2026-08-18T16:05:05Z">
              <w:r>
                <w:rPr>
                  <w:rFonts w:hint="eastAsia" w:hAnsi="宋体" w:cs="宋体"/>
                  <w:color w:val="000000"/>
                  <w:szCs w:val="21"/>
                  <w:lang w:val="en-US" w:eastAsia="zh-CN"/>
                </w:rPr>
                <w:t>到货</w:t>
              </w:r>
            </w:ins>
            <w:ins w:id="296" w:author="易呈翔" w:date="2026-08-18T16:04:37Z">
              <w:r>
                <w:rPr>
                  <w:rFonts w:hint="eastAsia" w:hAnsi="宋体" w:cs="宋体"/>
                  <w:color w:val="000000"/>
                  <w:szCs w:val="21"/>
                  <w:lang w:val="en-US" w:eastAsia="zh-CN"/>
                </w:rPr>
                <w:t>计划相关参数</w:t>
              </w:r>
            </w:ins>
          </w:p>
        </w:tc>
      </w:tr>
      <w:tr w14:paraId="2BCF9D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97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4F2B8F1">
            <w:pPr>
              <w:pStyle w:val="5"/>
              <w:rPr>
                <w:ins w:id="298" w:author="易呈翔" w:date="2026-08-18T16:04:37Z"/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ins w:id="299" w:author="易呈翔" w:date="2026-08-18T16:04:37Z">
              <w:r>
                <w:rPr>
                  <w:rFonts w:hint="eastAsia" w:ascii="宋体" w:hAnsi="宋体" w:eastAsia="宋体" w:cs="宋体"/>
                  <w:b/>
                  <w:bCs/>
                  <w:kern w:val="0"/>
                  <w:sz w:val="24"/>
                  <w:szCs w:val="24"/>
                </w:rPr>
                <w:t>服务端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9696645">
            <w:pPr>
              <w:widowControl/>
              <w:jc w:val="left"/>
              <w:rPr>
                <w:ins w:id="300" w:author="易呈翔" w:date="2026-08-18T16:04:37Z"/>
                <w:rFonts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ins w:id="301" w:author="易呈翔" w:date="2026-08-18T16:04:37Z">
              <w:r>
                <w:rPr>
                  <w:rFonts w:hint="eastAsia" w:ascii="宋体" w:hAnsi="宋体" w:eastAsia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算法服务</w:t>
              </w:r>
            </w:ins>
          </w:p>
        </w:tc>
      </w:tr>
      <w:tr w14:paraId="1DA35C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302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5737319">
            <w:pPr>
              <w:pStyle w:val="5"/>
              <w:rPr>
                <w:ins w:id="303" w:author="易呈翔" w:date="2026-08-18T16:04:37Z"/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ins w:id="304" w:author="易呈翔" w:date="2026-08-18T16:04:37Z">
              <w:r>
                <w:rPr>
                  <w:rFonts w:hint="eastAsia" w:ascii="宋体" w:hAnsi="宋体" w:eastAsia="宋体" w:cs="宋体"/>
                  <w:b/>
                  <w:bCs/>
                  <w:kern w:val="0"/>
                  <w:sz w:val="24"/>
                  <w:szCs w:val="24"/>
                </w:rPr>
                <w:t>客户端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6A131B0">
            <w:pPr>
              <w:widowControl/>
              <w:jc w:val="left"/>
              <w:rPr>
                <w:ins w:id="305" w:author="易呈翔" w:date="2026-08-18T16:04:37Z"/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6" w:author="易呈翔" w:date="2026-08-18T16:04:37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</w:rPr>
                <w:t>计量生产调度平台</w:t>
              </w:r>
            </w:ins>
          </w:p>
        </w:tc>
      </w:tr>
      <w:tr w14:paraId="69D922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307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4EBE955">
            <w:pPr>
              <w:pStyle w:val="5"/>
              <w:rPr>
                <w:ins w:id="308" w:author="易呈翔" w:date="2026-08-18T16:04:37Z"/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ins w:id="309" w:author="易呈翔" w:date="2026-08-18T16:04:37Z">
              <w:r>
                <w:rPr>
                  <w:rFonts w:hint="eastAsia" w:ascii="宋体" w:hAnsi="宋体" w:eastAsia="宋体" w:cs="宋体"/>
                  <w:b/>
                  <w:bCs/>
                  <w:kern w:val="0"/>
                  <w:sz w:val="24"/>
                  <w:szCs w:val="24"/>
                </w:rPr>
                <w:t>调用链路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6FABAFE">
            <w:pPr>
              <w:widowControl/>
              <w:jc w:val="left"/>
              <w:rPr>
                <w:ins w:id="310" w:author="易呈翔" w:date="2026-08-18T16:04:37Z"/>
                <w:rFonts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ins w:id="311" w:author="易呈翔" w:date="2026-08-18T16:04:37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</w:rPr>
                <w:t>计量生产调度平台</w:t>
              </w:r>
            </w:ins>
            <w:ins w:id="312" w:author="易呈翔" w:date="2026-08-18T16:04:37Z">
              <w:r>
                <w:rPr>
                  <w:rFonts w:hint="eastAsia" w:ascii="宋体" w:hAnsi="宋体" w:eastAsia="宋体" w:cs="宋体"/>
                  <w:color w:val="000000"/>
                  <w:kern w:val="0"/>
                  <w:sz w:val="21"/>
                  <w:szCs w:val="21"/>
                </w:rPr>
                <w:t>-&gt;</w:t>
              </w:r>
            </w:ins>
            <w:ins w:id="313" w:author="易呈翔" w:date="2026-08-18T16:04:37Z">
              <w:r>
                <w:rPr>
                  <w:rFonts w:hint="eastAsia" w:ascii="宋体" w:hAnsi="宋体" w:eastAsia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算法服务</w:t>
              </w:r>
            </w:ins>
          </w:p>
        </w:tc>
      </w:tr>
      <w:tr w14:paraId="7E69E7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314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31005F0">
            <w:pPr>
              <w:pStyle w:val="5"/>
              <w:rPr>
                <w:ins w:id="315" w:author="易呈翔" w:date="2026-08-18T16:04:37Z"/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ins w:id="316" w:author="易呈翔" w:date="2026-08-18T16:04:37Z">
              <w:r>
                <w:rPr>
                  <w:rFonts w:hint="eastAsia" w:ascii="宋体" w:hAnsi="宋体" w:eastAsia="宋体" w:cs="宋体"/>
                  <w:b/>
                  <w:bCs/>
                  <w:kern w:val="0"/>
                  <w:sz w:val="24"/>
                  <w:szCs w:val="24"/>
                </w:rPr>
                <w:t>接口函数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E970453">
            <w:pPr>
              <w:widowControl/>
              <w:jc w:val="left"/>
              <w:rPr>
                <w:ins w:id="317" w:author="易呈翔" w:date="2026-08-18T16:04:37Z"/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ins w:id="318" w:author="易呈翔" w:date="2026-08-18T16:05:22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  <w:lang w:val="en-US" w:eastAsia="zh-CN"/>
                </w:rPr>
                <w:t>a</w:t>
              </w:r>
            </w:ins>
            <w:ins w:id="319" w:author="易呈翔" w:date="2026-08-18T16:05:18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  <w:lang w:val="en-US" w:eastAsia="zh-CN"/>
                </w:rPr>
                <w:t>rrive</w:t>
              </w:r>
            </w:ins>
            <w:ins w:id="320" w:author="易呈翔" w:date="2026-08-18T16:04:37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  <w:lang w:val="en-US" w:eastAsia="zh-CN"/>
                </w:rPr>
                <w:t>PlanScheduling</w:t>
              </w:r>
            </w:ins>
          </w:p>
        </w:tc>
      </w:tr>
      <w:tr w14:paraId="5B8758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321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223BC5B">
            <w:pPr>
              <w:pStyle w:val="5"/>
              <w:rPr>
                <w:ins w:id="322" w:author="易呈翔" w:date="2026-08-18T16:04:37Z"/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ins w:id="323" w:author="易呈翔" w:date="2026-08-18T16:04:37Z">
              <w:r>
                <w:rPr>
                  <w:rFonts w:hint="eastAsia" w:ascii="宋体" w:hAnsi="宋体" w:eastAsia="宋体" w:cs="宋体"/>
                  <w:b/>
                  <w:bCs/>
                  <w:kern w:val="0"/>
                  <w:sz w:val="24"/>
                  <w:szCs w:val="24"/>
                </w:rPr>
                <w:t>接口路径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3AE202E">
            <w:pPr>
              <w:widowControl/>
              <w:jc w:val="left"/>
              <w:rPr>
                <w:ins w:id="324" w:author="易呈翔" w:date="2026-08-18T16:04:37Z"/>
                <w:rFonts w:hint="default" w:ascii="宋体" w:hAnsi="宋体" w:eastAsia="宋体" w:cs="宋体"/>
                <w:color w:val="000000"/>
                <w:sz w:val="21"/>
                <w:szCs w:val="21"/>
                <w:lang w:val="en-US"/>
              </w:rPr>
            </w:pPr>
            <w:ins w:id="325" w:author="易呈翔" w:date="2026-08-18T16:04:37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</w:rPr>
                <w:t>/restful</w:t>
              </w:r>
            </w:ins>
            <w:ins w:id="326" w:author="易呈翔" w:date="2026-08-18T16:04:37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  <w:lang w:val="en-US" w:eastAsia="zh-CN"/>
                </w:rPr>
                <w:t>/busiInterface</w:t>
              </w:r>
            </w:ins>
            <w:ins w:id="327" w:author="易呈翔" w:date="2026-08-18T16:04:37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</w:rPr>
                <w:t>/</w:t>
              </w:r>
            </w:ins>
            <w:ins w:id="328" w:author="易呈翔" w:date="2026-08-18T16:04:37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  <w:lang w:val="en-US" w:eastAsia="zh-CN"/>
                </w:rPr>
                <w:t>ipsService</w:t>
              </w:r>
            </w:ins>
            <w:ins w:id="329" w:author="易呈翔" w:date="2026-08-18T16:04:37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</w:rPr>
                <w:t>/</w:t>
              </w:r>
            </w:ins>
            <w:ins w:id="330" w:author="易呈翔" w:date="2026-08-18T16:05:26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  <w:lang w:val="en-US" w:eastAsia="zh-CN"/>
                </w:rPr>
                <w:t>arrivePlanScheduling</w:t>
              </w:r>
            </w:ins>
          </w:p>
        </w:tc>
      </w:tr>
      <w:tr w14:paraId="005374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331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1E35580">
            <w:pPr>
              <w:pStyle w:val="5"/>
              <w:rPr>
                <w:ins w:id="332" w:author="易呈翔" w:date="2026-08-18T16:04:37Z"/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ins w:id="333" w:author="易呈翔" w:date="2026-08-18T16:04:37Z">
              <w:r>
                <w:rPr>
                  <w:rFonts w:hint="eastAsia" w:ascii="宋体" w:hAnsi="宋体" w:eastAsia="宋体" w:cs="宋体"/>
                  <w:b/>
                  <w:bCs/>
                  <w:kern w:val="0"/>
                  <w:sz w:val="24"/>
                  <w:szCs w:val="24"/>
                </w:rPr>
                <w:t>集成方式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4CD8859">
            <w:pPr>
              <w:widowControl/>
              <w:jc w:val="left"/>
              <w:rPr>
                <w:ins w:id="334" w:author="易呈翔" w:date="2026-08-18T16:04:37Z"/>
                <w:rFonts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ins w:id="335" w:author="易呈翔" w:date="2026-08-18T16:04:37Z">
              <w:r>
                <w:rPr>
                  <w:rFonts w:hint="eastAsia" w:ascii="宋体" w:hAnsi="宋体" w:eastAsia="宋体" w:cs="宋体"/>
                  <w:color w:val="000000"/>
                  <w:kern w:val="0"/>
                  <w:sz w:val="21"/>
                  <w:szCs w:val="21"/>
                </w:rPr>
                <w:t>restful</w:t>
              </w:r>
            </w:ins>
          </w:p>
        </w:tc>
      </w:tr>
      <w:tr w14:paraId="1FE3F4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336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414A18D">
            <w:pPr>
              <w:pStyle w:val="5"/>
              <w:rPr>
                <w:ins w:id="337" w:author="易呈翔" w:date="2026-08-18T16:04:37Z"/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ins w:id="338" w:author="易呈翔" w:date="2026-08-18T16:04:37Z">
              <w:r>
                <w:rPr>
                  <w:rFonts w:hint="eastAsia" w:ascii="宋体" w:hAnsi="宋体" w:eastAsia="宋体" w:cs="宋体"/>
                  <w:b/>
                  <w:bCs/>
                  <w:kern w:val="0"/>
                  <w:sz w:val="24"/>
                  <w:szCs w:val="24"/>
                </w:rPr>
                <w:t>报文类型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277A94E">
            <w:pPr>
              <w:widowControl/>
              <w:jc w:val="left"/>
              <w:rPr>
                <w:ins w:id="339" w:author="易呈翔" w:date="2026-08-18T16:04:37Z"/>
                <w:rFonts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ins w:id="340" w:author="易呈翔" w:date="2026-08-18T16:04:37Z">
              <w:r>
                <w:rPr>
                  <w:rFonts w:hint="eastAsia" w:ascii="宋体" w:hAnsi="宋体" w:eastAsia="宋体" w:cs="宋体"/>
                  <w:color w:val="000000"/>
                  <w:kern w:val="0"/>
                  <w:sz w:val="21"/>
                  <w:szCs w:val="21"/>
                </w:rPr>
                <w:t>JSON</w:t>
              </w:r>
            </w:ins>
          </w:p>
        </w:tc>
      </w:tr>
      <w:tr w14:paraId="45014C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341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FF9F844">
            <w:pPr>
              <w:pStyle w:val="5"/>
              <w:rPr>
                <w:ins w:id="342" w:author="易呈翔" w:date="2026-08-18T16:04:37Z"/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ins w:id="343" w:author="易呈翔" w:date="2026-08-18T16:04:37Z">
              <w:r>
                <w:rPr>
                  <w:rFonts w:hint="eastAsia" w:ascii="宋体" w:hAnsi="宋体" w:eastAsia="宋体" w:cs="宋体"/>
                  <w:b/>
                  <w:bCs/>
                  <w:kern w:val="0"/>
                  <w:sz w:val="24"/>
                  <w:szCs w:val="24"/>
                  <w:lang w:val="en-US" w:eastAsia="zh-CN"/>
                </w:rPr>
                <w:t>请求方式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54F9A52">
            <w:pPr>
              <w:widowControl/>
              <w:jc w:val="left"/>
              <w:rPr>
                <w:ins w:id="344" w:author="易呈翔" w:date="2026-08-18T16:04:37Z"/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5" w:author="易呈翔" w:date="2026-08-18T16:04:37Z">
              <w:r>
                <w:rPr>
                  <w:rFonts w:hint="eastAsia" w:ascii="宋体" w:hAnsi="宋体" w:eastAsia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POST</w:t>
              </w:r>
            </w:ins>
          </w:p>
        </w:tc>
      </w:tr>
      <w:tr w14:paraId="70A6DA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346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8987C20">
            <w:pPr>
              <w:pStyle w:val="5"/>
              <w:rPr>
                <w:ins w:id="347" w:author="易呈翔" w:date="2026-08-18T16:04:37Z"/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ins w:id="348" w:author="易呈翔" w:date="2026-08-18T16:04:37Z">
              <w:r>
                <w:rPr>
                  <w:rFonts w:hint="eastAsia" w:ascii="宋体" w:hAnsi="宋体" w:eastAsia="宋体" w:cs="宋体"/>
                  <w:b/>
                  <w:bCs/>
                  <w:kern w:val="0"/>
                  <w:sz w:val="24"/>
                  <w:szCs w:val="24"/>
                </w:rPr>
                <w:t>备注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A0969A1">
            <w:pPr>
              <w:widowControl/>
              <w:jc w:val="left"/>
              <w:rPr>
                <w:ins w:id="349" w:author="易呈翔" w:date="2026-08-18T16:04:37Z"/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65F07D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350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44C55C7D">
            <w:pPr>
              <w:widowControl/>
              <w:jc w:val="left"/>
              <w:rPr>
                <w:ins w:id="351" w:author="易呈翔" w:date="2026-08-18T16:04:37Z"/>
                <w:rFonts w:ascii="宋体" w:hAnsi="宋体" w:cs="宋体"/>
                <w:b/>
                <w:color w:val="000000"/>
                <w:kern w:val="0"/>
                <w:szCs w:val="21"/>
              </w:rPr>
            </w:pPr>
            <w:ins w:id="352" w:author="易呈翔" w:date="2026-08-18T16:04:37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</w:rPr>
                <w:t>参数中文名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2CE57424">
            <w:pPr>
              <w:widowControl/>
              <w:jc w:val="left"/>
              <w:rPr>
                <w:ins w:id="353" w:author="易呈翔" w:date="2026-08-18T16:04:37Z"/>
                <w:rFonts w:ascii="宋体" w:hAnsi="宋体" w:cs="宋体"/>
                <w:b/>
                <w:color w:val="000000"/>
                <w:kern w:val="0"/>
                <w:szCs w:val="21"/>
              </w:rPr>
            </w:pPr>
            <w:ins w:id="354" w:author="易呈翔" w:date="2026-08-18T16:04:37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</w:rPr>
                <w:t>参数英文名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26267495">
            <w:pPr>
              <w:widowControl/>
              <w:jc w:val="left"/>
              <w:rPr>
                <w:ins w:id="355" w:author="易呈翔" w:date="2026-08-18T16:04:37Z"/>
                <w:rFonts w:hint="eastAsia" w:ascii="宋体" w:hAnsi="宋体" w:eastAsia="仿宋" w:cs="宋体"/>
                <w:b/>
                <w:color w:val="000000"/>
                <w:kern w:val="0"/>
                <w:szCs w:val="21"/>
                <w:lang w:val="en-US" w:eastAsia="zh-CN"/>
              </w:rPr>
            </w:pPr>
            <w:ins w:id="356" w:author="易呈翔" w:date="2026-08-18T16:04:37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</w:rPr>
                <w:t>数据</w:t>
              </w:r>
            </w:ins>
            <w:ins w:id="357" w:author="易呈翔" w:date="2026-08-18T16:04:37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  <w:lang w:val="en-US" w:eastAsia="zh-CN"/>
                </w:rPr>
                <w:t>格式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39CBE7DC">
            <w:pPr>
              <w:widowControl/>
              <w:jc w:val="left"/>
              <w:rPr>
                <w:ins w:id="358" w:author="易呈翔" w:date="2026-08-18T16:04:37Z"/>
                <w:rFonts w:ascii="宋体" w:hAnsi="宋体" w:cs="宋体"/>
                <w:b/>
                <w:color w:val="000000"/>
                <w:kern w:val="0"/>
                <w:szCs w:val="21"/>
              </w:rPr>
            </w:pPr>
            <w:ins w:id="359" w:author="易呈翔" w:date="2026-08-18T16:04:37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</w:rPr>
                <w:t>是否必填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165EC07F">
            <w:pPr>
              <w:widowControl/>
              <w:jc w:val="left"/>
              <w:rPr>
                <w:ins w:id="360" w:author="易呈翔" w:date="2026-08-18T16:04:37Z"/>
                <w:rFonts w:ascii="宋体" w:hAnsi="宋体" w:cs="宋体"/>
                <w:b/>
                <w:color w:val="000000"/>
                <w:kern w:val="0"/>
                <w:szCs w:val="21"/>
              </w:rPr>
            </w:pPr>
            <w:ins w:id="361" w:author="易呈翔" w:date="2026-08-18T16:04:37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</w:rPr>
                <w:t>参数说明</w:t>
              </w:r>
            </w:ins>
          </w:p>
        </w:tc>
      </w:tr>
      <w:tr w14:paraId="5C6D68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362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01F206E8">
            <w:pPr>
              <w:jc w:val="left"/>
              <w:rPr>
                <w:ins w:id="363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4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需求明细信息集合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2E98927">
            <w:pPr>
              <w:jc w:val="left"/>
              <w:rPr>
                <w:ins w:id="365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6" w:author="易呈翔" w:date="2026-08-18T21:00:0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dmdPlanDetList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9E94A1A">
            <w:pPr>
              <w:jc w:val="left"/>
              <w:rPr>
                <w:ins w:id="367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8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1FEFFD6">
            <w:pPr>
              <w:jc w:val="left"/>
              <w:rPr>
                <w:ins w:id="369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0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83395B5">
            <w:pPr>
              <w:jc w:val="left"/>
              <w:rPr>
                <w:ins w:id="371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2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需求明细信息集合</w:t>
              </w:r>
            </w:ins>
          </w:p>
        </w:tc>
      </w:tr>
      <w:tr w14:paraId="5E24AC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373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EA2FFD3">
            <w:pPr>
              <w:jc w:val="left"/>
              <w:rPr>
                <w:ins w:id="374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5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合格品库存信息集合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5449C8F9">
            <w:pPr>
              <w:jc w:val="left"/>
              <w:rPr>
                <w:ins w:id="376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7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qualifiedStockList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5A1CC0D">
            <w:pPr>
              <w:jc w:val="left"/>
              <w:rPr>
                <w:ins w:id="378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9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E6CB481">
            <w:pPr>
              <w:jc w:val="left"/>
              <w:rPr>
                <w:ins w:id="380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1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0904EF9">
            <w:pPr>
              <w:jc w:val="left"/>
              <w:rPr>
                <w:ins w:id="382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3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合格品库存信息集合</w:t>
              </w:r>
            </w:ins>
          </w:p>
        </w:tc>
      </w:tr>
      <w:tr w14:paraId="78CA5D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384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556B874">
            <w:pPr>
              <w:jc w:val="left"/>
              <w:rPr>
                <w:ins w:id="385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6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非合格品库存信息集合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093C7039">
            <w:pPr>
              <w:jc w:val="left"/>
              <w:rPr>
                <w:ins w:id="387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8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unqualifiedStockList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1A490A6">
            <w:pPr>
              <w:jc w:val="left"/>
              <w:rPr>
                <w:ins w:id="389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0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811247A">
            <w:pPr>
              <w:jc w:val="left"/>
              <w:rPr>
                <w:ins w:id="391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2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08135CCA">
            <w:pPr>
              <w:jc w:val="left"/>
              <w:rPr>
                <w:ins w:id="393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4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非合格品库存信息集合</w:t>
              </w:r>
            </w:ins>
          </w:p>
        </w:tc>
      </w:tr>
      <w:tr w14:paraId="105BE8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395" w:author="易呈翔" w:date="2026-08-18T21:01:03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FF47660">
            <w:pPr>
              <w:jc w:val="left"/>
              <w:rPr>
                <w:ins w:id="396" w:author="易呈翔" w:date="2026-08-18T21:01:03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7" w:author="易呈翔" w:date="2026-08-18T21:03:0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订单合同清单</w:t>
              </w:r>
            </w:ins>
            <w:ins w:id="398" w:author="易呈翔" w:date="2026-08-18T21:03:4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A1B82C0">
            <w:pPr>
              <w:jc w:val="left"/>
              <w:rPr>
                <w:ins w:id="399" w:author="易呈翔" w:date="2026-08-18T21:01:03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0" w:author="易呈翔" w:date="2026-08-18T21:03:0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orderContractDetList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E6D49F1">
            <w:pPr>
              <w:jc w:val="left"/>
              <w:rPr>
                <w:ins w:id="401" w:author="易呈翔" w:date="2026-08-18T21:01:03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2" w:author="易呈翔" w:date="2026-08-18T21:03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8E30EBB">
            <w:pPr>
              <w:jc w:val="left"/>
              <w:rPr>
                <w:ins w:id="403" w:author="易呈翔" w:date="2026-08-18T21:01:03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4" w:author="易呈翔" w:date="2026-08-18T21:03:3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55049836">
            <w:pPr>
              <w:jc w:val="left"/>
              <w:rPr>
                <w:ins w:id="405" w:author="易呈翔" w:date="2026-08-18T21:01:03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6" w:author="易呈翔" w:date="2026-08-18T21:03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订单合同清单</w:t>
              </w:r>
            </w:ins>
            <w:ins w:id="407" w:author="易呈翔" w:date="2026-08-18T21:03:3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集合</w:t>
              </w:r>
            </w:ins>
          </w:p>
        </w:tc>
      </w:tr>
      <w:tr w14:paraId="4B6A4C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408" w:author="易呈翔" w:date="2026-08-18T21:01:0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910690D">
            <w:pPr>
              <w:jc w:val="left"/>
              <w:rPr>
                <w:ins w:id="409" w:author="易呈翔" w:date="2026-08-18T21:01:0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10" w:author="易呈翔" w:date="2026-08-18T21:11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已供货通知物资</w:t>
              </w:r>
            </w:ins>
            <w:ins w:id="411" w:author="易呈翔" w:date="2026-08-18T21:11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9548FCA">
            <w:pPr>
              <w:jc w:val="left"/>
              <w:rPr>
                <w:ins w:id="412" w:author="易呈翔" w:date="2026-08-18T21:01:0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13" w:author="易呈翔" w:date="2026-08-18T21:13:2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supplyNoticeDetList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2B8923A">
            <w:pPr>
              <w:jc w:val="left"/>
              <w:rPr>
                <w:ins w:id="414" w:author="易呈翔" w:date="2026-08-18T21:01:0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15" w:author="易呈翔" w:date="2026-08-18T21:14:2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3C725DB">
            <w:pPr>
              <w:jc w:val="left"/>
              <w:rPr>
                <w:ins w:id="416" w:author="易呈翔" w:date="2026-08-18T21:01:0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17" w:author="易呈翔" w:date="2026-08-18T21:14:3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64AAD7D">
            <w:pPr>
              <w:jc w:val="left"/>
              <w:rPr>
                <w:ins w:id="418" w:author="易呈翔" w:date="2026-08-18T21:01:0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19" w:author="易呈翔" w:date="2026-08-18T21:14:4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已供货通知物资集合</w:t>
              </w:r>
            </w:ins>
          </w:p>
        </w:tc>
      </w:tr>
      <w:tr w14:paraId="268C13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420" w:author="易呈翔" w:date="2026-08-18T21:01:06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2E674AE">
            <w:pPr>
              <w:jc w:val="left"/>
              <w:rPr>
                <w:ins w:id="421" w:author="易呈翔" w:date="2026-08-18T21:01:06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22" w:author="易呈翔" w:date="2026-08-18T21:13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供应商配置信息</w:t>
              </w:r>
            </w:ins>
            <w:ins w:id="423" w:author="易呈翔" w:date="2026-08-18T21:14:4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827CEB0">
            <w:pPr>
              <w:jc w:val="left"/>
              <w:rPr>
                <w:ins w:id="424" w:author="易呈翔" w:date="2026-08-18T21:01:06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25" w:author="易呈翔" w:date="2026-08-18T21:13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supplierConfigList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908FB62">
            <w:pPr>
              <w:jc w:val="left"/>
              <w:rPr>
                <w:ins w:id="426" w:author="易呈翔" w:date="2026-08-18T21:01:06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27" w:author="易呈翔" w:date="2026-08-18T21:14:2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5E8AD230">
            <w:pPr>
              <w:jc w:val="left"/>
              <w:rPr>
                <w:ins w:id="428" w:author="易呈翔" w:date="2026-08-18T21:01:06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29" w:author="易呈翔" w:date="2026-08-18T21:14:3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54F4B8DF">
            <w:pPr>
              <w:jc w:val="left"/>
              <w:rPr>
                <w:ins w:id="430" w:author="易呈翔" w:date="2026-08-18T21:01:06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31" w:author="易呈翔" w:date="2026-08-18T21:14:5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供应商配置信息集合</w:t>
              </w:r>
            </w:ins>
          </w:p>
        </w:tc>
      </w:tr>
      <w:tr w14:paraId="71F636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432" w:author="易呈翔" w:date="2026-08-18T21:13:3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55613854">
            <w:pPr>
              <w:jc w:val="left"/>
              <w:rPr>
                <w:ins w:id="433" w:author="易呈翔" w:date="2026-08-18T21:13:3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34" w:author="易呈翔" w:date="2026-08-18T21:14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库区配置信息</w:t>
              </w:r>
            </w:ins>
            <w:ins w:id="435" w:author="易呈翔" w:date="2026-08-18T21:14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70743C7">
            <w:pPr>
              <w:jc w:val="left"/>
              <w:rPr>
                <w:ins w:id="436" w:author="易呈翔" w:date="2026-08-18T21:13:3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37" w:author="易呈翔" w:date="2026-08-18T21:13:5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whAreaConfigList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08FB3B8">
            <w:pPr>
              <w:jc w:val="left"/>
              <w:rPr>
                <w:ins w:id="438" w:author="易呈翔" w:date="2026-08-18T21:13:3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39" w:author="易呈翔" w:date="2026-08-18T21:14:2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F63B76E">
            <w:pPr>
              <w:jc w:val="left"/>
              <w:rPr>
                <w:ins w:id="440" w:author="易呈翔" w:date="2026-08-18T21:13:3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41" w:author="易呈翔" w:date="2026-08-18T21:14:3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01A7B47">
            <w:pPr>
              <w:jc w:val="left"/>
              <w:rPr>
                <w:ins w:id="442" w:author="易呈翔" w:date="2026-08-18T21:13:3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43" w:author="易呈翔" w:date="2026-08-18T21:14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库区配置信息集合</w:t>
              </w:r>
            </w:ins>
          </w:p>
        </w:tc>
      </w:tr>
      <w:tr w14:paraId="5F7382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44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2755CDE">
            <w:pPr>
              <w:jc w:val="left"/>
              <w:rPr>
                <w:ins w:id="445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46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排程时间配置集合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EC6FB02">
            <w:pPr>
              <w:jc w:val="left"/>
              <w:rPr>
                <w:ins w:id="447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48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scheduleTimeList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0059F355">
            <w:pPr>
              <w:jc w:val="left"/>
              <w:rPr>
                <w:ins w:id="449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50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67268F9">
            <w:pPr>
              <w:jc w:val="left"/>
              <w:rPr>
                <w:ins w:id="451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52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ADEBB36">
            <w:pPr>
              <w:jc w:val="left"/>
              <w:rPr>
                <w:ins w:id="453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54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排程时间配置集合</w:t>
              </w:r>
            </w:ins>
          </w:p>
        </w:tc>
      </w:tr>
      <w:tr w14:paraId="5C82EE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55" w:author="易呈翔" w:date="2026-08-18T16:04:37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7BCFFF2">
            <w:pPr>
              <w:jc w:val="left"/>
              <w:rPr>
                <w:ins w:id="456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57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需求明细信息(dmdPlanDetList)</w:t>
              </w:r>
            </w:ins>
          </w:p>
        </w:tc>
      </w:tr>
      <w:tr w14:paraId="1E8B72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58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F777320">
            <w:pPr>
              <w:jc w:val="left"/>
              <w:rPr>
                <w:ins w:id="459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60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需求计划明细标识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7578530">
            <w:pPr>
              <w:jc w:val="left"/>
              <w:rPr>
                <w:ins w:id="461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62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dmdPlanDetId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023D841">
            <w:pPr>
              <w:jc w:val="left"/>
              <w:rPr>
                <w:ins w:id="463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64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D085D1">
            <w:pPr>
              <w:jc w:val="left"/>
              <w:rPr>
                <w:ins w:id="465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66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17300F8">
            <w:pPr>
              <w:jc w:val="left"/>
              <w:rPr>
                <w:ins w:id="467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68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需求计划明细标识</w:t>
              </w:r>
            </w:ins>
          </w:p>
        </w:tc>
      </w:tr>
      <w:tr w14:paraId="3BEA1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69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F1DCE34">
            <w:pPr>
              <w:jc w:val="left"/>
              <w:rPr>
                <w:ins w:id="470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71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需求计划编号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790E1A8">
            <w:pPr>
              <w:jc w:val="left"/>
              <w:rPr>
                <w:ins w:id="472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73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dmdPlanNo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3941120">
            <w:pPr>
              <w:jc w:val="left"/>
              <w:rPr>
                <w:ins w:id="474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75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476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16</w:t>
              </w:r>
            </w:ins>
            <w:ins w:id="477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C7F6B44">
            <w:pPr>
              <w:jc w:val="left"/>
              <w:rPr>
                <w:ins w:id="478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79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A684BDB">
            <w:pPr>
              <w:jc w:val="left"/>
              <w:rPr>
                <w:ins w:id="480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81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需求计划编号</w:t>
              </w:r>
            </w:ins>
          </w:p>
        </w:tc>
      </w:tr>
      <w:tr w14:paraId="059618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82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ECBEAC9">
            <w:pPr>
              <w:jc w:val="left"/>
              <w:rPr>
                <w:ins w:id="483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84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计划类型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BB15A70">
            <w:pPr>
              <w:jc w:val="left"/>
              <w:rPr>
                <w:ins w:id="485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86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planType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1D5434E">
            <w:pPr>
              <w:jc w:val="left"/>
              <w:rPr>
                <w:ins w:id="487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88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3842637">
            <w:pPr>
              <w:jc w:val="left"/>
              <w:rPr>
                <w:ins w:id="489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90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2E3AB2C2">
            <w:pPr>
              <w:jc w:val="left"/>
              <w:rPr>
                <w:ins w:id="491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92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计划类型</w:t>
              </w:r>
            </w:ins>
          </w:p>
        </w:tc>
      </w:tr>
      <w:tr w14:paraId="5C51A2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93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673E7B1">
            <w:pPr>
              <w:jc w:val="left"/>
              <w:rPr>
                <w:ins w:id="494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95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计划年份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996AEAC">
            <w:pPr>
              <w:jc w:val="left"/>
              <w:rPr>
                <w:ins w:id="496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97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planYear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E93CA24">
            <w:pPr>
              <w:jc w:val="left"/>
              <w:rPr>
                <w:ins w:id="498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99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VARCHAR2(4)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8E27006">
            <w:pPr>
              <w:jc w:val="left"/>
              <w:rPr>
                <w:ins w:id="500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501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4EF28D27">
            <w:pPr>
              <w:jc w:val="left"/>
              <w:rPr>
                <w:ins w:id="502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503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计划年份</w:t>
              </w:r>
            </w:ins>
          </w:p>
        </w:tc>
      </w:tr>
      <w:tr w14:paraId="4715C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504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0B9E2B5">
            <w:pPr>
              <w:jc w:val="left"/>
              <w:rPr>
                <w:ins w:id="505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506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计划月份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66F3CF4">
            <w:pPr>
              <w:jc w:val="left"/>
              <w:rPr>
                <w:ins w:id="507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508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planMonth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DA2C7E4">
            <w:pPr>
              <w:jc w:val="left"/>
              <w:rPr>
                <w:ins w:id="509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510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4C6FCF1">
            <w:pPr>
              <w:jc w:val="left"/>
              <w:rPr>
                <w:ins w:id="511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512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1EAE3B1A">
            <w:pPr>
              <w:jc w:val="left"/>
              <w:rPr>
                <w:ins w:id="513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514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计划月份</w:t>
              </w:r>
            </w:ins>
          </w:p>
        </w:tc>
      </w:tr>
      <w:tr w14:paraId="0FF1AA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515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EBC8517">
            <w:pPr>
              <w:jc w:val="left"/>
              <w:rPr>
                <w:ins w:id="516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517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申请单位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094A529">
            <w:pPr>
              <w:jc w:val="left"/>
              <w:rPr>
                <w:ins w:id="518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519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appOrg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0C2DB8C">
            <w:pPr>
              <w:jc w:val="left"/>
              <w:rPr>
                <w:ins w:id="520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521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A0D4B69">
            <w:pPr>
              <w:jc w:val="left"/>
              <w:rPr>
                <w:ins w:id="522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523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24E94F7F">
            <w:pPr>
              <w:jc w:val="left"/>
              <w:rPr>
                <w:ins w:id="524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525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申请单位</w:t>
              </w:r>
            </w:ins>
          </w:p>
        </w:tc>
      </w:tr>
      <w:tr w14:paraId="795C0A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526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1ECA503">
            <w:pPr>
              <w:jc w:val="left"/>
              <w:rPr>
                <w:ins w:id="527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528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设备类别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CBD6E74">
            <w:pPr>
              <w:jc w:val="left"/>
              <w:rPr>
                <w:ins w:id="529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530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equipCateg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61951532">
            <w:pPr>
              <w:jc w:val="left"/>
              <w:rPr>
                <w:ins w:id="531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532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3310411">
            <w:pPr>
              <w:jc w:val="left"/>
              <w:rPr>
                <w:ins w:id="533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534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29A561B3">
            <w:pPr>
              <w:jc w:val="left"/>
              <w:rPr>
                <w:ins w:id="535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536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设备类别</w:t>
              </w:r>
            </w:ins>
          </w:p>
        </w:tc>
      </w:tr>
      <w:tr w14:paraId="35B9BD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537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5678D2A">
            <w:pPr>
              <w:jc w:val="left"/>
              <w:rPr>
                <w:ins w:id="538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539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540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分类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0081DDC">
            <w:pPr>
              <w:jc w:val="left"/>
              <w:rPr>
                <w:ins w:id="541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542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equipCls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44435E5E">
            <w:pPr>
              <w:jc w:val="left"/>
              <w:rPr>
                <w:ins w:id="543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544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CE8FF0E">
            <w:pPr>
              <w:jc w:val="left"/>
              <w:rPr>
                <w:ins w:id="545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546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6CDB841F">
            <w:pPr>
              <w:jc w:val="left"/>
              <w:rPr>
                <w:ins w:id="547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548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549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分类</w:t>
              </w:r>
            </w:ins>
          </w:p>
        </w:tc>
      </w:tr>
      <w:tr w14:paraId="01C6F9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550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F41AD4">
            <w:pPr>
              <w:jc w:val="left"/>
              <w:rPr>
                <w:ins w:id="551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552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2514F0">
            <w:pPr>
              <w:jc w:val="left"/>
              <w:rPr>
                <w:ins w:id="553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554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equipCode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8B2B6FC">
            <w:pPr>
              <w:jc w:val="left"/>
              <w:rPr>
                <w:ins w:id="555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556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BA72CB8">
            <w:pPr>
              <w:jc w:val="left"/>
              <w:rPr>
                <w:ins w:id="557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558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635CA35">
            <w:pPr>
              <w:jc w:val="left"/>
              <w:rPr>
                <w:ins w:id="559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560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</w:t>
              </w:r>
            </w:ins>
          </w:p>
        </w:tc>
      </w:tr>
      <w:tr w14:paraId="40B99D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561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2E8045">
            <w:pPr>
              <w:jc w:val="left"/>
              <w:rPr>
                <w:ins w:id="562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563" w:author="易呈翔" w:date="2026-08-22T18:13:0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设备类型码描述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282F04">
            <w:pPr>
              <w:jc w:val="left"/>
              <w:rPr>
                <w:ins w:id="564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565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equipDesc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9203C51">
            <w:pPr>
              <w:jc w:val="left"/>
              <w:rPr>
                <w:ins w:id="566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567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VARCHAR2(512)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839D0D6">
            <w:pPr>
              <w:jc w:val="left"/>
              <w:rPr>
                <w:ins w:id="568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569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BBC6DE">
            <w:pPr>
              <w:jc w:val="left"/>
              <w:rPr>
                <w:ins w:id="570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571" w:author="易呈翔" w:date="2026-08-22T18:13:0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设备类型码描述</w:t>
              </w:r>
            </w:ins>
          </w:p>
        </w:tc>
      </w:tr>
      <w:tr w14:paraId="3D00F8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572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4AA9B5">
            <w:pPr>
              <w:jc w:val="left"/>
              <w:rPr>
                <w:ins w:id="573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574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设备类型码大码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595708">
            <w:pPr>
              <w:jc w:val="left"/>
              <w:rPr>
                <w:ins w:id="575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576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pEquipCode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E51379E">
            <w:pPr>
              <w:jc w:val="left"/>
              <w:rPr>
                <w:ins w:id="577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578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004EF75">
            <w:pPr>
              <w:jc w:val="left"/>
              <w:rPr>
                <w:ins w:id="579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580" w:author="易呈翔" w:date="2026-08-22T16:24:2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B66932B">
            <w:pPr>
              <w:jc w:val="left"/>
              <w:rPr>
                <w:ins w:id="581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582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设备类型码大码</w:t>
              </w:r>
            </w:ins>
          </w:p>
        </w:tc>
      </w:tr>
      <w:tr w14:paraId="31FA81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583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EB720EA">
            <w:pPr>
              <w:jc w:val="left"/>
              <w:rPr>
                <w:ins w:id="584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585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汇总平衡后数量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68A7FF2">
            <w:pPr>
              <w:jc w:val="left"/>
              <w:rPr>
                <w:ins w:id="586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587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sumQty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8B92048">
            <w:pPr>
              <w:jc w:val="left"/>
              <w:rPr>
                <w:ins w:id="588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589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E93ACCE">
            <w:pPr>
              <w:jc w:val="left"/>
              <w:rPr>
                <w:ins w:id="590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591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68F30A71">
            <w:pPr>
              <w:jc w:val="left"/>
              <w:rPr>
                <w:ins w:id="592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593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汇总平衡后数量</w:t>
              </w:r>
            </w:ins>
          </w:p>
        </w:tc>
      </w:tr>
      <w:tr w14:paraId="1CC0F8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594" w:author="易呈翔" w:date="2026-08-18T16:13:4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E119B0F">
            <w:pPr>
              <w:jc w:val="left"/>
              <w:rPr>
                <w:ins w:id="595" w:author="易呈翔" w:date="2026-08-18T16:13:4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596" w:author="易呈翔" w:date="2026-08-18T16:14:2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物资</w:t>
              </w:r>
            </w:ins>
            <w:ins w:id="597" w:author="易呈翔" w:date="2026-08-18T16:14:2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编码</w:t>
              </w:r>
            </w:ins>
            <w:ins w:id="598" w:author="易呈翔" w:date="2026-08-18T16:14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关联</w:t>
              </w:r>
            </w:ins>
            <w:ins w:id="599" w:author="易呈翔" w:date="2026-08-18T16:14:4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ADFC62C">
            <w:pPr>
              <w:jc w:val="left"/>
              <w:rPr>
                <w:ins w:id="600" w:author="易呈翔" w:date="2026-08-18T16:13:4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01" w:author="易呈翔" w:date="2026-08-18T16:15:2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ma</w:t>
              </w:r>
            </w:ins>
            <w:ins w:id="602" w:author="易呈翔" w:date="2026-08-18T16:15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</w:t>
              </w:r>
            </w:ins>
            <w:ins w:id="603" w:author="易呈翔" w:date="2026-08-18T16:15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er</w:t>
              </w:r>
            </w:ins>
            <w:ins w:id="604" w:author="易呈翔" w:date="2026-08-18T16:15:3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ial</w:t>
              </w:r>
            </w:ins>
            <w:ins w:id="605" w:author="易呈翔" w:date="2026-08-18T16:15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</w:t>
              </w:r>
            </w:ins>
            <w:ins w:id="606" w:author="易呈翔" w:date="2026-08-18T16:15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o</w:t>
              </w:r>
            </w:ins>
            <w:ins w:id="607" w:author="易呈翔" w:date="2026-08-18T16:15:3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</w:t>
              </w:r>
            </w:ins>
            <w:ins w:id="608" w:author="易呈翔" w:date="2026-08-18T16:15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5BF7DD9">
            <w:pPr>
              <w:jc w:val="left"/>
              <w:rPr>
                <w:ins w:id="609" w:author="易呈翔" w:date="2026-08-18T16:13:4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10" w:author="易呈翔" w:date="2026-08-18T21:03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EF5D969">
            <w:pPr>
              <w:jc w:val="left"/>
              <w:rPr>
                <w:ins w:id="611" w:author="易呈翔" w:date="2026-08-18T16:13:4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12" w:author="易呈翔" w:date="2026-08-18T16:16:0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006FD696">
            <w:pPr>
              <w:jc w:val="left"/>
              <w:rPr>
                <w:ins w:id="613" w:author="易呈翔" w:date="2026-08-18T16:13:4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14" w:author="易呈翔" w:date="2026-08-18T16:16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物资编码关联集合</w:t>
              </w:r>
            </w:ins>
            <w:ins w:id="615" w:author="易呈翔" w:date="2026-08-18T16:16:0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,</w:t>
              </w:r>
            </w:ins>
            <w:ins w:id="616" w:author="易呈翔" w:date="2026-08-18T16:16:4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617" w:author="易呈翔" w:date="2026-08-18T16:16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类型</w:t>
              </w:r>
            </w:ins>
            <w:ins w:id="618" w:author="易呈翔" w:date="2026-08-18T16:16:5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码</w:t>
              </w:r>
            </w:ins>
            <w:ins w:id="619" w:author="易呈翔" w:date="2026-08-18T16:16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可能</w:t>
              </w:r>
            </w:ins>
            <w:ins w:id="620" w:author="易呈翔" w:date="2026-08-18T16:16:5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关联</w:t>
              </w:r>
            </w:ins>
            <w:ins w:id="621" w:author="易呈翔" w:date="2026-08-18T16:16:5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多个</w:t>
              </w:r>
            </w:ins>
            <w:ins w:id="622" w:author="易呈翔" w:date="2026-08-18T16:16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物资</w:t>
              </w:r>
            </w:ins>
            <w:ins w:id="623" w:author="易呈翔" w:date="2026-08-18T16:16:5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编码</w:t>
              </w:r>
            </w:ins>
          </w:p>
        </w:tc>
      </w:tr>
      <w:tr w14:paraId="646FC3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624" w:author="易呈翔" w:date="2026-08-18T16:17:05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541ED8A">
            <w:pPr>
              <w:jc w:val="left"/>
              <w:rPr>
                <w:ins w:id="625" w:author="易呈翔" w:date="2026-08-18T16:17:0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26" w:author="易呈翔" w:date="2026-08-18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物资</w:t>
              </w:r>
            </w:ins>
            <w:ins w:id="627" w:author="易呈翔" w:date="2026-08-18T16:17:3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编码</w:t>
              </w:r>
            </w:ins>
            <w:ins w:id="628" w:author="易呈翔" w:date="2026-08-18T16:17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信息</w:t>
              </w:r>
            </w:ins>
            <w:ins w:id="629" w:author="易呈翔" w:date="2026-08-18T16:17:5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（</w:t>
              </w:r>
            </w:ins>
            <w:ins w:id="630" w:author="易呈翔" w:date="2026-08-18T16:17:5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materialNoList</w:t>
              </w:r>
            </w:ins>
            <w:ins w:id="631" w:author="易呈翔" w:date="2026-08-18T16:17:5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）</w:t>
              </w:r>
            </w:ins>
          </w:p>
        </w:tc>
      </w:tr>
      <w:tr w14:paraId="49E5BB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632" w:author="易呈翔" w:date="2026-08-18T16:17:5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15C55A">
            <w:pPr>
              <w:jc w:val="both"/>
              <w:rPr>
                <w:ins w:id="633" w:author="易呈翔" w:date="2026-08-18T16:17:5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34" w:author="易呈翔" w:date="2026-08-18T16:18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物资</w:t>
              </w:r>
            </w:ins>
            <w:ins w:id="635" w:author="易呈翔" w:date="2026-08-18T16:18:0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编码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E845F9">
            <w:pPr>
              <w:jc w:val="both"/>
              <w:rPr>
                <w:ins w:id="636" w:author="易呈翔" w:date="2026-08-18T16:17:5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37" w:author="易呈翔" w:date="2026-08-18T16:18:2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m</w:t>
              </w:r>
            </w:ins>
            <w:ins w:id="638" w:author="易呈翔" w:date="2026-08-18T16:18:2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aterial</w:t>
              </w:r>
            </w:ins>
            <w:ins w:id="639" w:author="易呈翔" w:date="2026-08-18T16:18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</w:t>
              </w:r>
            </w:ins>
            <w:ins w:id="640" w:author="易呈翔" w:date="2026-08-18T16:18:3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BF186A3">
            <w:pPr>
              <w:jc w:val="both"/>
              <w:rPr>
                <w:ins w:id="641" w:author="易呈翔" w:date="2026-08-18T16:17:5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42" w:author="易呈翔" w:date="2026-08-18T16:17:5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F8D5437">
            <w:pPr>
              <w:jc w:val="both"/>
              <w:rPr>
                <w:ins w:id="643" w:author="易呈翔" w:date="2026-08-18T16:17:5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44" w:author="易呈翔" w:date="2026-08-18T16:17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D588D26">
            <w:pPr>
              <w:jc w:val="both"/>
              <w:rPr>
                <w:ins w:id="645" w:author="易呈翔" w:date="2026-08-18T16:17:5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46" w:author="易呈翔" w:date="2026-08-18T16:18:4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物资编码</w:t>
              </w:r>
            </w:ins>
          </w:p>
        </w:tc>
      </w:tr>
      <w:tr w14:paraId="5CDE2C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647" w:author="易呈翔" w:date="2026-08-20T17:28:39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89263C">
            <w:pPr>
              <w:jc w:val="both"/>
              <w:rPr>
                <w:ins w:id="648" w:author="易呈翔" w:date="2026-08-20T17:28:3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49" w:author="易呈翔" w:date="2026-08-20T17:28:4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物资编码</w:t>
              </w:r>
            </w:ins>
            <w:ins w:id="650" w:author="易呈翔" w:date="2026-08-20T17:28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描述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26A74F">
            <w:pPr>
              <w:jc w:val="both"/>
              <w:rPr>
                <w:ins w:id="651" w:author="易呈翔" w:date="2026-08-20T17:28:3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52" w:author="易呈翔" w:date="2026-08-20T17:29:2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m</w:t>
              </w:r>
            </w:ins>
            <w:ins w:id="653" w:author="易呈翔" w:date="2026-08-20T17:29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at</w:t>
              </w:r>
            </w:ins>
            <w:ins w:id="654" w:author="易呈翔" w:date="2026-08-20T17:29:2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er</w:t>
              </w:r>
            </w:ins>
            <w:ins w:id="655" w:author="易呈翔" w:date="2026-08-20T17:29:2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i</w:t>
              </w:r>
            </w:ins>
            <w:ins w:id="656" w:author="易呈翔" w:date="2026-08-20T17:29:3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</w:t>
              </w:r>
            </w:ins>
            <w:ins w:id="657" w:author="易呈翔" w:date="2026-08-20T17:30:1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</w:t>
              </w:r>
            </w:ins>
            <w:ins w:id="658" w:author="易呈翔" w:date="2026-08-20T17:29:3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De</w:t>
              </w:r>
            </w:ins>
            <w:ins w:id="659" w:author="易呈翔" w:date="2026-08-20T17:29:3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sc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29C784C">
            <w:pPr>
              <w:jc w:val="both"/>
              <w:rPr>
                <w:ins w:id="660" w:author="易呈翔" w:date="2026-08-20T17:28:3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61" w:author="易呈翔" w:date="2026-08-20T17:29:15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VARCHAR2(512)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86E85BA">
            <w:pPr>
              <w:jc w:val="both"/>
              <w:rPr>
                <w:ins w:id="662" w:author="易呈翔" w:date="2026-08-20T17:28:3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63" w:author="易呈翔" w:date="2026-08-20T17:29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52F6E9E">
            <w:pPr>
              <w:jc w:val="both"/>
              <w:rPr>
                <w:ins w:id="664" w:author="易呈翔" w:date="2026-08-20T17:28:3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65" w:author="易呈翔" w:date="2026-08-20T17:29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物资编码描述</w:t>
              </w:r>
            </w:ins>
          </w:p>
        </w:tc>
      </w:tr>
      <w:tr w14:paraId="2FD48D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666" w:author="易呈翔" w:date="2026-08-18T16:04:37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B6A0C32">
            <w:pPr>
              <w:jc w:val="left"/>
              <w:rPr>
                <w:ins w:id="667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68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合格品库存信息(qualifiedStockList)</w:t>
              </w:r>
            </w:ins>
          </w:p>
        </w:tc>
      </w:tr>
      <w:tr w14:paraId="76556E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669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2B28B3">
            <w:pPr>
              <w:jc w:val="both"/>
              <w:rPr>
                <w:ins w:id="670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71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B0D346">
            <w:pPr>
              <w:jc w:val="both"/>
              <w:rPr>
                <w:ins w:id="672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73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equipCode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4BD3E55">
            <w:pPr>
              <w:jc w:val="both"/>
              <w:rPr>
                <w:ins w:id="674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75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B3CE8FE">
            <w:pPr>
              <w:jc w:val="both"/>
              <w:rPr>
                <w:ins w:id="676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77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E5B72F5">
            <w:pPr>
              <w:jc w:val="both"/>
              <w:rPr>
                <w:ins w:id="678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79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</w:t>
              </w:r>
            </w:ins>
          </w:p>
        </w:tc>
      </w:tr>
      <w:tr w14:paraId="7870A7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680" w:author="易呈翔" w:date="2026-08-18T16:10:1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F03F4C">
            <w:pPr>
              <w:jc w:val="left"/>
              <w:rPr>
                <w:ins w:id="681" w:author="易呈翔" w:date="2026-08-18T16:10:1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82" w:author="易呈翔" w:date="2026-08-18T16:10:1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设备类型码大码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4E977B">
            <w:pPr>
              <w:jc w:val="left"/>
              <w:rPr>
                <w:ins w:id="683" w:author="易呈翔" w:date="2026-08-18T16:10:1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84" w:author="易呈翔" w:date="2026-08-18T16:10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pEquipCode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F6E0B87">
            <w:pPr>
              <w:jc w:val="left"/>
              <w:rPr>
                <w:ins w:id="685" w:author="易呈翔" w:date="2026-08-18T16:10:1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86" w:author="易呈翔" w:date="2026-08-18T16:10:1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D19DD77">
            <w:pPr>
              <w:jc w:val="left"/>
              <w:rPr>
                <w:ins w:id="687" w:author="易呈翔" w:date="2026-08-18T16:10:1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4DA08C2">
            <w:pPr>
              <w:jc w:val="left"/>
              <w:rPr>
                <w:ins w:id="688" w:author="易呈翔" w:date="2026-08-18T16:10:1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89" w:author="易呈翔" w:date="2026-08-18T16:10:1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设备类型码大码</w:t>
              </w:r>
            </w:ins>
          </w:p>
        </w:tc>
      </w:tr>
      <w:tr w14:paraId="7E28F7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690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99A7838">
            <w:pPr>
              <w:jc w:val="both"/>
              <w:rPr>
                <w:ins w:id="691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92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安全库存数量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8F36E2E">
            <w:pPr>
              <w:jc w:val="both"/>
              <w:rPr>
                <w:ins w:id="693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94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lowerLimitQty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A8E9E7C">
            <w:pPr>
              <w:jc w:val="both"/>
              <w:rPr>
                <w:ins w:id="695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96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A1038C2">
            <w:pPr>
              <w:jc w:val="both"/>
              <w:rPr>
                <w:ins w:id="697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98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9041492">
            <w:pPr>
              <w:jc w:val="both"/>
              <w:rPr>
                <w:ins w:id="699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00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安全库存，取值为储备定额下限</w:t>
              </w:r>
            </w:ins>
          </w:p>
        </w:tc>
      </w:tr>
      <w:tr w14:paraId="406DD6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701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6308DEC">
            <w:pPr>
              <w:jc w:val="both"/>
              <w:rPr>
                <w:ins w:id="702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03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合格在库设备数量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4ABFBA8">
            <w:pPr>
              <w:jc w:val="both"/>
              <w:rPr>
                <w:ins w:id="704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05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qualifiedQty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A79CFFE">
            <w:pPr>
              <w:jc w:val="both"/>
              <w:rPr>
                <w:ins w:id="706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07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B77C438">
            <w:pPr>
              <w:jc w:val="both"/>
              <w:rPr>
                <w:ins w:id="708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09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BBA22A9">
            <w:pPr>
              <w:jc w:val="both"/>
              <w:rPr>
                <w:ins w:id="710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11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合格品库存</w:t>
              </w:r>
            </w:ins>
          </w:p>
        </w:tc>
      </w:tr>
      <w:tr w14:paraId="5B6C07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712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43C7E71">
            <w:pPr>
              <w:jc w:val="both"/>
              <w:rPr>
                <w:ins w:id="713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14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合格在库锁表数量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3DA337E">
            <w:pPr>
              <w:jc w:val="both"/>
              <w:rPr>
                <w:ins w:id="715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16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distLockQty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6258646">
            <w:pPr>
              <w:jc w:val="both"/>
              <w:rPr>
                <w:ins w:id="717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18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4021112">
            <w:pPr>
              <w:jc w:val="both"/>
              <w:rPr>
                <w:ins w:id="719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20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2A8C0DC">
            <w:pPr>
              <w:jc w:val="both"/>
              <w:rPr>
                <w:ins w:id="721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22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未配送库存</w:t>
              </w:r>
            </w:ins>
          </w:p>
        </w:tc>
      </w:tr>
      <w:tr w14:paraId="30601D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723" w:author="易呈翔" w:date="2026-08-18T16:04:37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3FA66F9">
            <w:pPr>
              <w:jc w:val="left"/>
              <w:rPr>
                <w:ins w:id="724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25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非合格品库存信息(unqualifiedStockList)</w:t>
              </w:r>
            </w:ins>
          </w:p>
        </w:tc>
      </w:tr>
      <w:tr w14:paraId="68C54D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726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7E5456">
            <w:pPr>
              <w:jc w:val="both"/>
              <w:rPr>
                <w:ins w:id="727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28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A17570">
            <w:pPr>
              <w:jc w:val="both"/>
              <w:rPr>
                <w:ins w:id="729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30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equipCode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72DE6B7">
            <w:pPr>
              <w:jc w:val="both"/>
              <w:rPr>
                <w:ins w:id="731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32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B5C0CF3">
            <w:pPr>
              <w:jc w:val="both"/>
              <w:rPr>
                <w:ins w:id="733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34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F9175FB">
            <w:pPr>
              <w:jc w:val="both"/>
              <w:rPr>
                <w:ins w:id="735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36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</w:t>
              </w:r>
            </w:ins>
          </w:p>
        </w:tc>
      </w:tr>
      <w:tr w14:paraId="4A4879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737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BC4BB80">
            <w:pPr>
              <w:jc w:val="left"/>
              <w:rPr>
                <w:ins w:id="738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39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到货批次号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6C0EBAD">
            <w:pPr>
              <w:jc w:val="left"/>
              <w:rPr>
                <w:ins w:id="740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41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arriveBatchNo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95F062C">
            <w:pPr>
              <w:jc w:val="left"/>
              <w:rPr>
                <w:ins w:id="742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43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6F79CA3">
            <w:pPr>
              <w:jc w:val="left"/>
              <w:rPr>
                <w:ins w:id="744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45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3E291A1">
            <w:pPr>
              <w:jc w:val="left"/>
              <w:rPr>
                <w:ins w:id="746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47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到货批次号</w:t>
              </w:r>
            </w:ins>
          </w:p>
        </w:tc>
      </w:tr>
      <w:tr w14:paraId="7C86D4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748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D31E280">
            <w:pPr>
              <w:jc w:val="left"/>
              <w:rPr>
                <w:ins w:id="749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50" w:author="易呈翔" w:date="2026-08-18T16:11:0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非</w:t>
              </w:r>
            </w:ins>
            <w:ins w:id="751" w:author="易呈翔" w:date="2026-08-18T16:11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合格</w:t>
              </w:r>
            </w:ins>
            <w:ins w:id="752" w:author="易呈翔" w:date="2026-08-18T16:11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在库</w:t>
              </w:r>
            </w:ins>
            <w:ins w:id="753" w:author="易呈翔" w:date="2026-08-18T16:11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库存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4337030">
            <w:pPr>
              <w:jc w:val="left"/>
              <w:rPr>
                <w:ins w:id="754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55" w:author="易呈翔" w:date="2026-08-18T21:00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u</w:t>
              </w:r>
            </w:ins>
            <w:ins w:id="756" w:author="易呈翔" w:date="2026-08-18T21:00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</w:t>
              </w:r>
            </w:ins>
            <w:ins w:id="757" w:author="易呈翔" w:date="2026-08-18T16:11:2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qualifiedQty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FE877FD">
            <w:pPr>
              <w:jc w:val="left"/>
              <w:rPr>
                <w:ins w:id="758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59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A8D437C">
            <w:pPr>
              <w:jc w:val="left"/>
              <w:rPr>
                <w:ins w:id="760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61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81C5832">
            <w:pPr>
              <w:jc w:val="left"/>
              <w:rPr>
                <w:ins w:id="762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63" w:author="易呈翔" w:date="2026-08-18T16:11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非合格在库库存</w:t>
              </w:r>
            </w:ins>
          </w:p>
        </w:tc>
      </w:tr>
      <w:tr w14:paraId="197B36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764" w:author="易呈翔" w:date="2026-08-18T16:11:37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B7E51C9">
            <w:pPr>
              <w:jc w:val="left"/>
              <w:rPr>
                <w:ins w:id="765" w:author="易呈翔" w:date="2026-08-18T16:11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66" w:author="易呈翔" w:date="2026-08-18T16:12:0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订单</w:t>
              </w:r>
            </w:ins>
            <w:ins w:id="767" w:author="易呈翔" w:date="2026-08-18T16:12:0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合同</w:t>
              </w:r>
            </w:ins>
            <w:ins w:id="768" w:author="易呈翔" w:date="2026-08-18T16:12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清单</w:t>
              </w:r>
            </w:ins>
            <w:ins w:id="769" w:author="易呈翔" w:date="2026-08-18T16:11:5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(</w:t>
              </w:r>
            </w:ins>
            <w:ins w:id="770" w:author="易呈翔" w:date="2026-08-18T16:12:4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or</w:t>
              </w:r>
            </w:ins>
            <w:ins w:id="771" w:author="易呈翔" w:date="2026-08-18T16:12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der</w:t>
              </w:r>
            </w:ins>
            <w:ins w:id="772" w:author="易呈翔" w:date="2026-08-18T16:12:4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C</w:t>
              </w:r>
            </w:ins>
            <w:ins w:id="773" w:author="易呈翔" w:date="2026-08-18T16:12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o</w:t>
              </w:r>
            </w:ins>
            <w:ins w:id="774" w:author="易呈翔" w:date="2026-08-18T16:12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</w:t>
              </w:r>
            </w:ins>
            <w:ins w:id="775" w:author="易呈翔" w:date="2026-08-18T16:12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</w:t>
              </w:r>
            </w:ins>
            <w:ins w:id="776" w:author="易呈翔" w:date="2026-08-18T16:12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rac</w:t>
              </w:r>
            </w:ins>
            <w:ins w:id="777" w:author="易呈翔" w:date="2026-08-18T16:12:5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</w:t>
              </w:r>
            </w:ins>
            <w:ins w:id="778" w:author="易呈翔" w:date="2026-08-18T16:12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</w:t>
              </w:r>
            </w:ins>
            <w:ins w:id="779" w:author="易呈翔" w:date="2026-08-18T16:12:5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et</w:t>
              </w:r>
            </w:ins>
            <w:ins w:id="780" w:author="易呈翔" w:date="2026-08-18T16:11:5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List)</w:t>
              </w:r>
            </w:ins>
          </w:p>
        </w:tc>
      </w:tr>
      <w:tr w14:paraId="39AE32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781" w:author="易呈翔" w:date="2026-08-18T16:11:4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78F7E47">
            <w:pPr>
              <w:jc w:val="left"/>
              <w:rPr>
                <w:ins w:id="782" w:author="易呈翔" w:date="2026-08-18T16:11:4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83" w:author="易呈翔" w:date="2026-08-18T16:21:4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合同明细标识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8FAE787">
            <w:pPr>
              <w:jc w:val="left"/>
              <w:rPr>
                <w:ins w:id="784" w:author="易呈翔" w:date="2026-08-18T16:11:4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85" w:author="易呈翔" w:date="2026-08-18T16:55:5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contractDetId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BF93F93">
            <w:pPr>
              <w:jc w:val="left"/>
              <w:rPr>
                <w:ins w:id="786" w:author="易呈翔" w:date="2026-08-18T16:11:4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87" w:author="易呈翔" w:date="2026-08-18T16:26:21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56FBA0B">
            <w:pPr>
              <w:jc w:val="left"/>
              <w:rPr>
                <w:ins w:id="788" w:author="易呈翔" w:date="2026-08-18T16:11:4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89" w:author="易呈翔" w:date="2026-08-18T16:56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F08461">
            <w:pPr>
              <w:jc w:val="left"/>
              <w:rPr>
                <w:ins w:id="790" w:author="易呈翔" w:date="2026-08-18T16:11:4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91" w:author="易呈翔" w:date="2026-08-18T16:56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合同明细标识</w:t>
              </w:r>
            </w:ins>
          </w:p>
        </w:tc>
      </w:tr>
      <w:tr w14:paraId="15265A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792" w:author="易呈翔" w:date="2026-08-18T16:21:1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63CB253">
            <w:pPr>
              <w:jc w:val="left"/>
              <w:rPr>
                <w:ins w:id="793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94" w:author="易呈翔" w:date="2026-08-18T16:21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合同标识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12F1D07">
            <w:pPr>
              <w:jc w:val="left"/>
              <w:rPr>
                <w:ins w:id="795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96" w:author="易呈翔" w:date="2026-08-18T16:55:5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contractId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65E4131">
            <w:pPr>
              <w:jc w:val="left"/>
              <w:rPr>
                <w:ins w:id="797" w:author="易呈翔" w:date="2026-08-18T16:21:1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98" w:author="易呈翔" w:date="2026-08-18T16:26:22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E581824">
            <w:pPr>
              <w:jc w:val="left"/>
              <w:rPr>
                <w:ins w:id="799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00" w:author="易呈翔" w:date="2026-08-18T16:56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32EF4DA">
            <w:pPr>
              <w:jc w:val="left"/>
              <w:rPr>
                <w:ins w:id="801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02" w:author="易呈翔" w:date="2026-08-18T16:56:5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合同标识</w:t>
              </w:r>
            </w:ins>
          </w:p>
        </w:tc>
      </w:tr>
      <w:tr w14:paraId="11B4B5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803" w:author="易呈翔" w:date="2026-08-18T16:21:1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8D18F8F">
            <w:pPr>
              <w:jc w:val="left"/>
              <w:rPr>
                <w:ins w:id="804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05" w:author="易呈翔" w:date="2026-08-18T16:21:5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设备类别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5519471">
            <w:pPr>
              <w:jc w:val="left"/>
              <w:rPr>
                <w:ins w:id="806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07" w:author="易呈翔" w:date="2026-08-18T16:55:5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equipCateg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7F5680C">
            <w:pPr>
              <w:jc w:val="left"/>
              <w:rPr>
                <w:ins w:id="808" w:author="易呈翔" w:date="2026-08-18T16:21:1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09" w:author="易呈翔" w:date="2026-08-18T16:26:33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8B75DFC">
            <w:pPr>
              <w:jc w:val="left"/>
              <w:rPr>
                <w:ins w:id="810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11" w:author="易呈翔" w:date="2026-08-18T16:56:2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BEE44FB">
            <w:pPr>
              <w:jc w:val="left"/>
              <w:rPr>
                <w:ins w:id="812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13" w:author="易呈翔" w:date="2026-08-18T16:56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设备类别</w:t>
              </w:r>
            </w:ins>
          </w:p>
        </w:tc>
      </w:tr>
      <w:tr w14:paraId="383165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814" w:author="易呈翔" w:date="2026-08-18T16:21:1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141ECE2">
            <w:pPr>
              <w:jc w:val="left"/>
              <w:rPr>
                <w:ins w:id="815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16" w:author="易呈翔" w:date="2026-08-18T16:22:0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设备分类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0A593E2">
            <w:pPr>
              <w:jc w:val="left"/>
              <w:rPr>
                <w:ins w:id="817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18" w:author="易呈翔" w:date="2026-08-18T16:55:5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equipCls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8FC9A89">
            <w:pPr>
              <w:jc w:val="left"/>
              <w:rPr>
                <w:ins w:id="819" w:author="易呈翔" w:date="2026-08-18T16:21:1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20" w:author="易呈翔" w:date="2026-08-18T16:26:38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B095E37">
            <w:pPr>
              <w:jc w:val="left"/>
              <w:rPr>
                <w:ins w:id="821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22" w:author="易呈翔" w:date="2026-08-18T16:56:2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7B9A5AA">
            <w:pPr>
              <w:jc w:val="left"/>
              <w:rPr>
                <w:ins w:id="823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24" w:author="易呈翔" w:date="2026-08-18T16:56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设备分类</w:t>
              </w:r>
            </w:ins>
          </w:p>
        </w:tc>
      </w:tr>
      <w:tr w14:paraId="467308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825" w:author="易呈翔" w:date="2026-08-18T16:21:1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48F3D34">
            <w:pPr>
              <w:jc w:val="left"/>
              <w:rPr>
                <w:ins w:id="826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27" w:author="易呈翔" w:date="2026-08-18T16:22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物资编码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0A5223">
            <w:pPr>
              <w:jc w:val="left"/>
              <w:rPr>
                <w:ins w:id="828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29" w:author="易呈翔" w:date="2026-08-18T16:55:5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materialNo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0C91BD3">
            <w:pPr>
              <w:jc w:val="left"/>
              <w:rPr>
                <w:ins w:id="830" w:author="易呈翔" w:date="2026-08-18T16:21:1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31" w:author="易呈翔" w:date="2026-08-18T16:26:46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859881C">
            <w:pPr>
              <w:jc w:val="left"/>
              <w:rPr>
                <w:ins w:id="832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33" w:author="易呈翔" w:date="2026-08-18T16:56:2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60756E6">
            <w:pPr>
              <w:jc w:val="left"/>
              <w:rPr>
                <w:ins w:id="834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35" w:author="易呈翔" w:date="2026-08-18T16:56:5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物资编码</w:t>
              </w:r>
            </w:ins>
          </w:p>
        </w:tc>
      </w:tr>
      <w:tr w14:paraId="3E6245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836" w:author="易呈翔" w:date="2026-08-18T16:21:1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E409F9E">
            <w:pPr>
              <w:jc w:val="left"/>
              <w:rPr>
                <w:ins w:id="837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38" w:author="易呈翔" w:date="2026-08-18T16:22:1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合同数量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9505875">
            <w:pPr>
              <w:jc w:val="left"/>
              <w:rPr>
                <w:ins w:id="839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40" w:author="易呈翔" w:date="2026-08-18T16:55:5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purchaseQty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8ADC55A">
            <w:pPr>
              <w:jc w:val="left"/>
              <w:rPr>
                <w:ins w:id="841" w:author="易呈翔" w:date="2026-08-18T16:21:1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42" w:author="易呈翔" w:date="2026-08-18T16:26:54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CF076F0">
            <w:pPr>
              <w:jc w:val="left"/>
              <w:rPr>
                <w:ins w:id="843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44" w:author="易呈翔" w:date="2026-08-18T16:56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8441782">
            <w:pPr>
              <w:jc w:val="left"/>
              <w:rPr>
                <w:ins w:id="845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46" w:author="易呈翔" w:date="2026-08-18T16:57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合同数量</w:t>
              </w:r>
            </w:ins>
          </w:p>
        </w:tc>
      </w:tr>
      <w:tr w14:paraId="0B2A44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847" w:author="易呈翔" w:date="2026-08-18T16:21:1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7310EC7">
            <w:pPr>
              <w:jc w:val="left"/>
              <w:rPr>
                <w:ins w:id="848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49" w:author="易呈翔" w:date="2026-08-18T16:22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已到货数量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B92C859">
            <w:pPr>
              <w:jc w:val="left"/>
              <w:rPr>
                <w:ins w:id="850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51" w:author="易呈翔" w:date="2026-08-18T16:55:5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arriveQty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C09B754">
            <w:pPr>
              <w:jc w:val="left"/>
              <w:rPr>
                <w:ins w:id="852" w:author="易呈翔" w:date="2026-08-18T16:21:1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53" w:author="易呈翔" w:date="2026-08-18T16:54:42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31EF669">
            <w:pPr>
              <w:jc w:val="left"/>
              <w:rPr>
                <w:ins w:id="854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55" w:author="易呈翔" w:date="2026-08-18T16:56:2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B21B95E">
            <w:pPr>
              <w:jc w:val="left"/>
              <w:rPr>
                <w:ins w:id="856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57" w:author="易呈翔" w:date="2026-08-18T16:57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已到货数量</w:t>
              </w:r>
            </w:ins>
          </w:p>
        </w:tc>
      </w:tr>
      <w:tr w14:paraId="17BDF5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858" w:author="易呈翔" w:date="2026-08-18T16:21:1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C98E8C6">
            <w:pPr>
              <w:jc w:val="left"/>
              <w:rPr>
                <w:ins w:id="859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60" w:author="易呈翔" w:date="2026-08-18T16:22:3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供应商编号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0F7794F">
            <w:pPr>
              <w:jc w:val="left"/>
              <w:rPr>
                <w:ins w:id="861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62" w:author="易呈翔" w:date="2026-08-18T16:55:5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supplierNo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0184691">
            <w:pPr>
              <w:jc w:val="left"/>
              <w:rPr>
                <w:ins w:id="863" w:author="易呈翔" w:date="2026-08-18T16:21:1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64" w:author="易呈翔" w:date="2026-08-18T16:54:51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7DF9DF3">
            <w:pPr>
              <w:jc w:val="left"/>
              <w:rPr>
                <w:ins w:id="865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66" w:author="易呈翔" w:date="2026-08-18T16:56:2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47CD1E9">
            <w:pPr>
              <w:jc w:val="left"/>
              <w:rPr>
                <w:ins w:id="867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68" w:author="易呈翔" w:date="2026-08-18T16:57:0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供应商编号</w:t>
              </w:r>
            </w:ins>
          </w:p>
        </w:tc>
      </w:tr>
      <w:tr w14:paraId="540720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869" w:author="易呈翔" w:date="2026-08-20T17:12:56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617E24C">
            <w:pPr>
              <w:jc w:val="left"/>
              <w:rPr>
                <w:ins w:id="870" w:author="易呈翔" w:date="2026-08-20T17:12:56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71" w:author="易呈翔" w:date="2026-08-20T17:13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供应商</w:t>
              </w:r>
            </w:ins>
            <w:ins w:id="872" w:author="易呈翔" w:date="2026-08-20T17:13:0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名称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D120903">
            <w:pPr>
              <w:jc w:val="left"/>
              <w:rPr>
                <w:ins w:id="873" w:author="易呈翔" w:date="2026-08-20T17:12:56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74" w:author="易呈翔" w:date="2026-08-20T17:13:0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supplierN</w:t>
              </w:r>
            </w:ins>
            <w:ins w:id="875" w:author="易呈翔" w:date="2026-08-20T17:13:0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EAA652E">
            <w:pPr>
              <w:jc w:val="left"/>
              <w:rPr>
                <w:ins w:id="876" w:author="易呈翔" w:date="2026-08-20T17:12:56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ins w:id="877" w:author="易呈翔" w:date="2026-08-20T17:13:12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VARCHAR2(</w:t>
              </w:r>
            </w:ins>
            <w:ins w:id="878" w:author="易呈翔" w:date="2026-08-20T17:13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25</w:t>
              </w:r>
            </w:ins>
            <w:ins w:id="879" w:author="易呈翔" w:date="2026-08-20T17:13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6</w:t>
              </w:r>
            </w:ins>
            <w:ins w:id="880" w:author="易呈翔" w:date="2026-08-20T17:13:12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2817186">
            <w:pPr>
              <w:jc w:val="left"/>
              <w:rPr>
                <w:ins w:id="881" w:author="易呈翔" w:date="2026-08-20T17:12:56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82" w:author="易呈翔" w:date="2026-08-20T17:13:2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7E7DE0E">
            <w:pPr>
              <w:jc w:val="left"/>
              <w:rPr>
                <w:ins w:id="883" w:author="易呈翔" w:date="2026-08-20T17:12:56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84" w:author="易呈翔" w:date="2026-08-20T17:13:2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供应商名称</w:t>
              </w:r>
            </w:ins>
          </w:p>
        </w:tc>
      </w:tr>
      <w:tr w14:paraId="07F1F1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885" w:author="易呈翔" w:date="2026-08-18T16:57:43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A10B53E">
            <w:pPr>
              <w:jc w:val="left"/>
              <w:rPr>
                <w:ins w:id="886" w:author="易呈翔" w:date="2026-08-18T16:57:43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87" w:author="易呈翔" w:date="2026-08-18T16:57:5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已</w:t>
              </w:r>
            </w:ins>
            <w:ins w:id="888" w:author="易呈翔" w:date="2026-08-18T16:58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供货</w:t>
              </w:r>
            </w:ins>
            <w:ins w:id="889" w:author="易呈翔" w:date="2026-08-18T16:58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通知</w:t>
              </w:r>
            </w:ins>
            <w:ins w:id="890" w:author="易呈翔" w:date="2026-08-18T16:58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物资</w:t>
              </w:r>
            </w:ins>
            <w:ins w:id="891" w:author="易呈翔" w:date="2026-08-18T16:57:4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(</w:t>
              </w:r>
            </w:ins>
            <w:ins w:id="892" w:author="易呈翔" w:date="2026-08-18T16:59:1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supp</w:t>
              </w:r>
            </w:ins>
            <w:ins w:id="893" w:author="易呈翔" w:date="2026-08-18T16:59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</w:t>
              </w:r>
            </w:ins>
            <w:ins w:id="894" w:author="易呈翔" w:date="2026-08-18T16:59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y</w:t>
              </w:r>
            </w:ins>
            <w:ins w:id="895" w:author="易呈翔" w:date="2026-08-18T16:59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</w:t>
              </w:r>
            </w:ins>
            <w:ins w:id="896" w:author="易呈翔" w:date="2026-08-18T16:5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o</w:t>
              </w:r>
            </w:ins>
            <w:ins w:id="897" w:author="易呈翔" w:date="2026-08-18T16:59:2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tic</w:t>
              </w:r>
            </w:ins>
            <w:ins w:id="898" w:author="易呈翔" w:date="2026-08-18T16:59:2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</w:t>
              </w:r>
            </w:ins>
            <w:ins w:id="899" w:author="易呈翔" w:date="2026-08-18T16:57:4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DetList)</w:t>
              </w:r>
            </w:ins>
          </w:p>
        </w:tc>
      </w:tr>
      <w:tr w14:paraId="722E10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900" w:author="易呈翔" w:date="2026-08-18T16:57:3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4F21985">
            <w:pPr>
              <w:jc w:val="left"/>
              <w:rPr>
                <w:ins w:id="901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02" w:author="易呈翔" w:date="2026-08-18T17:01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供货通知明细标识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E1E87E7">
            <w:pPr>
              <w:jc w:val="left"/>
              <w:rPr>
                <w:ins w:id="903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904" w:author="易呈翔" w:date="2026-08-18T17:08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supplyNoticeDetId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C1B6C65">
            <w:pPr>
              <w:jc w:val="left"/>
              <w:rPr>
                <w:ins w:id="905" w:author="易呈翔" w:date="2026-08-18T16:57:38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ins w:id="906" w:author="易呈翔" w:date="2026-08-18T17:04:27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CABBEB">
            <w:pPr>
              <w:jc w:val="left"/>
              <w:rPr>
                <w:ins w:id="907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08" w:author="易呈翔" w:date="2026-08-18T17:08:4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37AC406">
            <w:pPr>
              <w:jc w:val="left"/>
              <w:rPr>
                <w:ins w:id="909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10" w:author="易呈翔" w:date="2026-08-18T17:09:1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供货通知明细标识</w:t>
              </w:r>
            </w:ins>
          </w:p>
        </w:tc>
      </w:tr>
      <w:tr w14:paraId="16FD40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911" w:author="易呈翔" w:date="2026-08-18T17:01:1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EEE0221">
            <w:pPr>
              <w:jc w:val="left"/>
              <w:rPr>
                <w:ins w:id="912" w:author="易呈翔" w:date="2026-08-18T17:01:1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13" w:author="易呈翔" w:date="2026-08-18T17:04:58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供货通知标识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876F2B7">
            <w:pPr>
              <w:jc w:val="left"/>
              <w:rPr>
                <w:ins w:id="914" w:author="易呈翔" w:date="2026-08-18T17:01:18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915" w:author="易呈翔" w:date="2026-08-18T17:08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supplyNoticeId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F2C2C28">
            <w:pPr>
              <w:jc w:val="left"/>
              <w:rPr>
                <w:ins w:id="916" w:author="易呈翔" w:date="2026-08-18T17:01:18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ins w:id="917" w:author="易呈翔" w:date="2026-08-18T17:05:42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EB2F49D">
            <w:pPr>
              <w:jc w:val="left"/>
              <w:rPr>
                <w:ins w:id="918" w:author="易呈翔" w:date="2026-08-18T17:01:1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19" w:author="易呈翔" w:date="2026-08-18T17:08:4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8CD84DD">
            <w:pPr>
              <w:jc w:val="left"/>
              <w:rPr>
                <w:ins w:id="920" w:author="易呈翔" w:date="2026-08-18T17:01:1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21" w:author="易呈翔" w:date="2026-08-18T17:09:23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供货通知标识</w:t>
              </w:r>
            </w:ins>
          </w:p>
        </w:tc>
      </w:tr>
      <w:tr w14:paraId="0325B5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922" w:author="易呈翔" w:date="2026-08-18T17:01:1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E20E777">
            <w:pPr>
              <w:jc w:val="left"/>
              <w:rPr>
                <w:ins w:id="923" w:author="易呈翔" w:date="2026-08-18T17:01:1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24" w:author="易呈翔" w:date="2026-08-18T17:01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供应商编号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54E9FDA">
            <w:pPr>
              <w:jc w:val="left"/>
              <w:rPr>
                <w:ins w:id="925" w:author="易呈翔" w:date="2026-08-18T17:01:18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926" w:author="易呈翔" w:date="2026-08-18T17:08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supplierNo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9D3135C">
            <w:pPr>
              <w:jc w:val="left"/>
              <w:rPr>
                <w:ins w:id="927" w:author="易呈翔" w:date="2026-08-18T17:01:18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ins w:id="928" w:author="易呈翔" w:date="2026-08-18T17:05:39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619E64B">
            <w:pPr>
              <w:jc w:val="left"/>
              <w:rPr>
                <w:ins w:id="929" w:author="易呈翔" w:date="2026-08-18T17:01:1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30" w:author="易呈翔" w:date="2026-08-18T17:08:4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FAB052F">
            <w:pPr>
              <w:jc w:val="left"/>
              <w:rPr>
                <w:ins w:id="931" w:author="易呈翔" w:date="2026-08-18T17:01:1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32" w:author="易呈翔" w:date="2026-08-18T17:09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供应商编号</w:t>
              </w:r>
            </w:ins>
          </w:p>
        </w:tc>
      </w:tr>
      <w:tr w14:paraId="0CEAFC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933" w:author="易呈翔" w:date="2026-08-18T16:57:3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138CA6D">
            <w:pPr>
              <w:jc w:val="left"/>
              <w:rPr>
                <w:ins w:id="934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35" w:author="易呈翔" w:date="2026-08-18T17:01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合同明细标识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074E139">
            <w:pPr>
              <w:jc w:val="left"/>
              <w:rPr>
                <w:ins w:id="936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937" w:author="易呈翔" w:date="2026-08-18T17:08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contractDetId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0D03185">
            <w:pPr>
              <w:jc w:val="left"/>
              <w:rPr>
                <w:ins w:id="938" w:author="易呈翔" w:date="2026-08-18T16:57:38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ins w:id="939" w:author="易呈翔" w:date="2026-08-18T17:05:52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0ACE39D">
            <w:pPr>
              <w:jc w:val="left"/>
              <w:rPr>
                <w:ins w:id="940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41" w:author="易呈翔" w:date="2026-08-18T17:08:4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ED78405">
            <w:pPr>
              <w:jc w:val="left"/>
              <w:rPr>
                <w:ins w:id="942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43" w:author="易呈翔" w:date="2026-08-18T17:09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合同明细标识</w:t>
              </w:r>
            </w:ins>
          </w:p>
        </w:tc>
      </w:tr>
      <w:tr w14:paraId="71139B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944" w:author="易呈翔" w:date="2026-08-18T16:57:3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85A2F45">
            <w:pPr>
              <w:jc w:val="left"/>
              <w:rPr>
                <w:ins w:id="945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46" w:author="易呈翔" w:date="2026-08-18T17:01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物资编码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28002F8">
            <w:pPr>
              <w:jc w:val="left"/>
              <w:rPr>
                <w:ins w:id="947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948" w:author="易呈翔" w:date="2026-08-18T17:08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materialNo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578ADE5">
            <w:pPr>
              <w:jc w:val="left"/>
              <w:rPr>
                <w:ins w:id="949" w:author="易呈翔" w:date="2026-08-18T16:57:38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ins w:id="950" w:author="易呈翔" w:date="2026-08-18T17:06:04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619AFAC">
            <w:pPr>
              <w:jc w:val="left"/>
              <w:rPr>
                <w:ins w:id="951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52" w:author="易呈翔" w:date="2026-08-18T17:08:4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8350E26">
            <w:pPr>
              <w:jc w:val="left"/>
              <w:rPr>
                <w:ins w:id="953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54" w:author="易呈翔" w:date="2026-08-18T17:09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物资编码</w:t>
              </w:r>
            </w:ins>
          </w:p>
        </w:tc>
      </w:tr>
      <w:tr w14:paraId="17B5C5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955" w:author="易呈翔" w:date="2026-08-18T16:57:3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68F5752">
            <w:pPr>
              <w:jc w:val="left"/>
              <w:rPr>
                <w:ins w:id="956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57" w:author="易呈翔" w:date="2026-08-18T17:01:3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0979555">
            <w:pPr>
              <w:jc w:val="left"/>
              <w:rPr>
                <w:ins w:id="958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959" w:author="易呈翔" w:date="2026-08-18T17:08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equipCode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364C90">
            <w:pPr>
              <w:jc w:val="left"/>
              <w:rPr>
                <w:ins w:id="960" w:author="易呈翔" w:date="2026-08-18T16:57:38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ins w:id="961" w:author="易呈翔" w:date="2026-08-18T17:06:16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DC8AEAD">
            <w:pPr>
              <w:jc w:val="left"/>
              <w:rPr>
                <w:ins w:id="962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63" w:author="易呈翔" w:date="2026-08-18T17:08:4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2CCE8F7">
            <w:pPr>
              <w:jc w:val="left"/>
              <w:rPr>
                <w:ins w:id="964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65" w:author="易呈翔" w:date="2026-08-18T17:09:3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</w:t>
              </w:r>
            </w:ins>
          </w:p>
        </w:tc>
      </w:tr>
      <w:tr w14:paraId="04F436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966" w:author="易呈翔" w:date="2026-08-18T16:57:3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7086301">
            <w:pPr>
              <w:jc w:val="left"/>
              <w:rPr>
                <w:ins w:id="967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68" w:author="易呈翔" w:date="2026-08-18T17:01:3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供货数量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312222B">
            <w:pPr>
              <w:jc w:val="left"/>
              <w:rPr>
                <w:ins w:id="969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970" w:author="易呈翔" w:date="2026-08-18T17:08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supplyQty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0120115">
            <w:pPr>
              <w:jc w:val="left"/>
              <w:rPr>
                <w:ins w:id="971" w:author="易呈翔" w:date="2026-08-18T16:57:38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ins w:id="972" w:author="易呈翔" w:date="2026-08-18T17:06:31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62AEA73">
            <w:pPr>
              <w:jc w:val="left"/>
              <w:rPr>
                <w:ins w:id="973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74" w:author="易呈翔" w:date="2026-08-18T17:08:4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0568947">
            <w:pPr>
              <w:jc w:val="left"/>
              <w:rPr>
                <w:ins w:id="975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76" w:author="易呈翔" w:date="2026-08-18T17:09:4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供货数量</w:t>
              </w:r>
            </w:ins>
          </w:p>
        </w:tc>
      </w:tr>
      <w:tr w14:paraId="07FD79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977" w:author="易呈翔" w:date="2026-08-18T16:57:3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4E7DD40">
            <w:pPr>
              <w:jc w:val="left"/>
              <w:rPr>
                <w:ins w:id="978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79" w:author="易呈翔" w:date="2026-08-18T17:01:5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已入待检仓数量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EE6F81D">
            <w:pPr>
              <w:jc w:val="left"/>
              <w:rPr>
                <w:ins w:id="980" w:author="易呈翔" w:date="2026-08-18T16:57:38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81" w:author="易呈翔" w:date="2026-08-18T17:08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inWhQty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9B9A856">
            <w:pPr>
              <w:jc w:val="left"/>
              <w:rPr>
                <w:ins w:id="982" w:author="易呈翔" w:date="2026-08-18T16:57:38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ins w:id="983" w:author="易呈翔" w:date="2026-08-18T17:06:49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D557CA8">
            <w:pPr>
              <w:jc w:val="left"/>
              <w:rPr>
                <w:ins w:id="984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85" w:author="易呈翔" w:date="2026-08-18T17:08:4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6C96FF7">
            <w:pPr>
              <w:jc w:val="left"/>
              <w:rPr>
                <w:ins w:id="986" w:author="易呈翔" w:date="2026-08-18T16:57:3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87" w:author="易呈翔" w:date="2026-08-18T17:09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已入待检仓数量</w:t>
              </w:r>
            </w:ins>
            <w:ins w:id="988" w:author="易呈翔" w:date="2026-08-18T17:10:2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,</w:t>
              </w:r>
            </w:ins>
            <w:ins w:id="989" w:author="易呈翔" w:date="2026-08-18T17:10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用于</w:t>
              </w:r>
            </w:ins>
            <w:ins w:id="990" w:author="易呈翔" w:date="2026-08-18T17:10:3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与</w:t>
              </w:r>
            </w:ins>
            <w:ins w:id="991" w:author="易呈翔" w:date="2026-08-18T17:10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非</w:t>
              </w:r>
            </w:ins>
            <w:ins w:id="992" w:author="易呈翔" w:date="2026-08-18T17:10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合格</w:t>
              </w:r>
            </w:ins>
            <w:ins w:id="993" w:author="易呈翔" w:date="2026-08-18T17:10:4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品</w:t>
              </w:r>
            </w:ins>
            <w:ins w:id="994" w:author="易呈翔" w:date="2026-08-18T17:10:4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库存</w:t>
              </w:r>
            </w:ins>
            <w:ins w:id="995" w:author="易呈翔" w:date="2026-08-18T17:10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区分</w:t>
              </w:r>
            </w:ins>
            <w:ins w:id="996" w:author="易呈翔" w:date="2026-08-18T17:11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，</w:t>
              </w:r>
            </w:ins>
            <w:ins w:id="997" w:author="易呈翔" w:date="2026-08-18T17:11:1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供货</w:t>
              </w:r>
            </w:ins>
            <w:ins w:id="998" w:author="易呈翔" w:date="2026-08-18T17:11:1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数量</w:t>
              </w:r>
            </w:ins>
            <w:ins w:id="999" w:author="易呈翔" w:date="2026-08-18T17:11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-</w:t>
              </w:r>
            </w:ins>
            <w:ins w:id="1000" w:author="易呈翔" w:date="2026-08-18T17:11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已入待检仓数量</w:t>
              </w:r>
            </w:ins>
            <w:ins w:id="1001" w:author="易呈翔" w:date="2026-08-18T17:11:2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即为</w:t>
              </w:r>
            </w:ins>
            <w:ins w:id="1002" w:author="易呈翔" w:date="2026-08-18T17:34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待</w:t>
              </w:r>
            </w:ins>
            <w:ins w:id="1003" w:author="易呈翔" w:date="2026-08-18T17:34:2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到货</w:t>
              </w:r>
            </w:ins>
            <w:ins w:id="1004" w:author="易呈翔" w:date="2026-08-18T17:34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</w:p>
        </w:tc>
      </w:tr>
      <w:tr w14:paraId="7A6281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005" w:author="易呈翔" w:date="2026-08-18T16:57:3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73538E1">
            <w:pPr>
              <w:jc w:val="left"/>
              <w:rPr>
                <w:ins w:id="1006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07" w:author="易呈翔" w:date="2026-08-18T17:02:0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要求到货日期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E68DDEC">
            <w:pPr>
              <w:jc w:val="left"/>
              <w:rPr>
                <w:ins w:id="1008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009" w:author="易呈翔" w:date="2026-08-18T17:08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reqArriveDate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E85545E">
            <w:pPr>
              <w:jc w:val="left"/>
              <w:rPr>
                <w:ins w:id="1010" w:author="易呈翔" w:date="2026-08-18T16:57:38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ins w:id="1011" w:author="易呈翔" w:date="2026-08-18T17:07:1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9C263CE">
            <w:pPr>
              <w:jc w:val="left"/>
              <w:rPr>
                <w:ins w:id="1012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13" w:author="易呈翔" w:date="2026-08-18T17:08:4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31FAAC1">
            <w:pPr>
              <w:jc w:val="left"/>
              <w:rPr>
                <w:ins w:id="1014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15" w:author="易呈翔" w:date="2026-08-18T17:09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要求到货日期</w:t>
              </w:r>
            </w:ins>
          </w:p>
        </w:tc>
      </w:tr>
      <w:tr w14:paraId="026905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016" w:author="易呈翔" w:date="2026-08-18T18:43:41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00EBDF2">
            <w:pPr>
              <w:jc w:val="left"/>
              <w:rPr>
                <w:ins w:id="1017" w:author="易呈翔" w:date="2026-08-18T18:43:4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18" w:author="易呈翔" w:date="2026-08-18T18:43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供应商</w:t>
              </w:r>
            </w:ins>
            <w:ins w:id="1019" w:author="易呈翔" w:date="2026-08-18T19:02:5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配置</w:t>
              </w:r>
            </w:ins>
            <w:ins w:id="1020" w:author="易呈翔" w:date="2026-08-18T18:43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信息</w:t>
              </w:r>
            </w:ins>
            <w:ins w:id="1021" w:author="易呈翔" w:date="2026-08-18T18:43:4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(supp</w:t>
              </w:r>
            </w:ins>
            <w:ins w:id="1022" w:author="易呈翔" w:date="2026-08-18T18:45:4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lie</w:t>
              </w:r>
            </w:ins>
            <w:ins w:id="1023" w:author="易呈翔" w:date="2026-08-18T18:45:4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r</w:t>
              </w:r>
            </w:ins>
            <w:ins w:id="1024" w:author="易呈翔" w:date="2026-08-18T18:45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C</w:t>
              </w:r>
            </w:ins>
            <w:ins w:id="1025" w:author="易呈翔" w:date="2026-08-18T18:45:5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on</w:t>
              </w:r>
            </w:ins>
            <w:ins w:id="1026" w:author="易呈翔" w:date="2026-08-18T18:45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fig</w:t>
              </w:r>
            </w:ins>
            <w:ins w:id="1027" w:author="易呈翔" w:date="2026-08-18T18:43:4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List)</w:t>
              </w:r>
            </w:ins>
          </w:p>
        </w:tc>
      </w:tr>
      <w:tr w14:paraId="277396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028" w:author="易呈翔" w:date="2026-08-18T18:43:3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4E844F3">
            <w:pPr>
              <w:jc w:val="left"/>
              <w:rPr>
                <w:ins w:id="1029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30" w:author="易呈翔" w:date="2026-08-18T18:49:3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供应商编号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2AEB4DA">
            <w:pPr>
              <w:jc w:val="left"/>
              <w:rPr>
                <w:ins w:id="1031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032" w:author="易呈翔" w:date="2026-08-18T18:56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supplierNo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D18B8DC">
            <w:pPr>
              <w:jc w:val="left"/>
              <w:rPr>
                <w:ins w:id="1033" w:author="易呈翔" w:date="2026-08-18T18:43:3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34" w:author="易呈翔" w:date="2026-08-18T18:56:56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C3FA307">
            <w:pPr>
              <w:jc w:val="left"/>
              <w:rPr>
                <w:ins w:id="1035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36" w:author="易呈翔" w:date="2026-08-18T19:01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3CDEEB0">
            <w:pPr>
              <w:jc w:val="left"/>
              <w:rPr>
                <w:ins w:id="1037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38" w:author="易呈翔" w:date="2026-08-18T19:02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供应商编号</w:t>
              </w:r>
            </w:ins>
          </w:p>
        </w:tc>
      </w:tr>
      <w:tr w14:paraId="3F74B1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039" w:author="易呈翔" w:date="2026-08-18T18:43:3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0F9E72A">
            <w:pPr>
              <w:jc w:val="left"/>
              <w:rPr>
                <w:ins w:id="1040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41" w:author="易呈翔" w:date="2026-08-18T18:49:4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备货周期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9B0B1E7">
            <w:pPr>
              <w:jc w:val="left"/>
              <w:rPr>
                <w:ins w:id="1042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043" w:author="易呈翔" w:date="2026-08-18T18:56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stockCycle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F42B058">
            <w:pPr>
              <w:jc w:val="left"/>
              <w:rPr>
                <w:ins w:id="1044" w:author="易呈翔" w:date="2026-08-18T18:43:3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45" w:author="易呈翔" w:date="2026-08-18T18:57:45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1046" w:author="易呈翔" w:date="2026-08-18T18:58:3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4,</w:t>
              </w:r>
            </w:ins>
            <w:ins w:id="1047" w:author="易呈翔" w:date="2026-08-18T18:58:3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2</w:t>
              </w:r>
            </w:ins>
            <w:ins w:id="1048" w:author="易呈翔" w:date="2026-08-18T18:57:45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1B18977">
            <w:pPr>
              <w:jc w:val="left"/>
              <w:rPr>
                <w:ins w:id="1049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50" w:author="易呈翔" w:date="2026-08-18T19:01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ED8327E">
            <w:pPr>
              <w:jc w:val="left"/>
              <w:rPr>
                <w:ins w:id="1051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52" w:author="易呈翔" w:date="2026-08-18T19:02:0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备货周期</w:t>
              </w:r>
            </w:ins>
            <w:ins w:id="1053" w:author="易呈翔" w:date="2026-08-18T19:02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,单位：天</w:t>
              </w:r>
            </w:ins>
          </w:p>
        </w:tc>
      </w:tr>
      <w:tr w14:paraId="2ED015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054" w:author="易呈翔" w:date="2026-08-18T18:43:3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FC2AC8C">
            <w:pPr>
              <w:jc w:val="left"/>
              <w:rPr>
                <w:ins w:id="1055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56" w:author="易呈翔" w:date="2026-08-18T18:49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物流在途时间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2279197">
            <w:pPr>
              <w:jc w:val="left"/>
              <w:rPr>
                <w:ins w:id="1057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058" w:author="易呈翔" w:date="2026-08-18T18:56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transitTime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6529237">
            <w:pPr>
              <w:jc w:val="left"/>
              <w:rPr>
                <w:ins w:id="1059" w:author="易呈翔" w:date="2026-08-18T18:43:3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60" w:author="易呈翔" w:date="2026-08-18T18:58:37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1061" w:author="易呈翔" w:date="2026-08-18T18:58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4,2</w:t>
              </w:r>
            </w:ins>
            <w:ins w:id="1062" w:author="易呈翔" w:date="2026-08-18T18:58:37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265FD14">
            <w:pPr>
              <w:jc w:val="left"/>
              <w:rPr>
                <w:ins w:id="1063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64" w:author="易呈翔" w:date="2026-08-18T19:01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DA0031F">
            <w:pPr>
              <w:jc w:val="left"/>
              <w:rPr>
                <w:ins w:id="1065" w:author="易呈翔" w:date="2026-08-18T18:43:3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66" w:author="易呈翔" w:date="2026-08-18T19:01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物流在途时间</w:t>
              </w:r>
            </w:ins>
            <w:ins w:id="1067" w:author="易呈翔" w:date="2026-08-18T19:01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,</w:t>
              </w:r>
            </w:ins>
            <w:ins w:id="1068" w:author="易呈翔" w:date="2026-08-18T19:01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单位</w:t>
              </w:r>
            </w:ins>
            <w:ins w:id="1069" w:author="易呈翔" w:date="2026-08-18T19:01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：</w:t>
              </w:r>
            </w:ins>
            <w:ins w:id="1070" w:author="易呈翔" w:date="2026-08-18T19:01:5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天</w:t>
              </w:r>
            </w:ins>
          </w:p>
        </w:tc>
      </w:tr>
      <w:tr w14:paraId="230057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071" w:author="易呈翔" w:date="2026-08-18T18:43:3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06584D">
            <w:pPr>
              <w:jc w:val="left"/>
              <w:rPr>
                <w:ins w:id="1072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73" w:author="易呈翔" w:date="2026-08-18T18:49:5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综合评分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B8A754F">
            <w:pPr>
              <w:jc w:val="left"/>
              <w:rPr>
                <w:ins w:id="1074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075" w:author="易呈翔" w:date="2026-08-18T18:56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overallScore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D7E550E">
            <w:pPr>
              <w:jc w:val="left"/>
              <w:rPr>
                <w:ins w:id="1076" w:author="易呈翔" w:date="2026-08-18T18:43:3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77" w:author="易呈翔" w:date="2026-08-18T18:58:39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1078" w:author="易呈翔" w:date="2026-08-18T18:58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5</w:t>
              </w:r>
            </w:ins>
            <w:ins w:id="1079" w:author="易呈翔" w:date="2026-08-18T18:58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,2</w:t>
              </w:r>
            </w:ins>
            <w:ins w:id="1080" w:author="易呈翔" w:date="2026-08-18T18:58:39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4393E04">
            <w:pPr>
              <w:jc w:val="left"/>
              <w:rPr>
                <w:ins w:id="1081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82" w:author="易呈翔" w:date="2026-08-18T19:01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A97A64E">
            <w:pPr>
              <w:jc w:val="left"/>
              <w:rPr>
                <w:ins w:id="1083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84" w:author="易呈翔" w:date="2026-08-18T19:01:4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综合评分</w:t>
              </w:r>
            </w:ins>
          </w:p>
        </w:tc>
      </w:tr>
      <w:tr w14:paraId="096018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085" w:author="易呈翔" w:date="2026-08-18T18:43:3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DB38131">
            <w:pPr>
              <w:jc w:val="left"/>
              <w:rPr>
                <w:ins w:id="1086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87" w:author="易呈翔" w:date="2026-08-18T18:50:0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每周最大到货次数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8A081A5">
            <w:pPr>
              <w:jc w:val="left"/>
              <w:rPr>
                <w:ins w:id="1088" w:author="易呈翔" w:date="2026-08-18T18:43:35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89" w:author="易呈翔" w:date="2026-08-18T18:56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weekMaxCount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320F12A">
            <w:pPr>
              <w:jc w:val="left"/>
              <w:rPr>
                <w:ins w:id="1090" w:author="易呈翔" w:date="2026-08-18T18:43:3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91" w:author="易呈翔" w:date="2026-08-18T18:57:14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1092" w:author="易呈翔" w:date="2026-08-18T18:57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2</w:t>
              </w:r>
            </w:ins>
            <w:ins w:id="1093" w:author="易呈翔" w:date="2026-08-18T18:57:14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BF640E6">
            <w:pPr>
              <w:jc w:val="left"/>
              <w:rPr>
                <w:ins w:id="1094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95" w:author="易呈翔" w:date="2026-08-18T19:01:1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91FF81C">
            <w:pPr>
              <w:jc w:val="left"/>
              <w:rPr>
                <w:ins w:id="1096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97" w:author="易呈翔" w:date="2026-08-18T19:01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同设备类型码每周最大到货次数</w:t>
              </w:r>
            </w:ins>
          </w:p>
        </w:tc>
      </w:tr>
      <w:tr w14:paraId="2377D7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098" w:author="易呈翔" w:date="2026-08-18T18:43:3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C533D09">
            <w:pPr>
              <w:jc w:val="left"/>
              <w:rPr>
                <w:ins w:id="1099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00" w:author="易呈翔" w:date="2026-08-18T18:50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每月最大到货次数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808936C">
            <w:pPr>
              <w:jc w:val="left"/>
              <w:rPr>
                <w:ins w:id="1101" w:author="易呈翔" w:date="2026-08-18T18:43:35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02" w:author="易呈翔" w:date="2026-08-18T18:56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monthMaxCount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10F0482">
            <w:pPr>
              <w:jc w:val="left"/>
              <w:rPr>
                <w:ins w:id="1103" w:author="易呈翔" w:date="2026-08-18T18:43:3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04" w:author="易呈翔" w:date="2026-08-18T18:57:29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1105" w:author="易呈翔" w:date="2026-08-18T18:57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2</w:t>
              </w:r>
            </w:ins>
            <w:ins w:id="1106" w:author="易呈翔" w:date="2026-08-18T18:57:29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C2DC7A">
            <w:pPr>
              <w:jc w:val="left"/>
              <w:rPr>
                <w:ins w:id="1107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08" w:author="易呈翔" w:date="2026-08-18T19:01:1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E7BB819">
            <w:pPr>
              <w:jc w:val="left"/>
              <w:rPr>
                <w:ins w:id="1109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10" w:author="易呈翔" w:date="2026-08-18T19:01:2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同设备类型码每月最大到货次数</w:t>
              </w:r>
            </w:ins>
          </w:p>
        </w:tc>
      </w:tr>
      <w:tr w14:paraId="51E3B3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111" w:author="易呈翔" w:date="2026-08-18T19:02:41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CF0847D">
            <w:pPr>
              <w:jc w:val="left"/>
              <w:rPr>
                <w:ins w:id="1112" w:author="易呈翔" w:date="2026-08-18T19:02:4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13" w:author="易呈翔" w:date="2026-08-18T19:03:2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库区</w:t>
              </w:r>
            </w:ins>
            <w:ins w:id="1114" w:author="易呈翔" w:date="2026-08-18T19:03:2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配置</w:t>
              </w:r>
            </w:ins>
            <w:ins w:id="1115" w:author="易呈翔" w:date="2026-08-18T19:02:4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信息(</w:t>
              </w:r>
            </w:ins>
            <w:ins w:id="1116" w:author="易呈翔" w:date="2026-08-18T19:03:3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wh</w:t>
              </w:r>
            </w:ins>
            <w:ins w:id="1117" w:author="易呈翔" w:date="2026-08-18T19:03:3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</w:t>
              </w:r>
            </w:ins>
            <w:ins w:id="1118" w:author="易呈翔" w:date="2026-08-18T19:03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re</w:t>
              </w:r>
            </w:ins>
            <w:ins w:id="1119" w:author="易呈翔" w:date="2026-08-18T19:03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</w:t>
              </w:r>
            </w:ins>
            <w:ins w:id="1120" w:author="易呈翔" w:date="2026-08-18T19:02:4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ConfigList)</w:t>
              </w:r>
            </w:ins>
          </w:p>
        </w:tc>
      </w:tr>
      <w:tr w14:paraId="735FF6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121" w:author="易呈翔" w:date="2026-08-20T16:54:0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64FB178">
            <w:pPr>
              <w:jc w:val="left"/>
              <w:rPr>
                <w:ins w:id="1122" w:author="易呈翔" w:date="2026-08-20T16:5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23" w:author="易呈翔" w:date="2026-08-20T16:54:4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库区标识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810D14C">
            <w:pPr>
              <w:jc w:val="left"/>
              <w:rPr>
                <w:ins w:id="1124" w:author="易呈翔" w:date="2026-08-20T16:54:01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25" w:author="易呈翔" w:date="2026-08-20T16:55:0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whArea</w:t>
              </w:r>
            </w:ins>
            <w:ins w:id="1126" w:author="易呈翔" w:date="2026-08-20T16:55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8F5658E">
            <w:pPr>
              <w:jc w:val="left"/>
              <w:rPr>
                <w:ins w:id="1127" w:author="易呈翔" w:date="2026-08-20T16:5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28" w:author="易呈翔" w:date="2026-08-20T16:54:4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57D7465">
            <w:pPr>
              <w:jc w:val="left"/>
              <w:rPr>
                <w:ins w:id="1129" w:author="易呈翔" w:date="2026-08-20T16:5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30" w:author="易呈翔" w:date="2026-08-20T16:54:5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7A653B2">
            <w:pPr>
              <w:jc w:val="left"/>
              <w:rPr>
                <w:ins w:id="1131" w:author="易呈翔" w:date="2026-08-20T16:54:0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32" w:author="易呈翔" w:date="2026-08-20T16:54:4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库区标识</w:t>
              </w:r>
            </w:ins>
          </w:p>
        </w:tc>
      </w:tr>
      <w:tr w14:paraId="54CF45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133" w:author="易呈翔" w:date="2026-08-18T18:43:3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B2C5AE4">
            <w:pPr>
              <w:jc w:val="left"/>
              <w:rPr>
                <w:ins w:id="1134" w:author="易呈翔" w:date="2026-08-18T18:43:3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35" w:author="易呈翔" w:date="2026-08-18T19:37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库区</w:t>
              </w:r>
            </w:ins>
            <w:ins w:id="1136" w:author="易呈翔" w:date="2026-08-18T19:37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名称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7D48F21">
            <w:pPr>
              <w:jc w:val="left"/>
              <w:rPr>
                <w:ins w:id="1137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138" w:author="易呈翔" w:date="2026-08-18T20:54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whAreaName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D525669">
            <w:pPr>
              <w:jc w:val="left"/>
              <w:rPr>
                <w:ins w:id="1139" w:author="易呈翔" w:date="2026-08-18T18:43:3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40" w:author="易呈翔" w:date="2026-08-18T20:55:5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5AFD4FD">
            <w:pPr>
              <w:jc w:val="left"/>
              <w:rPr>
                <w:ins w:id="1141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42" w:author="易呈翔" w:date="2026-08-18T20:57:4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BFE7BFD">
            <w:pPr>
              <w:jc w:val="left"/>
              <w:rPr>
                <w:ins w:id="1143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44" w:author="易呈翔" w:date="2026-08-18T20:59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库区名称</w:t>
              </w:r>
            </w:ins>
          </w:p>
        </w:tc>
      </w:tr>
      <w:tr w14:paraId="4A1AAA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145" w:author="易呈翔" w:date="2026-08-18T18:43:3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2003602">
            <w:pPr>
              <w:jc w:val="left"/>
              <w:rPr>
                <w:ins w:id="1146" w:author="易呈翔" w:date="2026-08-18T18:43:3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47" w:author="易呈翔" w:date="2026-08-18T19:13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库区</w:t>
              </w:r>
            </w:ins>
            <w:ins w:id="1148" w:author="易呈翔" w:date="2026-08-20T17:02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类型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EF3DCD6">
            <w:pPr>
              <w:jc w:val="left"/>
              <w:rPr>
                <w:ins w:id="1149" w:author="易呈翔" w:date="2026-08-18T18:43:35Z"/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50" w:author="易呈翔" w:date="2026-08-20T17:02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wh</w:t>
              </w:r>
            </w:ins>
            <w:ins w:id="1151" w:author="易呈翔" w:date="2026-08-20T17:02:0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Area</w:t>
              </w:r>
            </w:ins>
            <w:ins w:id="1152" w:author="易呈翔" w:date="2026-08-20T17:02:0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</w:t>
              </w:r>
            </w:ins>
            <w:ins w:id="1153" w:author="易呈翔" w:date="2026-08-20T17:02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ype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1D55A39">
            <w:pPr>
              <w:jc w:val="left"/>
              <w:rPr>
                <w:ins w:id="1154" w:author="易呈翔" w:date="2026-08-18T18:43:3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55" w:author="易呈翔" w:date="2026-08-18T20:57:18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07CEE54">
            <w:pPr>
              <w:jc w:val="left"/>
              <w:rPr>
                <w:ins w:id="1156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57" w:author="易呈翔" w:date="2026-08-18T20:57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17B91B2">
            <w:pPr>
              <w:jc w:val="left"/>
              <w:rPr>
                <w:ins w:id="1158" w:author="易呈翔" w:date="2026-08-18T18:43:3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59" w:author="易呈翔" w:date="2026-08-18T20:59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库区类型</w:t>
              </w:r>
            </w:ins>
            <w:ins w:id="1160" w:author="易呈翔" w:date="2026-08-20T17:02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，01</w:t>
              </w:r>
            </w:ins>
            <w:ins w:id="1161" w:author="易呈翔" w:date="2026-08-20T17:02:2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待检仓</w:t>
              </w:r>
            </w:ins>
            <w:ins w:id="1162" w:author="易呈翔" w:date="2026-08-20T17:02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配置</w:t>
              </w:r>
            </w:ins>
          </w:p>
        </w:tc>
      </w:tr>
      <w:tr w14:paraId="73854A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163" w:author="易呈翔" w:date="2026-08-18T18:43:3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9B8C6B5">
            <w:pPr>
              <w:jc w:val="left"/>
              <w:rPr>
                <w:ins w:id="1164" w:author="易呈翔" w:date="2026-08-18T18:43:3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65" w:author="易呈翔" w:date="2026-08-18T19:05:48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库区容量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D21E6EF">
            <w:pPr>
              <w:jc w:val="left"/>
              <w:rPr>
                <w:ins w:id="1166" w:author="易呈翔" w:date="2026-08-18T18:43:35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67" w:author="易呈翔" w:date="2026-08-18T20:54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whAreaCap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B5B34FF">
            <w:pPr>
              <w:jc w:val="left"/>
              <w:rPr>
                <w:ins w:id="1168" w:author="易呈翔" w:date="2026-08-18T18:43:3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69" w:author="易呈翔" w:date="2026-08-18T20:57:28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1170" w:author="易呈翔" w:date="2026-08-18T20:57:3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8</w:t>
              </w:r>
            </w:ins>
            <w:ins w:id="1171" w:author="易呈翔" w:date="2026-08-18T20:57:28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44CF83F">
            <w:pPr>
              <w:jc w:val="left"/>
              <w:rPr>
                <w:ins w:id="1172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73" w:author="易呈翔" w:date="2026-08-18T20:57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AF89467">
            <w:pPr>
              <w:jc w:val="left"/>
              <w:rPr>
                <w:ins w:id="1174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75" w:author="易呈翔" w:date="2026-08-18T20:59:16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库区容量</w:t>
              </w:r>
            </w:ins>
          </w:p>
        </w:tc>
      </w:tr>
      <w:tr w14:paraId="5142E6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176" w:author="易呈翔" w:date="2026-08-18T18:43:3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095A3A1">
            <w:pPr>
              <w:jc w:val="left"/>
              <w:rPr>
                <w:ins w:id="1177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78" w:author="易呈翔" w:date="2026-08-18T19:05:5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当前库存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EEC813D">
            <w:pPr>
              <w:jc w:val="left"/>
              <w:rPr>
                <w:ins w:id="1179" w:author="易呈翔" w:date="2026-08-18T18:43:35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80" w:author="易呈翔" w:date="2026-08-18T20:54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inStockQty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B2D7E07">
            <w:pPr>
              <w:jc w:val="left"/>
              <w:rPr>
                <w:ins w:id="1181" w:author="易呈翔" w:date="2026-08-18T18:43:3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82" w:author="易呈翔" w:date="2026-08-18T20:57:35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1183" w:author="易呈翔" w:date="2026-08-18T20:57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8</w:t>
              </w:r>
            </w:ins>
            <w:ins w:id="1184" w:author="易呈翔" w:date="2026-08-18T20:57:35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EB0BC62">
            <w:pPr>
              <w:jc w:val="left"/>
              <w:rPr>
                <w:ins w:id="1185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86" w:author="易呈翔" w:date="2026-08-18T20:57:5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42853C7">
            <w:pPr>
              <w:jc w:val="left"/>
              <w:rPr>
                <w:ins w:id="1187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88" w:author="易呈翔" w:date="2026-08-18T20:5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当前库存</w:t>
              </w:r>
            </w:ins>
          </w:p>
        </w:tc>
      </w:tr>
      <w:tr w14:paraId="30708D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189" w:author="易呈翔" w:date="2026-08-18T18:43:3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757250D">
            <w:pPr>
              <w:jc w:val="left"/>
              <w:rPr>
                <w:ins w:id="1190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91" w:author="易呈翔" w:date="2026-08-18T19:05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每日最大接收批次数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605C081">
            <w:pPr>
              <w:jc w:val="left"/>
              <w:rPr>
                <w:ins w:id="1192" w:author="易呈翔" w:date="2026-08-18T18:43:35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93" w:author="易呈翔" w:date="2026-08-18T20:54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arriveBatchQty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87A7EE6">
            <w:pPr>
              <w:jc w:val="left"/>
              <w:rPr>
                <w:ins w:id="1194" w:author="易呈翔" w:date="2026-08-18T18:43:3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95" w:author="易呈翔" w:date="2026-08-18T20:57:37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1196" w:author="易呈翔" w:date="2026-08-18T20:57:4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4</w:t>
              </w:r>
            </w:ins>
            <w:ins w:id="1197" w:author="易呈翔" w:date="2026-08-18T20:57:37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0ADBC3B">
            <w:pPr>
              <w:jc w:val="left"/>
              <w:rPr>
                <w:ins w:id="1198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99" w:author="易呈翔" w:date="2026-08-18T20:57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61EF7C2">
            <w:pPr>
              <w:jc w:val="left"/>
              <w:rPr>
                <w:ins w:id="1200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201" w:author="易呈翔" w:date="2026-08-18T20:59:2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每日最大接收批次数</w:t>
              </w:r>
            </w:ins>
          </w:p>
        </w:tc>
      </w:tr>
      <w:tr w14:paraId="2AEBA8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202" w:author="易呈翔" w:date="2026-08-18T16:04:37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8B721A1">
            <w:pPr>
              <w:jc w:val="left"/>
              <w:rPr>
                <w:ins w:id="1203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204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排程时间配置(scheduleTimeList)</w:t>
              </w:r>
            </w:ins>
          </w:p>
        </w:tc>
      </w:tr>
      <w:tr w14:paraId="4257C9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205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6F8F555">
            <w:pPr>
              <w:jc w:val="left"/>
              <w:rPr>
                <w:ins w:id="1206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207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工作日日期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78BEF0B">
            <w:pPr>
              <w:jc w:val="left"/>
              <w:rPr>
                <w:ins w:id="1208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209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workDay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D2098C6">
            <w:pPr>
              <w:jc w:val="both"/>
              <w:rPr>
                <w:ins w:id="1210" w:author="易呈翔" w:date="2026-08-18T16:04:37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1211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1212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16</w:t>
              </w:r>
            </w:ins>
            <w:ins w:id="1213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69EC731">
            <w:pPr>
              <w:jc w:val="both"/>
              <w:rPr>
                <w:ins w:id="1214" w:author="易呈翔" w:date="2026-08-18T16:04:37Z"/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1215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EA2CBF9">
            <w:pPr>
              <w:jc w:val="left"/>
              <w:rPr>
                <w:ins w:id="1216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217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工作日日期,格式：yyyy-MM-dd</w:t>
              </w:r>
            </w:ins>
          </w:p>
        </w:tc>
      </w:tr>
      <w:tr w14:paraId="465260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218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705D7BC">
            <w:pPr>
              <w:jc w:val="left"/>
              <w:rPr>
                <w:ins w:id="1219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220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开始时间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F604FEA">
            <w:pPr>
              <w:jc w:val="left"/>
              <w:rPr>
                <w:ins w:id="1221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222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startTime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8F8A190">
            <w:pPr>
              <w:jc w:val="left"/>
              <w:rPr>
                <w:ins w:id="1223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224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1225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16</w:t>
              </w:r>
            </w:ins>
            <w:ins w:id="1226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8B8C977">
            <w:pPr>
              <w:jc w:val="left"/>
              <w:rPr>
                <w:ins w:id="1227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228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59002B6">
            <w:pPr>
              <w:jc w:val="left"/>
              <w:rPr>
                <w:ins w:id="1229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230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开始时间,格式：HH:mm</w:t>
              </w:r>
            </w:ins>
          </w:p>
        </w:tc>
      </w:tr>
      <w:tr w14:paraId="6B76F3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231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2DBE641">
            <w:pPr>
              <w:jc w:val="left"/>
              <w:rPr>
                <w:ins w:id="1232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233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结束时间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192F39A">
            <w:pPr>
              <w:jc w:val="left"/>
              <w:rPr>
                <w:ins w:id="1234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235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endTime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B820E9F">
            <w:pPr>
              <w:jc w:val="left"/>
              <w:rPr>
                <w:ins w:id="1236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237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1238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16</w:t>
              </w:r>
            </w:ins>
            <w:ins w:id="1239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8FE2891">
            <w:pPr>
              <w:jc w:val="left"/>
              <w:rPr>
                <w:ins w:id="1240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241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E8A5018">
            <w:pPr>
              <w:jc w:val="left"/>
              <w:rPr>
                <w:ins w:id="1242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243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结束时间,格式：HH:mm</w:t>
              </w:r>
            </w:ins>
          </w:p>
        </w:tc>
      </w:tr>
      <w:tr w14:paraId="146BF2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244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702C8028">
            <w:pPr>
              <w:widowControl/>
              <w:jc w:val="left"/>
              <w:rPr>
                <w:ins w:id="1245" w:author="易呈翔" w:date="2026-08-18T16:04:37Z"/>
                <w:rFonts w:ascii="宋体" w:hAnsi="宋体" w:cs="宋体"/>
                <w:b/>
                <w:color w:val="000000"/>
                <w:kern w:val="0"/>
                <w:szCs w:val="21"/>
              </w:rPr>
            </w:pPr>
            <w:ins w:id="1246" w:author="易呈翔" w:date="2026-08-18T16:04:37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</w:rPr>
                <w:t>出参中文名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0074B61E">
            <w:pPr>
              <w:widowControl/>
              <w:jc w:val="left"/>
              <w:rPr>
                <w:ins w:id="1247" w:author="易呈翔" w:date="2026-08-18T16:04:37Z"/>
                <w:rFonts w:ascii="宋体" w:hAnsi="宋体" w:cs="宋体"/>
                <w:b/>
                <w:color w:val="000000"/>
                <w:kern w:val="0"/>
                <w:szCs w:val="21"/>
              </w:rPr>
            </w:pPr>
            <w:ins w:id="1248" w:author="易呈翔" w:date="2026-08-18T16:04:37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</w:rPr>
                <w:t>出参英文名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50EF190A">
            <w:pPr>
              <w:widowControl/>
              <w:jc w:val="left"/>
              <w:rPr>
                <w:ins w:id="1249" w:author="易呈翔" w:date="2026-08-18T16:04:37Z"/>
                <w:rFonts w:hint="eastAsia" w:ascii="宋体" w:hAnsi="宋体" w:eastAsia="仿宋" w:cs="宋体"/>
                <w:b/>
                <w:color w:val="000000"/>
                <w:kern w:val="0"/>
                <w:szCs w:val="21"/>
                <w:lang w:eastAsia="zh-CN"/>
              </w:rPr>
            </w:pPr>
            <w:ins w:id="1250" w:author="易呈翔" w:date="2026-08-18T16:04:37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</w:rPr>
                <w:t>数据</w:t>
              </w:r>
            </w:ins>
            <w:ins w:id="1251" w:author="易呈翔" w:date="2026-08-18T16:04:37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  <w:lang w:val="en-US" w:eastAsia="zh-CN"/>
                </w:rPr>
                <w:t>格式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1DE44B3F">
            <w:pPr>
              <w:widowControl/>
              <w:jc w:val="left"/>
              <w:rPr>
                <w:ins w:id="1252" w:author="易呈翔" w:date="2026-08-18T16:04:37Z"/>
                <w:rFonts w:ascii="宋体" w:hAnsi="宋体" w:cs="宋体"/>
                <w:b/>
                <w:color w:val="000000"/>
                <w:kern w:val="0"/>
                <w:szCs w:val="21"/>
              </w:rPr>
            </w:pPr>
            <w:ins w:id="1253" w:author="易呈翔" w:date="2026-08-18T16:04:37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</w:rPr>
                <w:t>是否必填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678F7B8E">
            <w:pPr>
              <w:widowControl/>
              <w:jc w:val="left"/>
              <w:rPr>
                <w:ins w:id="1254" w:author="易呈翔" w:date="2026-08-18T16:04:37Z"/>
                <w:rFonts w:ascii="宋体" w:hAnsi="宋体" w:cs="宋体"/>
                <w:b/>
                <w:color w:val="000000"/>
                <w:kern w:val="0"/>
                <w:szCs w:val="21"/>
              </w:rPr>
            </w:pPr>
            <w:ins w:id="1255" w:author="易呈翔" w:date="2026-08-18T16:04:37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</w:rPr>
                <w:t>参数说明</w:t>
              </w:r>
            </w:ins>
          </w:p>
        </w:tc>
      </w:tr>
      <w:tr w14:paraId="781BBA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ins w:id="1256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F748C96">
            <w:pPr>
              <w:widowControl/>
              <w:jc w:val="left"/>
              <w:textAlignment w:val="center"/>
              <w:rPr>
                <w:ins w:id="1257" w:author="易呈翔" w:date="2026-08-18T16:04:37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1258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结果标识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7827364">
            <w:pPr>
              <w:widowControl/>
              <w:jc w:val="left"/>
              <w:textAlignment w:val="center"/>
              <w:rPr>
                <w:ins w:id="1259" w:author="易呈翔" w:date="2026-08-18T16:04:37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1260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resultFlag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BC6975E">
            <w:pPr>
              <w:widowControl/>
              <w:jc w:val="left"/>
              <w:textAlignment w:val="center"/>
              <w:rPr>
                <w:ins w:id="1261" w:author="易呈翔" w:date="2026-08-18T16:04:37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1262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7CB4247">
            <w:pPr>
              <w:widowControl/>
              <w:jc w:val="left"/>
              <w:textAlignment w:val="center"/>
              <w:rPr>
                <w:ins w:id="1263" w:author="易呈翔" w:date="2026-08-18T16:04:37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1264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01BF9F4">
            <w:pPr>
              <w:widowControl/>
              <w:jc w:val="left"/>
              <w:textAlignment w:val="center"/>
              <w:rPr>
                <w:ins w:id="1265" w:author="易呈翔" w:date="2026-08-18T16:04:37Z"/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266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结果标识</w:t>
              </w:r>
            </w:ins>
            <w:ins w:id="1267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eastAsia="zh-CN"/>
                </w:rPr>
                <w:t>，</w:t>
              </w:r>
            </w:ins>
            <w:ins w:id="1268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1：成功，0：失败</w:t>
              </w:r>
            </w:ins>
          </w:p>
        </w:tc>
      </w:tr>
      <w:tr w14:paraId="5BA081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269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C91AA60">
            <w:pPr>
              <w:widowControl/>
              <w:jc w:val="left"/>
              <w:textAlignment w:val="center"/>
              <w:rPr>
                <w:ins w:id="1270" w:author="易呈翔" w:date="2026-08-18T16:04:37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1271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错误信息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A5704C7">
            <w:pPr>
              <w:widowControl/>
              <w:jc w:val="left"/>
              <w:textAlignment w:val="center"/>
              <w:rPr>
                <w:ins w:id="1272" w:author="易呈翔" w:date="2026-08-18T16:04:37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1273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errorInfo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C2C5C83">
            <w:pPr>
              <w:widowControl/>
              <w:jc w:val="left"/>
              <w:textAlignment w:val="center"/>
              <w:rPr>
                <w:ins w:id="1274" w:author="易呈翔" w:date="2026-08-18T16:04:37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1275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VARCHAR2(1024)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0FDA0CF">
            <w:pPr>
              <w:widowControl/>
              <w:jc w:val="left"/>
              <w:textAlignment w:val="center"/>
              <w:rPr>
                <w:ins w:id="1276" w:author="易呈翔" w:date="2026-08-18T16:04:37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1277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否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05BB3F6">
            <w:pPr>
              <w:widowControl/>
              <w:jc w:val="left"/>
              <w:textAlignment w:val="center"/>
              <w:rPr>
                <w:ins w:id="1278" w:author="易呈翔" w:date="2026-08-18T16:04:37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1279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错误信息</w:t>
              </w:r>
            </w:ins>
          </w:p>
        </w:tc>
      </w:tr>
      <w:tr w14:paraId="370526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280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03444D0">
            <w:pPr>
              <w:widowControl/>
              <w:jc w:val="both"/>
              <w:textAlignment w:val="center"/>
              <w:rPr>
                <w:ins w:id="1281" w:author="易呈翔" w:date="2026-08-18T16:04:37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1282" w:author="易呈翔" w:date="2026-08-18T21:15:4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到货计划</w:t>
              </w:r>
            </w:ins>
            <w:ins w:id="1283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排程明细信息集合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94F856F">
            <w:pPr>
              <w:widowControl/>
              <w:jc w:val="both"/>
              <w:textAlignment w:val="center"/>
              <w:rPr>
                <w:ins w:id="1284" w:author="易呈翔" w:date="2026-08-18T16:04:37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1285" w:author="易呈翔" w:date="2026-08-18T21:15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</w:t>
              </w:r>
            </w:ins>
            <w:ins w:id="1286" w:author="易呈翔" w:date="2026-08-18T21:15:5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r</w:t>
              </w:r>
            </w:ins>
            <w:ins w:id="1287" w:author="易呈翔" w:date="2026-08-18T21:15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rive</w:t>
              </w:r>
            </w:ins>
            <w:ins w:id="1288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PlanSchedulingchList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6768265">
            <w:pPr>
              <w:widowControl/>
              <w:jc w:val="both"/>
              <w:textAlignment w:val="center"/>
              <w:rPr>
                <w:ins w:id="1289" w:author="易呈翔" w:date="2026-08-18T16:04:37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1290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List&lt;</w:t>
              </w:r>
            </w:ins>
            <w:ins w:id="1291" w:author="易呈翔" w:date="2026-08-18T21:16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B</w:t>
              </w:r>
            </w:ins>
            <w:ins w:id="1292" w:author="易呈翔" w:date="2026-08-18T21:16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ean</w:t>
              </w:r>
            </w:ins>
            <w:ins w:id="1293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913DD25">
            <w:pPr>
              <w:widowControl/>
              <w:jc w:val="both"/>
              <w:textAlignment w:val="center"/>
              <w:rPr>
                <w:ins w:id="1294" w:author="易呈翔" w:date="2026-08-18T16:04:37Z"/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1295" w:author="易呈翔" w:date="2026-08-18T21:23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 w:bidi="ar-SA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48A87C1">
            <w:pPr>
              <w:widowControl/>
              <w:jc w:val="both"/>
              <w:textAlignment w:val="center"/>
              <w:rPr>
                <w:ins w:id="1296" w:author="易呈翔" w:date="2026-08-18T16:04:37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1297" w:author="易呈翔" w:date="2026-08-18T21:16:0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到货</w:t>
              </w:r>
            </w:ins>
            <w:ins w:id="1298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排程计划明细信息集合</w:t>
              </w:r>
            </w:ins>
          </w:p>
        </w:tc>
      </w:tr>
      <w:tr w14:paraId="2732AF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299" w:author="易呈翔" w:date="2026-08-18T21:20:2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71B1846">
            <w:pPr>
              <w:widowControl/>
              <w:jc w:val="both"/>
              <w:textAlignment w:val="center"/>
              <w:rPr>
                <w:ins w:id="1300" w:author="易呈翔" w:date="2026-08-18T21:20:2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01" w:author="易呈翔" w:date="2026-08-18T21:20:4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待检仓</w:t>
              </w:r>
            </w:ins>
            <w:ins w:id="1302" w:author="易呈翔" w:date="2026-08-18T21:20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容量</w:t>
              </w:r>
            </w:ins>
            <w:ins w:id="1303" w:author="易呈翔" w:date="2026-08-18T21:20:5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告警</w:t>
              </w:r>
            </w:ins>
            <w:ins w:id="1304" w:author="易呈翔" w:date="2026-08-18T21:20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清单</w:t>
              </w:r>
            </w:ins>
            <w:ins w:id="1305" w:author="易呈翔" w:date="2026-08-18T21:20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2870178">
            <w:pPr>
              <w:widowControl/>
              <w:jc w:val="both"/>
              <w:textAlignment w:val="center"/>
              <w:rPr>
                <w:ins w:id="1306" w:author="易呈翔" w:date="2026-08-18T21:20:2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07" w:author="易呈翔" w:date="2026-08-18T21:22:5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c</w:t>
              </w:r>
            </w:ins>
            <w:ins w:id="1308" w:author="易呈翔" w:date="2026-08-18T21:22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ap</w:t>
              </w:r>
            </w:ins>
            <w:ins w:id="1309" w:author="易呈翔" w:date="2026-08-18T21:22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Alarm</w:t>
              </w:r>
            </w:ins>
            <w:ins w:id="1310" w:author="易呈翔" w:date="2026-08-18T21:22:4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8D61828">
            <w:pPr>
              <w:widowControl/>
              <w:jc w:val="both"/>
              <w:textAlignment w:val="center"/>
              <w:rPr>
                <w:ins w:id="1311" w:author="易呈翔" w:date="2026-08-18T21:20:2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12" w:author="易呈翔" w:date="2026-08-18T21:22:5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4A39043">
            <w:pPr>
              <w:widowControl/>
              <w:jc w:val="both"/>
              <w:textAlignment w:val="center"/>
              <w:rPr>
                <w:ins w:id="1313" w:author="易呈翔" w:date="2026-08-18T21:20:2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1314" w:author="易呈翔" w:date="2026-08-18T21:23:0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 w:bidi="ar-SA"/>
                </w:rPr>
                <w:t>否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4C5D834">
            <w:pPr>
              <w:widowControl/>
              <w:jc w:val="both"/>
              <w:textAlignment w:val="center"/>
              <w:rPr>
                <w:ins w:id="1315" w:author="易呈翔" w:date="2026-08-18T21:20:2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16" w:author="易呈翔" w:date="2026-08-18T21:23:1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待检仓容量告警清单集合</w:t>
              </w:r>
            </w:ins>
          </w:p>
        </w:tc>
      </w:tr>
      <w:tr w14:paraId="16A786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317" w:author="易呈翔" w:date="2026-08-18T21:21:0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9D91EC2">
            <w:pPr>
              <w:widowControl/>
              <w:jc w:val="both"/>
              <w:textAlignment w:val="center"/>
              <w:rPr>
                <w:ins w:id="1318" w:author="易呈翔" w:date="2026-08-18T21:21:0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19" w:author="易呈翔" w:date="2026-08-18T21:21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合同</w:t>
              </w:r>
            </w:ins>
            <w:ins w:id="1320" w:author="易呈翔" w:date="2026-08-18T21:21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分配</w:t>
              </w:r>
            </w:ins>
            <w:ins w:id="1321" w:author="易呈翔" w:date="2026-08-18T21:21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情况</w:t>
              </w:r>
            </w:ins>
            <w:ins w:id="1322" w:author="易呈翔" w:date="2026-08-18T21:21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8C49D3B">
            <w:pPr>
              <w:widowControl/>
              <w:jc w:val="both"/>
              <w:textAlignment w:val="center"/>
              <w:rPr>
                <w:ins w:id="1323" w:author="易呈翔" w:date="2026-08-18T21:21:00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24" w:author="易呈翔" w:date="2026-08-18T21:25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contract</w:t>
              </w:r>
            </w:ins>
            <w:ins w:id="1325" w:author="易呈翔" w:date="2026-08-18T21:25:1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Allocation</w:t>
              </w:r>
            </w:ins>
            <w:ins w:id="1326" w:author="易呈翔" w:date="2026-08-18T21:25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2063881">
            <w:pPr>
              <w:widowControl/>
              <w:jc w:val="both"/>
              <w:textAlignment w:val="center"/>
              <w:rPr>
                <w:ins w:id="1327" w:author="易呈翔" w:date="2026-08-18T21:21:0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28" w:author="易呈翔" w:date="2026-08-18T21:25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A064C18">
            <w:pPr>
              <w:widowControl/>
              <w:jc w:val="both"/>
              <w:textAlignment w:val="center"/>
              <w:rPr>
                <w:ins w:id="1329" w:author="易呈翔" w:date="2026-08-18T21:21:0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1330" w:author="易呈翔" w:date="2026-08-18T21:23:2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 w:bidi="ar-SA"/>
                </w:rPr>
                <w:t>否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3E43498">
            <w:pPr>
              <w:widowControl/>
              <w:jc w:val="both"/>
              <w:textAlignment w:val="center"/>
              <w:rPr>
                <w:ins w:id="1331" w:author="易呈翔" w:date="2026-08-18T21:21:0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32" w:author="易呈翔" w:date="2026-08-18T21:23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合同分配情况集合</w:t>
              </w:r>
            </w:ins>
            <w:ins w:id="1333" w:author="易呈翔" w:date="2026-08-20T17:11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，</w:t>
              </w:r>
            </w:ins>
            <w:ins w:id="1334" w:author="易呈翔" w:date="2026-08-20T17:11:2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辅助</w:t>
              </w:r>
            </w:ins>
            <w:ins w:id="1335" w:author="易呈翔" w:date="2026-08-20T17:11:2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算法</w:t>
              </w:r>
            </w:ins>
            <w:ins w:id="1336" w:author="易呈翔" w:date="2026-08-20T17:11:2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数据</w:t>
              </w:r>
            </w:ins>
            <w:ins w:id="1337" w:author="易呈翔" w:date="2026-08-20T17:11:3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排查</w:t>
              </w:r>
            </w:ins>
            <w:ins w:id="1338" w:author="易呈翔" w:date="2026-08-20T17:11:3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，</w:t>
              </w:r>
            </w:ins>
            <w:ins w:id="1339" w:author="易呈翔" w:date="2026-08-20T17:11:4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不做</w:t>
              </w:r>
            </w:ins>
            <w:ins w:id="1340" w:author="易呈翔" w:date="2026-08-20T17:11:4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记录</w:t>
              </w:r>
            </w:ins>
          </w:p>
        </w:tc>
      </w:tr>
      <w:tr w14:paraId="4ADBEE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341" w:author="易呈翔" w:date="2026-08-18T21:20:24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FCE0AC6">
            <w:pPr>
              <w:widowControl/>
              <w:jc w:val="both"/>
              <w:textAlignment w:val="center"/>
              <w:rPr>
                <w:ins w:id="1342" w:author="易呈翔" w:date="2026-08-18T21:20:24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43" w:author="易呈翔" w:date="2026-08-18T21:21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合同</w:t>
              </w:r>
            </w:ins>
            <w:ins w:id="1344" w:author="易呈翔" w:date="2026-08-18T21:21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不足</w:t>
              </w:r>
            </w:ins>
            <w:ins w:id="1345" w:author="易呈翔" w:date="2026-08-18T21:21:2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告警</w:t>
              </w:r>
            </w:ins>
            <w:ins w:id="1346" w:author="易呈翔" w:date="2026-08-18T21:21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清单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9ECF8F6">
            <w:pPr>
              <w:widowControl/>
              <w:jc w:val="both"/>
              <w:textAlignment w:val="center"/>
              <w:rPr>
                <w:ins w:id="1347" w:author="易呈翔" w:date="2026-08-18T21:20:24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48" w:author="易呈翔" w:date="2026-08-18T21:25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contract</w:t>
              </w:r>
            </w:ins>
            <w:ins w:id="1349" w:author="易呈翔" w:date="2026-08-18T21:26:3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Shortage</w:t>
              </w:r>
            </w:ins>
            <w:ins w:id="1350" w:author="易呈翔" w:date="2026-08-18T21:25:4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</w:t>
              </w:r>
            </w:ins>
            <w:ins w:id="1351" w:author="易呈翔" w:date="2026-08-18T21:25:4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lar</w:t>
              </w:r>
            </w:ins>
            <w:ins w:id="1352" w:author="易呈翔" w:date="2026-08-18T21:25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m</w:t>
              </w:r>
            </w:ins>
            <w:ins w:id="1353" w:author="易呈翔" w:date="2026-08-18T21:25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</w:t>
              </w:r>
            </w:ins>
            <w:ins w:id="1354" w:author="易呈翔" w:date="2026-08-18T21:25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1E113F9">
            <w:pPr>
              <w:widowControl/>
              <w:jc w:val="both"/>
              <w:textAlignment w:val="center"/>
              <w:rPr>
                <w:ins w:id="1355" w:author="易呈翔" w:date="2026-08-18T21:20:2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56" w:author="易呈翔" w:date="2026-08-18T21:25:2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A4E672A">
            <w:pPr>
              <w:widowControl/>
              <w:jc w:val="both"/>
              <w:textAlignment w:val="center"/>
              <w:rPr>
                <w:ins w:id="1357" w:author="易呈翔" w:date="2026-08-18T21:20:2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1358" w:author="易呈翔" w:date="2026-08-18T21:23:2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 w:bidi="ar-SA"/>
                </w:rPr>
                <w:t>否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5DF343B">
            <w:pPr>
              <w:widowControl/>
              <w:jc w:val="both"/>
              <w:textAlignment w:val="center"/>
              <w:rPr>
                <w:ins w:id="1359" w:author="易呈翔" w:date="2026-08-18T21:20:2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60" w:author="易呈翔" w:date="2026-08-18T21:23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合同不足告警清单</w:t>
              </w:r>
            </w:ins>
          </w:p>
        </w:tc>
      </w:tr>
      <w:tr w14:paraId="5AB5D0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361" w:author="易呈翔" w:date="2026-08-18T16:04:37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97FF992">
            <w:pPr>
              <w:widowControl/>
              <w:jc w:val="left"/>
              <w:textAlignment w:val="center"/>
              <w:rPr>
                <w:ins w:id="1362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363" w:author="易呈翔" w:date="2026-08-18T21:15:2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到货</w:t>
              </w:r>
            </w:ins>
            <w:ins w:id="1364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计划排程明细信息（</w:t>
              </w:r>
            </w:ins>
            <w:ins w:id="1365" w:author="易呈翔" w:date="2026-08-18T21:16:4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arrivePlanSchedulingchList</w:t>
              </w:r>
            </w:ins>
            <w:ins w:id="1366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）</w:t>
              </w:r>
            </w:ins>
          </w:p>
        </w:tc>
      </w:tr>
      <w:tr w14:paraId="59F6B2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367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595A000">
            <w:pPr>
              <w:widowControl/>
              <w:jc w:val="both"/>
              <w:textAlignment w:val="center"/>
              <w:rPr>
                <w:ins w:id="1368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69" w:author="易呈翔" w:date="2026-08-20T15:56:0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到货</w:t>
              </w:r>
            </w:ins>
            <w:ins w:id="1370" w:author="易呈翔" w:date="2026-08-20T15:56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日期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86BEFA">
            <w:pPr>
              <w:widowControl/>
              <w:jc w:val="both"/>
              <w:textAlignment w:val="center"/>
              <w:rPr>
                <w:ins w:id="1371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72" w:author="易呈翔" w:date="2026-08-20T16:51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arrivePlanDate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14D58A3">
            <w:pPr>
              <w:widowControl/>
              <w:jc w:val="both"/>
              <w:textAlignment w:val="center"/>
              <w:rPr>
                <w:ins w:id="1373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74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503D275">
            <w:pPr>
              <w:widowControl/>
              <w:jc w:val="both"/>
              <w:textAlignment w:val="center"/>
              <w:rPr>
                <w:ins w:id="1375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76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C5DC20C">
            <w:pPr>
              <w:widowControl/>
              <w:jc w:val="both"/>
              <w:textAlignment w:val="center"/>
              <w:rPr>
                <w:ins w:id="1377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78" w:author="易呈翔" w:date="2026-08-20T16:01:4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到货日期</w:t>
              </w:r>
            </w:ins>
            <w:ins w:id="1379" w:author="易呈翔" w:date="2026-08-20T16:01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 xml:space="preserve">，格式：yyyy-MM-dd HH:mm:ss </w:t>
              </w:r>
            </w:ins>
          </w:p>
        </w:tc>
      </w:tr>
      <w:tr w14:paraId="59340C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380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7B5C2DC">
            <w:pPr>
              <w:widowControl/>
              <w:jc w:val="both"/>
              <w:textAlignment w:val="center"/>
              <w:rPr>
                <w:ins w:id="1381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82" w:author="易呈翔" w:date="2026-08-20T16:29:3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所属月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1355B15">
            <w:pPr>
              <w:widowControl/>
              <w:jc w:val="both"/>
              <w:textAlignment w:val="center"/>
              <w:rPr>
                <w:ins w:id="1383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84" w:author="易呈翔" w:date="2026-08-20T16:51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planYm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4E84739">
            <w:pPr>
              <w:widowControl/>
              <w:jc w:val="both"/>
              <w:textAlignment w:val="center"/>
              <w:rPr>
                <w:ins w:id="1385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86" w:author="易呈翔" w:date="2026-08-20T16:45:4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1387" w:author="易呈翔" w:date="2026-08-20T16:47:3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8</w:t>
              </w:r>
            </w:ins>
            <w:ins w:id="1388" w:author="易呈翔" w:date="2026-08-20T16:45:4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F13CABA">
            <w:pPr>
              <w:widowControl/>
              <w:jc w:val="both"/>
              <w:textAlignment w:val="center"/>
              <w:rPr>
                <w:ins w:id="1389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90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63315D4">
            <w:pPr>
              <w:widowControl/>
              <w:jc w:val="both"/>
              <w:textAlignment w:val="center"/>
              <w:rPr>
                <w:ins w:id="1391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92" w:author="易呈翔" w:date="2026-08-20T16:34:1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所属月</w:t>
              </w:r>
            </w:ins>
            <w:ins w:id="1393" w:author="易呈翔" w:date="2026-08-20T16:34:4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,</w:t>
              </w:r>
            </w:ins>
            <w:ins w:id="1394" w:author="易呈翔" w:date="2026-08-20T16:34:4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格式</w:t>
              </w:r>
            </w:ins>
            <w:ins w:id="1395" w:author="易呈翔" w:date="2026-08-20T16:34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：yyyy-MM</w:t>
              </w:r>
            </w:ins>
          </w:p>
        </w:tc>
      </w:tr>
      <w:tr w14:paraId="4C706C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396" w:author="易呈翔" w:date="2026-08-20T16:39:56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EFBE2CE">
            <w:pPr>
              <w:widowControl/>
              <w:jc w:val="both"/>
              <w:textAlignment w:val="center"/>
              <w:rPr>
                <w:ins w:id="1397" w:author="易呈翔" w:date="2026-08-20T16:39:56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98" w:author="易呈翔" w:date="2026-08-20T16:40:0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所属周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7F5F679">
            <w:pPr>
              <w:widowControl/>
              <w:jc w:val="both"/>
              <w:textAlignment w:val="center"/>
              <w:rPr>
                <w:ins w:id="1399" w:author="易呈翔" w:date="2026-08-20T16:39:56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00" w:author="易呈翔" w:date="2026-08-20T16:51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planWeek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6FA8139">
            <w:pPr>
              <w:widowControl/>
              <w:jc w:val="both"/>
              <w:textAlignment w:val="center"/>
              <w:rPr>
                <w:ins w:id="1401" w:author="易呈翔" w:date="2026-08-20T16:39:56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02" w:author="易呈翔" w:date="2026-08-20T16:45:3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1403" w:author="易呈翔" w:date="2026-08-20T16:47:2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8</w:t>
              </w:r>
            </w:ins>
            <w:ins w:id="1404" w:author="易呈翔" w:date="2026-08-20T16:45:3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8D10A2D">
            <w:pPr>
              <w:widowControl/>
              <w:jc w:val="both"/>
              <w:textAlignment w:val="center"/>
              <w:rPr>
                <w:ins w:id="1405" w:author="易呈翔" w:date="2026-08-20T16:39:56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06" w:author="易呈翔" w:date="2026-08-20T16:44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80AA618">
            <w:pPr>
              <w:widowControl/>
              <w:jc w:val="both"/>
              <w:textAlignment w:val="center"/>
              <w:rPr>
                <w:ins w:id="1407" w:author="易呈翔" w:date="2026-08-20T16:39:56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08" w:author="易呈翔" w:date="2026-08-20T16:45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所属</w:t>
              </w:r>
            </w:ins>
            <w:ins w:id="1409" w:author="易呈翔" w:date="2026-08-20T16:45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周</w:t>
              </w:r>
            </w:ins>
            <w:ins w:id="1410" w:author="易呈翔" w:date="2026-08-20T16:45:5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，</w:t>
              </w:r>
            </w:ins>
            <w:ins w:id="1411" w:author="易呈翔" w:date="2026-08-20T16:45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格式</w:t>
              </w:r>
            </w:ins>
            <w:ins w:id="1412" w:author="易呈翔" w:date="2026-08-20T16:45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：</w:t>
              </w:r>
            </w:ins>
            <w:ins w:id="1413" w:author="易呈翔" w:date="2026-08-20T16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yyyy-Www</w:t>
              </w:r>
            </w:ins>
            <w:ins w:id="1414" w:author="易呈翔" w:date="2026-08-20T16:46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，</w:t>
              </w:r>
            </w:ins>
            <w:ins w:id="1415" w:author="易呈翔" w:date="2026-08-20T16:46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ISO 8601 标准的年周格式</w:t>
              </w:r>
            </w:ins>
            <w:ins w:id="1416" w:author="易呈翔" w:date="2026-08-20T16:47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，</w:t>
              </w:r>
            </w:ins>
            <w:ins w:id="1417" w:author="易呈翔" w:date="2026-08-20T16:47:0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例如</w:t>
              </w:r>
            </w:ins>
            <w:ins w:id="1418" w:author="易呈翔" w:date="2026-08-20T16:47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：</w:t>
              </w:r>
            </w:ins>
            <w:ins w:id="1419" w:author="易呈翔" w:date="2026-08-20T16:47:0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2026-W34</w:t>
              </w:r>
            </w:ins>
          </w:p>
        </w:tc>
      </w:tr>
      <w:tr w14:paraId="415C14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420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FB8C071">
            <w:pPr>
              <w:widowControl/>
              <w:jc w:val="both"/>
              <w:textAlignment w:val="center"/>
              <w:rPr>
                <w:ins w:id="1421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22" w:author="易呈翔" w:date="2026-08-20T16:31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设备类别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B55C97C">
            <w:pPr>
              <w:widowControl/>
              <w:jc w:val="both"/>
              <w:textAlignment w:val="center"/>
              <w:rPr>
                <w:ins w:id="1423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24" w:author="易呈翔" w:date="2026-08-20T16:51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equipCateg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467DF49">
            <w:pPr>
              <w:widowControl/>
              <w:jc w:val="both"/>
              <w:textAlignment w:val="center"/>
              <w:rPr>
                <w:ins w:id="1425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26" w:author="易呈翔" w:date="2026-08-20T16:31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DC2ADBE">
            <w:pPr>
              <w:widowControl/>
              <w:jc w:val="both"/>
              <w:textAlignment w:val="center"/>
              <w:rPr>
                <w:ins w:id="1427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28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F50DA22">
            <w:pPr>
              <w:widowControl/>
              <w:jc w:val="both"/>
              <w:textAlignment w:val="center"/>
              <w:rPr>
                <w:ins w:id="1429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30" w:author="易呈翔" w:date="2026-08-20T16:31:4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设备类别</w:t>
              </w:r>
            </w:ins>
            <w:ins w:id="1431" w:author="易呈翔" w:date="2026-08-20T16:31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eastAsia="zh-CN"/>
                </w:rPr>
                <w:t>，</w:t>
              </w:r>
            </w:ins>
            <w:ins w:id="1432" w:author="易呈翔" w:date="2026-08-20T16:31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视图。VW_EQUIP_CATEG</w:t>
              </w:r>
            </w:ins>
          </w:p>
        </w:tc>
      </w:tr>
      <w:tr w14:paraId="4B5E83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433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EF0DCC0">
            <w:pPr>
              <w:widowControl/>
              <w:jc w:val="both"/>
              <w:textAlignment w:val="center"/>
              <w:rPr>
                <w:ins w:id="1434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35" w:author="易呈翔" w:date="2026-08-20T16:31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设备分类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B3AA6EF">
            <w:pPr>
              <w:widowControl/>
              <w:jc w:val="both"/>
              <w:textAlignment w:val="center"/>
              <w:rPr>
                <w:ins w:id="1436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37" w:author="易呈翔" w:date="2026-08-20T16:51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equipCls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E4D3DC3">
            <w:pPr>
              <w:widowControl/>
              <w:jc w:val="both"/>
              <w:textAlignment w:val="center"/>
              <w:rPr>
                <w:ins w:id="1438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39" w:author="易呈翔" w:date="2026-08-20T16:31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1FCE4F3">
            <w:pPr>
              <w:widowControl/>
              <w:jc w:val="both"/>
              <w:textAlignment w:val="center"/>
              <w:rPr>
                <w:ins w:id="1440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41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8AFE763">
            <w:pPr>
              <w:widowControl/>
              <w:jc w:val="both"/>
              <w:textAlignment w:val="center"/>
              <w:rPr>
                <w:ins w:id="1442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43" w:author="易呈翔" w:date="2026-08-20T16:31:5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设备分类</w:t>
              </w:r>
            </w:ins>
            <w:ins w:id="1444" w:author="易呈翔" w:date="2026-08-20T16:31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eastAsia="zh-CN"/>
                </w:rPr>
                <w:t>，</w:t>
              </w:r>
            </w:ins>
            <w:ins w:id="1445" w:author="易呈翔" w:date="2026-08-20T16:31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视图。VW_EQUIP_CLS</w:t>
              </w:r>
            </w:ins>
          </w:p>
        </w:tc>
      </w:tr>
      <w:tr w14:paraId="48DA90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446" w:author="易呈翔" w:date="2026-08-20T16:32:4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D99038D">
            <w:pPr>
              <w:widowControl/>
              <w:jc w:val="both"/>
              <w:textAlignment w:val="center"/>
              <w:rPr>
                <w:ins w:id="1447" w:author="易呈翔" w:date="2026-08-20T16:32:48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48" w:author="易呈翔" w:date="2026-08-20T16:33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物资编码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D5BE385">
            <w:pPr>
              <w:widowControl/>
              <w:jc w:val="both"/>
              <w:textAlignment w:val="center"/>
              <w:rPr>
                <w:ins w:id="1449" w:author="易呈翔" w:date="2026-08-20T16:32:48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450" w:author="易呈翔" w:date="2026-08-20T16:51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materialNo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563F42">
            <w:pPr>
              <w:widowControl/>
              <w:jc w:val="both"/>
              <w:textAlignment w:val="center"/>
              <w:rPr>
                <w:ins w:id="1451" w:author="易呈翔" w:date="2026-08-20T16:32:48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452" w:author="易呈翔" w:date="2026-08-20T16:33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EE7A0F3">
            <w:pPr>
              <w:widowControl/>
              <w:jc w:val="both"/>
              <w:textAlignment w:val="center"/>
              <w:rPr>
                <w:ins w:id="1453" w:author="易呈翔" w:date="2026-08-20T16:32:4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54" w:author="易呈翔" w:date="2026-08-20T16:49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CFDD52F">
            <w:pPr>
              <w:widowControl/>
              <w:jc w:val="both"/>
              <w:textAlignment w:val="center"/>
              <w:rPr>
                <w:ins w:id="1455" w:author="易呈翔" w:date="2026-08-20T16:32:48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456" w:author="易呈翔" w:date="2026-08-20T16:33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物资编码</w:t>
              </w:r>
            </w:ins>
          </w:p>
        </w:tc>
      </w:tr>
      <w:tr w14:paraId="3B34E0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457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1F2877EA">
            <w:pPr>
              <w:widowControl/>
              <w:jc w:val="both"/>
              <w:textAlignment w:val="center"/>
              <w:rPr>
                <w:ins w:id="1458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59" w:author="易呈翔" w:date="2026-08-20T16:31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设备</w:t>
              </w:r>
            </w:ins>
            <w:ins w:id="1460" w:author="易呈翔" w:date="2026-08-20T16:32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类型</w:t>
              </w:r>
            </w:ins>
            <w:ins w:id="1461" w:author="易呈翔" w:date="2026-08-20T16:31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469D3C51">
            <w:pPr>
              <w:widowControl/>
              <w:jc w:val="both"/>
              <w:textAlignment w:val="center"/>
              <w:rPr>
                <w:ins w:id="1462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63" w:author="易呈翔" w:date="2026-08-20T16:51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equipCode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1CE1C9CB">
            <w:pPr>
              <w:widowControl/>
              <w:jc w:val="both"/>
              <w:textAlignment w:val="center"/>
              <w:rPr>
                <w:ins w:id="1464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65" w:author="易呈翔" w:date="2026-08-20T16:31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E555166">
            <w:pPr>
              <w:widowControl/>
              <w:jc w:val="both"/>
              <w:textAlignment w:val="center"/>
              <w:rPr>
                <w:ins w:id="1466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67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776FD3E5">
            <w:pPr>
              <w:widowControl/>
              <w:jc w:val="both"/>
              <w:textAlignment w:val="center"/>
              <w:rPr>
                <w:ins w:id="1468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69" w:author="易呈翔" w:date="2026-08-20T16:31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设备</w:t>
              </w:r>
            </w:ins>
            <w:ins w:id="1470" w:author="易呈翔" w:date="2026-08-20T16:32:0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类型</w:t>
              </w:r>
            </w:ins>
            <w:ins w:id="1471" w:author="易呈翔" w:date="2026-08-20T16:31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码</w:t>
              </w:r>
            </w:ins>
          </w:p>
        </w:tc>
      </w:tr>
      <w:tr w14:paraId="3E5941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472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6DC9F144">
            <w:pPr>
              <w:widowControl/>
              <w:jc w:val="both"/>
              <w:textAlignment w:val="center"/>
              <w:rPr>
                <w:ins w:id="1473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74" w:author="易呈翔" w:date="2026-08-20T16:31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设备类型码描述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45B01EBD">
            <w:pPr>
              <w:widowControl/>
              <w:jc w:val="both"/>
              <w:textAlignment w:val="center"/>
              <w:rPr>
                <w:ins w:id="1475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76" w:author="易呈翔" w:date="2026-08-20T16:51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equipDesc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757825BD">
            <w:pPr>
              <w:widowControl/>
              <w:jc w:val="both"/>
              <w:textAlignment w:val="center"/>
              <w:rPr>
                <w:ins w:id="1477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78" w:author="易呈翔" w:date="2026-08-20T16:31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VARCHAR2(512)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70263D">
            <w:pPr>
              <w:widowControl/>
              <w:jc w:val="both"/>
              <w:textAlignment w:val="center"/>
              <w:rPr>
                <w:ins w:id="1479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80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03966BC2">
            <w:pPr>
              <w:widowControl/>
              <w:jc w:val="both"/>
              <w:textAlignment w:val="center"/>
              <w:rPr>
                <w:ins w:id="1481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82" w:author="易呈翔" w:date="2026-08-20T16:31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设备类型码描述</w:t>
              </w:r>
            </w:ins>
          </w:p>
        </w:tc>
      </w:tr>
      <w:tr w14:paraId="0BF6FE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483" w:author="易呈翔" w:date="2026-08-20T16:49:16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0FBFE91">
            <w:pPr>
              <w:widowControl/>
              <w:jc w:val="both"/>
              <w:textAlignment w:val="center"/>
              <w:rPr>
                <w:ins w:id="1484" w:author="易呈翔" w:date="2026-08-20T16:49:16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85" w:author="易呈翔" w:date="2026-08-20T16:49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供应商编号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8C80B65">
            <w:pPr>
              <w:widowControl/>
              <w:jc w:val="both"/>
              <w:textAlignment w:val="center"/>
              <w:rPr>
                <w:ins w:id="1486" w:author="易呈翔" w:date="2026-08-20T16:49:16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87" w:author="易呈翔" w:date="2026-08-20T16:51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supplierNo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19C9594">
            <w:pPr>
              <w:widowControl/>
              <w:jc w:val="both"/>
              <w:textAlignment w:val="center"/>
              <w:rPr>
                <w:ins w:id="1488" w:author="易呈翔" w:date="2026-08-20T16:49:16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89" w:author="易呈翔" w:date="2026-08-20T16:49:16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C488192">
            <w:pPr>
              <w:widowControl/>
              <w:jc w:val="both"/>
              <w:textAlignment w:val="center"/>
              <w:rPr>
                <w:ins w:id="1490" w:author="易呈翔" w:date="2026-08-20T16:49:16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91" w:author="易呈翔" w:date="2026-08-20T16:49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51E3016">
            <w:pPr>
              <w:widowControl/>
              <w:jc w:val="both"/>
              <w:textAlignment w:val="center"/>
              <w:rPr>
                <w:ins w:id="1492" w:author="易呈翔" w:date="2026-08-20T16:49:16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93" w:author="易呈翔" w:date="2026-08-20T16:49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供应商编号</w:t>
              </w:r>
            </w:ins>
          </w:p>
        </w:tc>
      </w:tr>
      <w:tr w14:paraId="7C5CE9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494" w:author="易呈翔" w:date="2026-08-20T16:49:5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EBCCFF0">
            <w:pPr>
              <w:widowControl/>
              <w:jc w:val="both"/>
              <w:textAlignment w:val="center"/>
              <w:rPr>
                <w:ins w:id="1495" w:author="易呈翔" w:date="2026-08-20T16:49:5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96" w:author="易呈翔" w:date="2026-08-20T16:50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推荐</w:t>
              </w:r>
            </w:ins>
            <w:ins w:id="1497" w:author="易呈翔" w:date="2026-08-20T16:50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合同标识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EA91A35">
            <w:pPr>
              <w:widowControl/>
              <w:jc w:val="both"/>
              <w:textAlignment w:val="center"/>
              <w:rPr>
                <w:ins w:id="1498" w:author="易呈翔" w:date="2026-08-20T16:49:5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499" w:author="易呈翔" w:date="2026-08-20T16:51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contractId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4AB993F">
            <w:pPr>
              <w:widowControl/>
              <w:jc w:val="both"/>
              <w:textAlignment w:val="center"/>
              <w:rPr>
                <w:ins w:id="1500" w:author="易呈翔" w:date="2026-08-20T16:49:55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ins w:id="1501" w:author="易呈翔" w:date="2026-08-20T16:50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3A6FC67">
            <w:pPr>
              <w:widowControl/>
              <w:jc w:val="both"/>
              <w:textAlignment w:val="center"/>
              <w:rPr>
                <w:ins w:id="1502" w:author="易呈翔" w:date="2026-08-20T16:49:5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503" w:author="易呈翔" w:date="2026-08-20T16:50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527EAF6">
            <w:pPr>
              <w:widowControl/>
              <w:jc w:val="both"/>
              <w:textAlignment w:val="center"/>
              <w:rPr>
                <w:ins w:id="1504" w:author="易呈翔" w:date="2026-08-20T16:49:5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505" w:author="易呈翔" w:date="2026-08-20T16:50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推荐</w:t>
              </w:r>
            </w:ins>
            <w:ins w:id="1506" w:author="易呈翔" w:date="2026-08-20T16:50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合同标识</w:t>
              </w:r>
            </w:ins>
          </w:p>
        </w:tc>
      </w:tr>
      <w:tr w14:paraId="64D2CB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507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13ACE3">
            <w:pPr>
              <w:widowControl/>
              <w:jc w:val="both"/>
              <w:textAlignment w:val="center"/>
              <w:rPr>
                <w:ins w:id="1508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509" w:author="易呈翔" w:date="2026-08-20T16:38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推荐</w:t>
              </w:r>
            </w:ins>
            <w:ins w:id="1510" w:author="易呈翔" w:date="2026-08-20T16:36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合同明细标识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3781E0">
            <w:pPr>
              <w:widowControl/>
              <w:jc w:val="both"/>
              <w:textAlignment w:val="center"/>
              <w:rPr>
                <w:ins w:id="1511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512" w:author="易呈翔" w:date="2026-08-20T16:51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contractDetId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8B4213D">
            <w:pPr>
              <w:widowControl/>
              <w:jc w:val="both"/>
              <w:textAlignment w:val="center"/>
              <w:rPr>
                <w:ins w:id="1513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514" w:author="易呈翔" w:date="2026-08-20T16:36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A0266A1">
            <w:pPr>
              <w:widowControl/>
              <w:jc w:val="both"/>
              <w:textAlignment w:val="center"/>
              <w:rPr>
                <w:ins w:id="1515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516" w:author="易呈翔" w:date="2026-08-20T16:38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A0056AE">
            <w:pPr>
              <w:widowControl/>
              <w:jc w:val="both"/>
              <w:textAlignment w:val="center"/>
              <w:rPr>
                <w:ins w:id="1517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518" w:author="易呈翔" w:date="2026-08-20T16:38:2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推荐</w:t>
              </w:r>
            </w:ins>
            <w:ins w:id="1519" w:author="易呈翔" w:date="2026-08-20T16:36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合同明细标识</w:t>
              </w:r>
            </w:ins>
          </w:p>
        </w:tc>
      </w:tr>
      <w:tr w14:paraId="261C5D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520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3401D3">
            <w:pPr>
              <w:widowControl/>
              <w:jc w:val="both"/>
              <w:textAlignment w:val="center"/>
              <w:rPr>
                <w:ins w:id="1521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522" w:author="易呈翔" w:date="2026-08-20T16:37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计划</w:t>
              </w:r>
            </w:ins>
            <w:ins w:id="1523" w:author="易呈翔" w:date="2026-08-20T16:38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到货</w:t>
              </w:r>
            </w:ins>
            <w:ins w:id="1524" w:author="易呈翔" w:date="2026-08-20T16:37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FDFC91">
            <w:pPr>
              <w:widowControl/>
              <w:jc w:val="both"/>
              <w:textAlignment w:val="center"/>
              <w:rPr>
                <w:ins w:id="1525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526" w:author="易呈翔" w:date="2026-08-20T16:51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planQty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E3E660C">
            <w:pPr>
              <w:widowControl/>
              <w:jc w:val="both"/>
              <w:textAlignment w:val="center"/>
              <w:rPr>
                <w:ins w:id="1527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528" w:author="易呈翔" w:date="2026-08-20T16:37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932C3FD">
            <w:pPr>
              <w:widowControl/>
              <w:jc w:val="both"/>
              <w:textAlignment w:val="center"/>
              <w:rPr>
                <w:ins w:id="1529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530" w:author="易呈翔" w:date="2026-08-20T16:38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6F5CAA">
            <w:pPr>
              <w:widowControl/>
              <w:jc w:val="both"/>
              <w:textAlignment w:val="center"/>
              <w:rPr>
                <w:ins w:id="1531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532" w:author="易呈翔" w:date="2026-08-20T16:37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计划</w:t>
              </w:r>
            </w:ins>
            <w:ins w:id="1533" w:author="易呈翔" w:date="2026-08-20T16:38:0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到货</w:t>
              </w:r>
            </w:ins>
            <w:ins w:id="1534" w:author="易呈翔" w:date="2026-08-20T16:37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数量</w:t>
              </w:r>
            </w:ins>
          </w:p>
        </w:tc>
      </w:tr>
      <w:tr w14:paraId="29234D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535" w:author="易呈翔" w:date="2026-08-20T16:50:53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C3A4137">
            <w:pPr>
              <w:widowControl/>
              <w:jc w:val="both"/>
              <w:textAlignment w:val="center"/>
              <w:rPr>
                <w:ins w:id="1536" w:author="易呈翔" w:date="2026-08-20T16:50:53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537" w:author="易呈翔" w:date="2026-08-20T16:50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备货周期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39DE3DB">
            <w:pPr>
              <w:widowControl/>
              <w:jc w:val="both"/>
              <w:textAlignment w:val="center"/>
              <w:rPr>
                <w:ins w:id="1538" w:author="易呈翔" w:date="2026-08-20T16:50:53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539" w:author="易呈翔" w:date="2026-08-20T16:51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stockCycle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CD9864D">
            <w:pPr>
              <w:widowControl/>
              <w:jc w:val="both"/>
              <w:textAlignment w:val="center"/>
              <w:rPr>
                <w:ins w:id="1540" w:author="易呈翔" w:date="2026-08-20T16:50:53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541" w:author="易呈翔" w:date="2026-08-20T16:50:53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1542" w:author="易呈翔" w:date="2026-08-20T16:50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4,2</w:t>
              </w:r>
            </w:ins>
            <w:ins w:id="1543" w:author="易呈翔" w:date="2026-08-20T16:50:53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1872D15">
            <w:pPr>
              <w:widowControl/>
              <w:jc w:val="both"/>
              <w:textAlignment w:val="center"/>
              <w:rPr>
                <w:ins w:id="1544" w:author="易呈翔" w:date="2026-08-20T16:50:53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545" w:author="易呈翔" w:date="2026-08-20T16:50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6CEE53A">
            <w:pPr>
              <w:widowControl/>
              <w:jc w:val="both"/>
              <w:textAlignment w:val="center"/>
              <w:rPr>
                <w:ins w:id="1546" w:author="易呈翔" w:date="2026-08-20T16:50:53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547" w:author="易呈翔" w:date="2026-08-20T16:50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备货周期,单位：天</w:t>
              </w:r>
            </w:ins>
          </w:p>
        </w:tc>
      </w:tr>
      <w:tr w14:paraId="53FA84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548" w:author="易呈翔" w:date="2026-08-20T16:50:53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3410662">
            <w:pPr>
              <w:widowControl/>
              <w:jc w:val="both"/>
              <w:textAlignment w:val="center"/>
              <w:rPr>
                <w:ins w:id="1549" w:author="易呈翔" w:date="2026-08-20T16:50:53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550" w:author="易呈翔" w:date="2026-08-20T16:50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物流在途时间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7B48D27">
            <w:pPr>
              <w:widowControl/>
              <w:jc w:val="both"/>
              <w:textAlignment w:val="center"/>
              <w:rPr>
                <w:ins w:id="1551" w:author="易呈翔" w:date="2026-08-20T16:50:53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552" w:author="易呈翔" w:date="2026-08-20T16:51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transitTime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7DE92D4">
            <w:pPr>
              <w:widowControl/>
              <w:jc w:val="both"/>
              <w:textAlignment w:val="center"/>
              <w:rPr>
                <w:ins w:id="1553" w:author="易呈翔" w:date="2026-08-20T16:50:53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554" w:author="易呈翔" w:date="2026-08-20T16:50:53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1555" w:author="易呈翔" w:date="2026-08-20T16:50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4,2</w:t>
              </w:r>
            </w:ins>
            <w:ins w:id="1556" w:author="易呈翔" w:date="2026-08-20T16:50:53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2A3056A">
            <w:pPr>
              <w:widowControl/>
              <w:jc w:val="both"/>
              <w:textAlignment w:val="center"/>
              <w:rPr>
                <w:ins w:id="1557" w:author="易呈翔" w:date="2026-08-20T16:50:53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558" w:author="易呈翔" w:date="2026-08-20T16:50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517DA34">
            <w:pPr>
              <w:widowControl/>
              <w:jc w:val="both"/>
              <w:textAlignment w:val="center"/>
              <w:rPr>
                <w:ins w:id="1559" w:author="易呈翔" w:date="2026-08-20T16:50:53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560" w:author="易呈翔" w:date="2026-08-20T16:50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物流在途时间,单位：天</w:t>
              </w:r>
            </w:ins>
          </w:p>
        </w:tc>
      </w:tr>
      <w:tr w14:paraId="15D1E1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561" w:author="易呈翔" w:date="2026-08-20T17:03:05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82B0D75">
            <w:pPr>
              <w:widowControl/>
              <w:jc w:val="left"/>
              <w:textAlignment w:val="center"/>
              <w:rPr>
                <w:ins w:id="1562" w:author="易呈翔" w:date="2026-08-20T17:03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563" w:author="易呈翔" w:date="2026-08-20T17:03:1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待检仓容量告警清单</w:t>
              </w:r>
            </w:ins>
            <w:ins w:id="1564" w:author="易呈翔" w:date="2026-08-20T17:03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（</w:t>
              </w:r>
            </w:ins>
            <w:ins w:id="1565" w:author="易呈翔" w:date="2026-08-20T17:03:2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capAlarmList</w:t>
              </w:r>
            </w:ins>
            <w:ins w:id="1566" w:author="易呈翔" w:date="2026-08-20T17:03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）</w:t>
              </w:r>
            </w:ins>
          </w:p>
        </w:tc>
      </w:tr>
      <w:tr w14:paraId="5CDF4C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567" w:author="易呈翔" w:date="2026-08-20T17:04:5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59715B6">
            <w:pPr>
              <w:jc w:val="left"/>
              <w:rPr>
                <w:ins w:id="1568" w:author="易呈翔" w:date="2026-08-20T17:04:5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569" w:author="易呈翔" w:date="2026-08-20T17:04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库区标识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BD113F4">
            <w:pPr>
              <w:jc w:val="left"/>
              <w:rPr>
                <w:ins w:id="1570" w:author="易呈翔" w:date="2026-08-20T17:04:55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571" w:author="易呈翔" w:date="2026-08-20T17:04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whArea</w:t>
              </w:r>
            </w:ins>
            <w:ins w:id="1572" w:author="易呈翔" w:date="2026-08-20T17:04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993DC67">
            <w:pPr>
              <w:jc w:val="left"/>
              <w:rPr>
                <w:ins w:id="1573" w:author="易呈翔" w:date="2026-08-20T17:04:5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574" w:author="易呈翔" w:date="2026-08-20T17:04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1DD8317">
            <w:pPr>
              <w:jc w:val="left"/>
              <w:rPr>
                <w:ins w:id="1575" w:author="易呈翔" w:date="2026-08-20T17:04:5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576" w:author="易呈翔" w:date="2026-08-20T17:04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A1E6410">
            <w:pPr>
              <w:jc w:val="left"/>
              <w:rPr>
                <w:ins w:id="1577" w:author="易呈翔" w:date="2026-08-20T17:04:5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578" w:author="易呈翔" w:date="2026-08-20T17:04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库区标识</w:t>
              </w:r>
            </w:ins>
          </w:p>
        </w:tc>
      </w:tr>
      <w:tr w14:paraId="466026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579" w:author="易呈翔" w:date="2026-08-20T17:04:5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7C561CA">
            <w:pPr>
              <w:jc w:val="left"/>
              <w:rPr>
                <w:ins w:id="1580" w:author="易呈翔" w:date="2026-08-20T17:04:5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581" w:author="易呈翔" w:date="2026-08-20T17:04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库区名称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C2B3816">
            <w:pPr>
              <w:jc w:val="left"/>
              <w:rPr>
                <w:ins w:id="1582" w:author="易呈翔" w:date="2026-08-20T17:04:5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583" w:author="易呈翔" w:date="2026-08-20T17:04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whAreaName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90A5575">
            <w:pPr>
              <w:jc w:val="left"/>
              <w:rPr>
                <w:ins w:id="1584" w:author="易呈翔" w:date="2026-08-20T17:04:5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585" w:author="易呈翔" w:date="2026-08-20T17:04:55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4D40CAE">
            <w:pPr>
              <w:jc w:val="left"/>
              <w:rPr>
                <w:ins w:id="1586" w:author="易呈翔" w:date="2026-08-20T17:04:5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587" w:author="易呈翔" w:date="2026-08-20T17:04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46770E7">
            <w:pPr>
              <w:jc w:val="left"/>
              <w:rPr>
                <w:ins w:id="1588" w:author="易呈翔" w:date="2026-08-20T17:04:5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589" w:author="易呈翔" w:date="2026-08-20T17:04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库区名称</w:t>
              </w:r>
            </w:ins>
          </w:p>
        </w:tc>
      </w:tr>
      <w:tr w14:paraId="563B1E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590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7037E5">
            <w:pPr>
              <w:jc w:val="left"/>
              <w:rPr>
                <w:ins w:id="1591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592" w:author="易呈翔" w:date="2026-08-20T17:05:3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告警</w:t>
              </w:r>
            </w:ins>
            <w:ins w:id="1593" w:author="易呈翔" w:date="2026-08-20T17:05:3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日期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3D8FC9">
            <w:pPr>
              <w:jc w:val="left"/>
              <w:rPr>
                <w:ins w:id="1594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595" w:author="易呈翔" w:date="2026-08-20T17:05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</w:t>
              </w:r>
            </w:ins>
            <w:ins w:id="1596" w:author="易呈翔" w:date="2026-08-20T17:05:3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larm</w:t>
              </w:r>
            </w:ins>
            <w:ins w:id="1597" w:author="易呈翔" w:date="2026-08-20T17:05:4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</w:t>
              </w:r>
            </w:ins>
            <w:ins w:id="1598" w:author="易呈翔" w:date="2026-08-20T17:05:4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ate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B42DB87">
            <w:pPr>
              <w:jc w:val="left"/>
              <w:rPr>
                <w:ins w:id="1599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00" w:author="易呈翔" w:date="2026-08-20T17:05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0ED6FF3">
            <w:pPr>
              <w:jc w:val="left"/>
              <w:rPr>
                <w:ins w:id="1601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02" w:author="易呈翔" w:date="2026-08-20T17:05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B7A01D0">
            <w:pPr>
              <w:jc w:val="left"/>
              <w:rPr>
                <w:ins w:id="1603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04" w:author="易呈翔" w:date="2026-08-20T17:06:0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告警日期</w:t>
              </w:r>
            </w:ins>
            <w:ins w:id="1605" w:author="易呈翔" w:date="2026-08-20T17:05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，格式：yyyy-MM-dd HH:mm:ss </w:t>
              </w:r>
            </w:ins>
          </w:p>
        </w:tc>
      </w:tr>
      <w:tr w14:paraId="1C1F6E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606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39DD4E">
            <w:pPr>
              <w:jc w:val="left"/>
              <w:rPr>
                <w:ins w:id="1607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08" w:author="易呈翔" w:date="2026-08-20T17:06:3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累计库存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8E0CAE">
            <w:pPr>
              <w:jc w:val="left"/>
              <w:rPr>
                <w:ins w:id="1609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10" w:author="易呈翔" w:date="2026-08-20T17:09:5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inStockQty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24B447">
            <w:pPr>
              <w:jc w:val="left"/>
              <w:rPr>
                <w:ins w:id="1611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12" w:author="易呈翔" w:date="2026-08-20T17:10:04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1613" w:author="易呈翔" w:date="2026-08-20T17:10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8</w:t>
              </w:r>
            </w:ins>
            <w:ins w:id="1614" w:author="易呈翔" w:date="2026-08-20T17:10:04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39DA620">
            <w:pPr>
              <w:jc w:val="left"/>
              <w:rPr>
                <w:ins w:id="1615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16" w:author="易呈翔" w:date="2026-08-20T17:10:0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3A5B235">
            <w:pPr>
              <w:jc w:val="left"/>
              <w:rPr>
                <w:ins w:id="1617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18" w:author="易呈翔" w:date="2026-08-20T17:10:12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累计库存</w:t>
              </w:r>
            </w:ins>
          </w:p>
        </w:tc>
      </w:tr>
      <w:tr w14:paraId="416E9D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619" w:author="易呈翔" w:date="2026-08-20T17:07:2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FADB30A">
            <w:pPr>
              <w:jc w:val="left"/>
              <w:rPr>
                <w:ins w:id="1620" w:author="易呈翔" w:date="2026-08-20T17:07:2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21" w:author="易呈翔" w:date="2026-08-20T17:07:2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库区容量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0AD17E3">
            <w:pPr>
              <w:jc w:val="left"/>
              <w:rPr>
                <w:ins w:id="1622" w:author="易呈翔" w:date="2026-08-20T17:07:21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23" w:author="易呈翔" w:date="2026-08-20T17:07:2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whAreaCap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5506898">
            <w:pPr>
              <w:jc w:val="left"/>
              <w:rPr>
                <w:ins w:id="1624" w:author="易呈翔" w:date="2026-08-20T17:07:2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25" w:author="易呈翔" w:date="2026-08-20T17:07:21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1626" w:author="易呈翔" w:date="2026-08-20T17:07:2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8</w:t>
              </w:r>
            </w:ins>
            <w:ins w:id="1627" w:author="易呈翔" w:date="2026-08-20T17:07:21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CD61A4D">
            <w:pPr>
              <w:jc w:val="left"/>
              <w:rPr>
                <w:ins w:id="1628" w:author="易呈翔" w:date="2026-08-20T17:07:2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29" w:author="易呈翔" w:date="2026-08-20T17:07:2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0D3E6E4">
            <w:pPr>
              <w:jc w:val="left"/>
              <w:rPr>
                <w:ins w:id="1630" w:author="易呈翔" w:date="2026-08-20T17:07:2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31" w:author="易呈翔" w:date="2026-08-20T17:07:2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库区容量</w:t>
              </w:r>
            </w:ins>
          </w:p>
        </w:tc>
      </w:tr>
      <w:tr w14:paraId="3E522B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632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CED4DBD">
            <w:pPr>
              <w:widowControl/>
              <w:jc w:val="left"/>
              <w:textAlignment w:val="center"/>
              <w:rPr>
                <w:ins w:id="1633" w:author="易呈翔" w:date="2026-08-18T16:04:37Z"/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34" w:author="易呈翔" w:date="2026-08-20T17:06:50Z">
              <w:r>
                <w:rPr>
                  <w:rFonts w:hint="default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/>
                </w:rPr>
                <w:t>超容数量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2EFE0DD">
            <w:pPr>
              <w:widowControl/>
              <w:jc w:val="left"/>
              <w:textAlignment w:val="center"/>
              <w:rPr>
                <w:ins w:id="1635" w:author="易呈翔" w:date="2026-08-18T16:04:37Z"/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36" w:author="易呈翔" w:date="2026-08-20T17:07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ove</w:t>
              </w:r>
            </w:ins>
            <w:ins w:id="1637" w:author="易呈翔" w:date="2026-08-20T17:07:5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rC</w:t>
              </w:r>
            </w:ins>
            <w:ins w:id="1638" w:author="易呈翔" w:date="2026-08-20T17:07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ap</w:t>
              </w:r>
            </w:ins>
            <w:ins w:id="1639" w:author="易呈翔" w:date="2026-08-20T17:07:5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Q</w:t>
              </w:r>
            </w:ins>
            <w:ins w:id="1640" w:author="易呈翔" w:date="2026-08-20T17:07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A0D2F64">
            <w:pPr>
              <w:jc w:val="both"/>
              <w:rPr>
                <w:ins w:id="1641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642" w:author="易呈翔" w:date="2026-08-20T17:07:57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1643" w:author="易呈翔" w:date="2026-08-20T17:07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8</w:t>
              </w:r>
            </w:ins>
            <w:ins w:id="1644" w:author="易呈翔" w:date="2026-08-20T17:07:57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A34F22F">
            <w:pPr>
              <w:jc w:val="both"/>
              <w:rPr>
                <w:ins w:id="1645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646" w:author="易呈翔" w:date="2026-08-20T17:07:5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D7BC49A">
            <w:pPr>
              <w:jc w:val="both"/>
              <w:rPr>
                <w:ins w:id="1647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648" w:author="易呈翔" w:date="2026-08-20T17:08:02Z">
              <w:r>
                <w:rPr>
                  <w:rFonts w:hint="default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/>
                </w:rPr>
                <w:t>超容数量</w:t>
              </w:r>
            </w:ins>
          </w:p>
        </w:tc>
      </w:tr>
      <w:tr w14:paraId="771546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649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14A7CEC">
            <w:pPr>
              <w:widowControl/>
              <w:jc w:val="left"/>
              <w:textAlignment w:val="center"/>
              <w:rPr>
                <w:ins w:id="1650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51" w:author="易呈翔" w:date="2026-08-20T17:06:58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当日到货量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76EB39A">
            <w:pPr>
              <w:widowControl/>
              <w:jc w:val="left"/>
              <w:textAlignment w:val="center"/>
              <w:rPr>
                <w:ins w:id="1652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53" w:author="易呈翔" w:date="2026-08-20T17:08:4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</w:t>
              </w:r>
            </w:ins>
            <w:ins w:id="1654" w:author="易呈翔" w:date="2026-08-20T17:08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</w:t>
              </w:r>
            </w:ins>
            <w:ins w:id="1655" w:author="易呈翔" w:date="2026-08-20T17:08:4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y</w:t>
              </w:r>
            </w:ins>
            <w:ins w:id="1656" w:author="易呈翔" w:date="2026-08-20T17:08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</w:t>
              </w:r>
            </w:ins>
            <w:ins w:id="1657" w:author="易呈翔" w:date="2026-08-20T17:08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rr</w:t>
              </w:r>
            </w:ins>
            <w:ins w:id="1658" w:author="易呈翔" w:date="2026-08-20T17:08:3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ive</w:t>
              </w:r>
            </w:ins>
            <w:ins w:id="1659" w:author="易呈翔" w:date="2026-08-20T17:08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Q</w:t>
              </w:r>
            </w:ins>
            <w:ins w:id="1660" w:author="易呈翔" w:date="2026-08-20T17:08:3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0BA84A2">
            <w:pPr>
              <w:jc w:val="both"/>
              <w:rPr>
                <w:ins w:id="1661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62" w:author="易呈翔" w:date="2026-08-20T17:08:54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1663" w:author="易呈翔" w:date="2026-08-20T17:08:5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8</w:t>
              </w:r>
            </w:ins>
            <w:ins w:id="1664" w:author="易呈翔" w:date="2026-08-20T17:08:54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6A195DC">
            <w:pPr>
              <w:jc w:val="both"/>
              <w:rPr>
                <w:ins w:id="1665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66" w:author="易呈翔" w:date="2026-08-20T17:09:0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2FE0A7B">
            <w:pPr>
              <w:jc w:val="both"/>
              <w:rPr>
                <w:ins w:id="1667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68" w:author="易呈翔" w:date="2026-08-20T17:08:5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当日到货量</w:t>
              </w:r>
            </w:ins>
          </w:p>
        </w:tc>
      </w:tr>
      <w:tr w14:paraId="0F92D1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669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5A3A2F9">
            <w:pPr>
              <w:widowControl/>
              <w:jc w:val="left"/>
              <w:textAlignment w:val="center"/>
              <w:rPr>
                <w:ins w:id="1670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71" w:author="易呈翔" w:date="2026-08-20T17:07:06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当日批次数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C330F06">
            <w:pPr>
              <w:widowControl/>
              <w:jc w:val="left"/>
              <w:textAlignment w:val="center"/>
              <w:rPr>
                <w:ins w:id="1672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73" w:author="易呈翔" w:date="2026-08-20T17:09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da</w:t>
              </w:r>
            </w:ins>
            <w:ins w:id="1674" w:author="易呈翔" w:date="2026-08-20T17:09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y</w:t>
              </w:r>
            </w:ins>
            <w:ins w:id="1675" w:author="易呈翔" w:date="2026-08-20T17:0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B</w:t>
              </w:r>
            </w:ins>
            <w:ins w:id="1676" w:author="易呈翔" w:date="2026-08-20T17:09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</w:t>
              </w:r>
            </w:ins>
            <w:ins w:id="1677" w:author="易呈翔" w:date="2026-08-20T17:09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tch</w:t>
              </w:r>
            </w:ins>
            <w:ins w:id="1678" w:author="易呈翔" w:date="2026-08-20T17:09:2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Q</w:t>
              </w:r>
            </w:ins>
            <w:ins w:id="1679" w:author="易呈翔" w:date="2026-08-20T17:09:2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79AF3D9">
            <w:pPr>
              <w:jc w:val="both"/>
              <w:rPr>
                <w:ins w:id="1680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81" w:author="易呈翔" w:date="2026-08-20T17:09:31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1682" w:author="易呈翔" w:date="2026-08-20T17:09:3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2</w:t>
              </w:r>
            </w:ins>
            <w:ins w:id="1683" w:author="易呈翔" w:date="2026-08-20T17:09:31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5347090">
            <w:pPr>
              <w:jc w:val="both"/>
              <w:rPr>
                <w:ins w:id="1684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85" w:author="易呈翔" w:date="2026-08-20T17:09:0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1D7D291">
            <w:pPr>
              <w:jc w:val="both"/>
              <w:rPr>
                <w:ins w:id="1686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87" w:author="易呈翔" w:date="2026-08-20T17:08:5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当日批次数</w:t>
              </w:r>
            </w:ins>
          </w:p>
        </w:tc>
      </w:tr>
      <w:tr w14:paraId="44BD1D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688" w:author="易呈翔" w:date="2026-08-20T17:10:35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A879EA3">
            <w:pPr>
              <w:widowControl/>
              <w:jc w:val="left"/>
              <w:textAlignment w:val="center"/>
              <w:rPr>
                <w:ins w:id="1689" w:author="易呈翔" w:date="2026-08-20T17:10:3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690" w:author="易呈翔" w:date="2026-08-20T17:10:4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合同分配情况</w:t>
              </w:r>
            </w:ins>
            <w:ins w:id="1691" w:author="易呈翔" w:date="2026-08-20T17:10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（</w:t>
              </w:r>
            </w:ins>
            <w:ins w:id="1692" w:author="易呈翔" w:date="2026-08-20T17:11:0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contractAllocation</w:t>
              </w:r>
            </w:ins>
            <w:ins w:id="1693" w:author="易呈翔" w:date="2026-08-20T17:11:0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</w:t>
              </w:r>
            </w:ins>
            <w:ins w:id="1694" w:author="易呈翔" w:date="2026-08-20T17:10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）</w:t>
              </w:r>
            </w:ins>
          </w:p>
        </w:tc>
      </w:tr>
      <w:tr w14:paraId="7B96D1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695" w:author="易呈翔" w:date="2026-08-20T17:12:2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08F2EE0">
            <w:pPr>
              <w:widowControl/>
              <w:jc w:val="both"/>
              <w:textAlignment w:val="center"/>
              <w:rPr>
                <w:ins w:id="1696" w:author="易呈翔" w:date="2026-08-20T17:12:27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97" w:author="易呈翔" w:date="2026-08-20T17:12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物资编码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71E571F">
            <w:pPr>
              <w:widowControl/>
              <w:jc w:val="both"/>
              <w:textAlignment w:val="center"/>
              <w:rPr>
                <w:ins w:id="1698" w:author="易呈翔" w:date="2026-08-20T17:12:27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699" w:author="易呈翔" w:date="2026-08-20T17:12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materialNo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0667216">
            <w:pPr>
              <w:widowControl/>
              <w:jc w:val="both"/>
              <w:textAlignment w:val="center"/>
              <w:rPr>
                <w:ins w:id="1700" w:author="易呈翔" w:date="2026-08-20T17:12:27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701" w:author="易呈翔" w:date="2026-08-20T17:12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859BA17">
            <w:pPr>
              <w:widowControl/>
              <w:jc w:val="both"/>
              <w:textAlignment w:val="center"/>
              <w:rPr>
                <w:ins w:id="1702" w:author="易呈翔" w:date="2026-08-20T17:12:2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03" w:author="易呈翔" w:date="2026-08-20T17:12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F864969">
            <w:pPr>
              <w:widowControl/>
              <w:jc w:val="both"/>
              <w:textAlignment w:val="center"/>
              <w:rPr>
                <w:ins w:id="1704" w:author="易呈翔" w:date="2026-08-20T17:12:27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705" w:author="易呈翔" w:date="2026-08-20T17:12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物资编码</w:t>
              </w:r>
            </w:ins>
          </w:p>
        </w:tc>
      </w:tr>
      <w:tr w14:paraId="4342E3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706" w:author="易呈翔" w:date="2026-08-20T17:12:34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B9B6D7B">
            <w:pPr>
              <w:widowControl/>
              <w:jc w:val="both"/>
              <w:textAlignment w:val="center"/>
              <w:rPr>
                <w:ins w:id="1707" w:author="易呈翔" w:date="2026-08-20T17:12:3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08" w:author="易呈翔" w:date="2026-08-20T17:12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推荐</w:t>
              </w:r>
            </w:ins>
            <w:ins w:id="1709" w:author="易呈翔" w:date="2026-08-20T17:12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合同标识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2D297EF">
            <w:pPr>
              <w:widowControl/>
              <w:jc w:val="both"/>
              <w:textAlignment w:val="center"/>
              <w:rPr>
                <w:ins w:id="1710" w:author="易呈翔" w:date="2026-08-20T17:12:3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711" w:author="易呈翔" w:date="2026-08-20T17:12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contractId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02D2E2A">
            <w:pPr>
              <w:widowControl/>
              <w:jc w:val="both"/>
              <w:textAlignment w:val="center"/>
              <w:rPr>
                <w:ins w:id="1712" w:author="易呈翔" w:date="2026-08-20T17:12:34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ins w:id="1713" w:author="易呈翔" w:date="2026-08-20T17:12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87BA032">
            <w:pPr>
              <w:widowControl/>
              <w:jc w:val="both"/>
              <w:textAlignment w:val="center"/>
              <w:rPr>
                <w:ins w:id="1714" w:author="易呈翔" w:date="2026-08-20T17:12:3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15" w:author="易呈翔" w:date="2026-08-20T17:12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E9C4FBD">
            <w:pPr>
              <w:widowControl/>
              <w:jc w:val="both"/>
              <w:textAlignment w:val="center"/>
              <w:rPr>
                <w:ins w:id="1716" w:author="易呈翔" w:date="2026-08-20T17:12:3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17" w:author="易呈翔" w:date="2026-08-20T17:12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推荐</w:t>
              </w:r>
            </w:ins>
            <w:ins w:id="1718" w:author="易呈翔" w:date="2026-08-20T17:12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合同标识</w:t>
              </w:r>
            </w:ins>
          </w:p>
        </w:tc>
      </w:tr>
      <w:tr w14:paraId="0B70AA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719" w:author="易呈翔" w:date="2026-08-20T17:12:34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9FA0DD">
            <w:pPr>
              <w:widowControl/>
              <w:jc w:val="both"/>
              <w:textAlignment w:val="center"/>
              <w:rPr>
                <w:ins w:id="1720" w:author="易呈翔" w:date="2026-08-20T17:12:3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21" w:author="易呈翔" w:date="2026-08-20T17:12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推荐</w:t>
              </w:r>
            </w:ins>
            <w:ins w:id="1722" w:author="易呈翔" w:date="2026-08-20T17:12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合同明细标识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6A2EF3">
            <w:pPr>
              <w:widowControl/>
              <w:jc w:val="both"/>
              <w:textAlignment w:val="center"/>
              <w:rPr>
                <w:ins w:id="1723" w:author="易呈翔" w:date="2026-08-20T17:12:3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24" w:author="易呈翔" w:date="2026-08-20T17:12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contractDetId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7AB5646">
            <w:pPr>
              <w:widowControl/>
              <w:jc w:val="both"/>
              <w:textAlignment w:val="center"/>
              <w:rPr>
                <w:ins w:id="1725" w:author="易呈翔" w:date="2026-08-20T17:12:3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26" w:author="易呈翔" w:date="2026-08-20T17:12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6A185E6">
            <w:pPr>
              <w:widowControl/>
              <w:jc w:val="both"/>
              <w:textAlignment w:val="center"/>
              <w:rPr>
                <w:ins w:id="1727" w:author="易呈翔" w:date="2026-08-20T17:12:3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28" w:author="易呈翔" w:date="2026-08-20T17:12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789559">
            <w:pPr>
              <w:widowControl/>
              <w:jc w:val="both"/>
              <w:textAlignment w:val="center"/>
              <w:rPr>
                <w:ins w:id="1729" w:author="易呈翔" w:date="2026-08-20T17:12:3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30" w:author="易呈翔" w:date="2026-08-20T17:12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推荐</w:t>
              </w:r>
            </w:ins>
            <w:ins w:id="1731" w:author="易呈翔" w:date="2026-08-20T17:12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合同明细标识</w:t>
              </w:r>
            </w:ins>
          </w:p>
        </w:tc>
      </w:tr>
      <w:tr w14:paraId="7D366E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732" w:author="易呈翔" w:date="2026-08-20T17:12:42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A0B1B4F">
            <w:pPr>
              <w:widowControl/>
              <w:jc w:val="both"/>
              <w:textAlignment w:val="center"/>
              <w:rPr>
                <w:ins w:id="1733" w:author="易呈翔" w:date="2026-08-20T17:12:42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34" w:author="易呈翔" w:date="2026-08-20T17:12:4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供应商编号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0A14F37">
            <w:pPr>
              <w:widowControl/>
              <w:jc w:val="both"/>
              <w:textAlignment w:val="center"/>
              <w:rPr>
                <w:ins w:id="1735" w:author="易呈翔" w:date="2026-08-20T17:12:42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36" w:author="易呈翔" w:date="2026-08-20T17:12:4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supplierNo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67A0819">
            <w:pPr>
              <w:widowControl/>
              <w:jc w:val="both"/>
              <w:textAlignment w:val="center"/>
              <w:rPr>
                <w:ins w:id="1737" w:author="易呈翔" w:date="2026-08-20T17:12:42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38" w:author="易呈翔" w:date="2026-08-20T17:12:42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7C3D838">
            <w:pPr>
              <w:widowControl/>
              <w:jc w:val="both"/>
              <w:textAlignment w:val="center"/>
              <w:rPr>
                <w:ins w:id="1739" w:author="易呈翔" w:date="2026-08-20T17:12:42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40" w:author="易呈翔" w:date="2026-08-20T17:12:4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48DB872">
            <w:pPr>
              <w:widowControl/>
              <w:jc w:val="both"/>
              <w:textAlignment w:val="center"/>
              <w:rPr>
                <w:ins w:id="1741" w:author="易呈翔" w:date="2026-08-20T17:12:42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42" w:author="易呈翔" w:date="2026-08-20T17:12:4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供应商编号</w:t>
              </w:r>
            </w:ins>
          </w:p>
        </w:tc>
      </w:tr>
      <w:tr w14:paraId="74759E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743" w:author="易呈翔" w:date="2026-08-20T17:14:0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AC5BC6B">
            <w:pPr>
              <w:jc w:val="left"/>
              <w:rPr>
                <w:ins w:id="1744" w:author="易呈翔" w:date="2026-08-20T17:14:0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45" w:author="易呈翔" w:date="2026-08-20T17:14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供应商名称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AF1CDE8">
            <w:pPr>
              <w:jc w:val="left"/>
              <w:rPr>
                <w:ins w:id="1746" w:author="易呈翔" w:date="2026-08-20T17:14:07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47" w:author="易呈翔" w:date="2026-08-20T17:14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supplierN</w:t>
              </w:r>
            </w:ins>
            <w:ins w:id="1748" w:author="易呈翔" w:date="2026-08-20T17:14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B1D3DE1">
            <w:pPr>
              <w:jc w:val="left"/>
              <w:rPr>
                <w:ins w:id="1749" w:author="易呈翔" w:date="2026-08-20T17:14:07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ins w:id="1750" w:author="易呈翔" w:date="2026-08-20T17:14:07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VARCHAR2(</w:t>
              </w:r>
            </w:ins>
            <w:ins w:id="1751" w:author="易呈翔" w:date="2026-08-20T17:14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256</w:t>
              </w:r>
            </w:ins>
            <w:ins w:id="1752" w:author="易呈翔" w:date="2026-08-20T17:14:07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06694CD">
            <w:pPr>
              <w:jc w:val="left"/>
              <w:rPr>
                <w:ins w:id="1753" w:author="易呈翔" w:date="2026-08-20T17:14:0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54" w:author="易呈翔" w:date="2026-08-20T17:14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B26FB86">
            <w:pPr>
              <w:jc w:val="left"/>
              <w:rPr>
                <w:ins w:id="1755" w:author="易呈翔" w:date="2026-08-20T17:14:0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56" w:author="易呈翔" w:date="2026-08-20T17:14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供应商名称</w:t>
              </w:r>
            </w:ins>
          </w:p>
        </w:tc>
      </w:tr>
      <w:tr w14:paraId="0737C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757" w:author="易呈翔" w:date="2026-08-20T17:14:26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9594ABA">
            <w:pPr>
              <w:jc w:val="left"/>
              <w:rPr>
                <w:ins w:id="1758" w:author="易呈翔" w:date="2026-08-20T17:14:26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59" w:author="易呈翔" w:date="2026-08-20T17:14:2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合同数量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0758B54">
            <w:pPr>
              <w:jc w:val="left"/>
              <w:rPr>
                <w:ins w:id="1760" w:author="易呈翔" w:date="2026-08-20T17:14:26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61" w:author="易呈翔" w:date="2026-08-20T17:14:2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purchaseQty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A009A25">
            <w:pPr>
              <w:jc w:val="left"/>
              <w:rPr>
                <w:ins w:id="1762" w:author="易呈翔" w:date="2026-08-20T17:14:26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63" w:author="易呈翔" w:date="2026-08-20T17:14:26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244E714">
            <w:pPr>
              <w:jc w:val="left"/>
              <w:rPr>
                <w:ins w:id="1764" w:author="易呈翔" w:date="2026-08-20T17:14:26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65" w:author="易呈翔" w:date="2026-08-20T17:14:2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9C76A1F">
            <w:pPr>
              <w:jc w:val="left"/>
              <w:rPr>
                <w:ins w:id="1766" w:author="易呈翔" w:date="2026-08-20T17:14:26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67" w:author="易呈翔" w:date="2026-08-20T17:14:2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合同数量</w:t>
              </w:r>
            </w:ins>
          </w:p>
        </w:tc>
      </w:tr>
      <w:tr w14:paraId="7ECC74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768" w:author="易呈翔" w:date="2026-08-20T17:14:4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54EB05F">
            <w:pPr>
              <w:jc w:val="left"/>
              <w:rPr>
                <w:ins w:id="1769" w:author="易呈翔" w:date="2026-08-20T17:14:4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70" w:author="易呈翔" w:date="2026-08-20T17:14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已到货数量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DDEA5DC">
            <w:pPr>
              <w:jc w:val="left"/>
              <w:rPr>
                <w:ins w:id="1771" w:author="易呈翔" w:date="2026-08-20T17:14:4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72" w:author="易呈翔" w:date="2026-08-20T17:14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arriveQty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4977901">
            <w:pPr>
              <w:jc w:val="left"/>
              <w:rPr>
                <w:ins w:id="1773" w:author="易呈翔" w:date="2026-08-20T17:14:4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74" w:author="易呈翔" w:date="2026-08-20T17:14:45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8D7603B">
            <w:pPr>
              <w:jc w:val="left"/>
              <w:rPr>
                <w:ins w:id="1775" w:author="易呈翔" w:date="2026-08-20T17:14:4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76" w:author="易呈翔" w:date="2026-08-20T17:14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CD32910">
            <w:pPr>
              <w:jc w:val="left"/>
              <w:rPr>
                <w:ins w:id="1777" w:author="易呈翔" w:date="2026-08-20T17:14:4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78" w:author="易呈翔" w:date="2026-08-20T17:14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已到货数量</w:t>
              </w:r>
            </w:ins>
          </w:p>
        </w:tc>
      </w:tr>
      <w:tr w14:paraId="5E09F6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779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7F227F4">
            <w:pPr>
              <w:widowControl/>
              <w:jc w:val="left"/>
              <w:textAlignment w:val="auto"/>
              <w:rPr>
                <w:ins w:id="1780" w:author="易呈翔" w:date="2026-08-18T16:04:37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81" w:author="易呈翔" w:date="2026-08-20T17:15:4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执行</w:t>
              </w:r>
            </w:ins>
            <w:ins w:id="1782" w:author="易呈翔" w:date="2026-08-20T17:15:4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进度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738C495">
            <w:pPr>
              <w:widowControl/>
              <w:jc w:val="left"/>
              <w:textAlignment w:val="auto"/>
              <w:rPr>
                <w:ins w:id="1783" w:author="易呈翔" w:date="2026-08-18T16:04:37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84" w:author="易呈翔" w:date="2026-08-20T17:20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executionProgress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57315C3">
            <w:pPr>
              <w:jc w:val="left"/>
              <w:rPr>
                <w:ins w:id="1785" w:author="易呈翔" w:date="2026-08-18T16:04:37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1786" w:author="易呈翔" w:date="2026-08-20T17:16:00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NUMBER(</w:t>
              </w:r>
            </w:ins>
            <w:ins w:id="1787" w:author="易呈翔" w:date="2026-08-20T17:16:0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5</w:t>
              </w:r>
            </w:ins>
            <w:ins w:id="1788" w:author="易呈翔" w:date="2026-08-20T17:16:1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,</w:t>
              </w:r>
            </w:ins>
            <w:ins w:id="1789" w:author="易呈翔" w:date="2026-08-20T17:16:0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2</w:t>
              </w:r>
            </w:ins>
            <w:ins w:id="1790" w:author="易呈翔" w:date="2026-08-20T17:16:00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D501BE1">
            <w:pPr>
              <w:jc w:val="left"/>
              <w:rPr>
                <w:ins w:id="1791" w:author="易呈翔" w:date="2026-08-18T16:04:37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1792" w:author="易呈翔" w:date="2026-08-20T17:16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699676D">
            <w:pPr>
              <w:widowControl/>
              <w:jc w:val="left"/>
              <w:textAlignment w:val="auto"/>
              <w:rPr>
                <w:ins w:id="1793" w:author="易呈翔" w:date="2026-08-18T16:04:37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94" w:author="易呈翔" w:date="2026-08-20T17:16:2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执行进度</w:t>
              </w:r>
            </w:ins>
            <w:ins w:id="1795" w:author="易呈翔" w:date="2026-08-20T17:16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,</w:t>
              </w:r>
            </w:ins>
            <w:ins w:id="1796" w:author="易呈翔" w:date="2026-08-20T17:16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格式</w:t>
              </w:r>
            </w:ins>
            <w:ins w:id="1797" w:author="易呈翔" w:date="2026-08-20T17:16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：</w:t>
              </w:r>
            </w:ins>
            <w:ins w:id="1798" w:author="易呈翔" w:date="2026-08-20T17:16:3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%</w:t>
              </w:r>
            </w:ins>
          </w:p>
        </w:tc>
      </w:tr>
      <w:tr w14:paraId="3C5FAA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799" w:author="易呈翔" w:date="2026-08-20T17:15:13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A02CE0A">
            <w:pPr>
              <w:widowControl/>
              <w:jc w:val="left"/>
              <w:textAlignment w:val="auto"/>
              <w:rPr>
                <w:ins w:id="1800" w:author="易呈翔" w:date="2026-08-20T17:15:13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01" w:author="易呈翔" w:date="2026-08-20T17:16:28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/>
                </w:rPr>
                <w:t>合同占比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263D8A9">
            <w:pPr>
              <w:widowControl/>
              <w:jc w:val="left"/>
              <w:textAlignment w:val="auto"/>
              <w:rPr>
                <w:ins w:id="1802" w:author="易呈翔" w:date="2026-08-20T17:15:13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03" w:author="易呈翔" w:date="2026-08-20T17:20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contractRatio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DDCABB2">
            <w:pPr>
              <w:jc w:val="left"/>
              <w:rPr>
                <w:ins w:id="1804" w:author="易呈翔" w:date="2026-08-20T17:15:13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1805" w:author="易呈翔" w:date="2026-08-20T17:20:34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NUMBER(</w:t>
              </w:r>
            </w:ins>
            <w:ins w:id="1806" w:author="易呈翔" w:date="2026-08-20T17:20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5,2</w:t>
              </w:r>
            </w:ins>
            <w:ins w:id="1807" w:author="易呈翔" w:date="2026-08-20T17:20:34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E5D07DB">
            <w:pPr>
              <w:jc w:val="left"/>
              <w:rPr>
                <w:ins w:id="1808" w:author="易呈翔" w:date="2026-08-20T17:15:13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1809" w:author="易呈翔" w:date="2026-08-20T17:21:0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FE4DBD6">
            <w:pPr>
              <w:widowControl/>
              <w:jc w:val="left"/>
              <w:textAlignment w:val="auto"/>
              <w:rPr>
                <w:ins w:id="1810" w:author="易呈翔" w:date="2026-08-20T17:15:13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11" w:author="易呈翔" w:date="2026-08-20T17:16:56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/>
                </w:rPr>
                <w:t>合同占比</w:t>
              </w:r>
            </w:ins>
            <w:ins w:id="1812" w:author="易呈翔" w:date="2026-08-20T17:16:5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,格式：%</w:t>
              </w:r>
            </w:ins>
          </w:p>
        </w:tc>
      </w:tr>
      <w:tr w14:paraId="7AAD0B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813" w:author="易呈翔" w:date="2026-08-20T17:17:1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F7AEC4D">
            <w:pPr>
              <w:widowControl/>
              <w:jc w:val="left"/>
              <w:textAlignment w:val="auto"/>
              <w:rPr>
                <w:ins w:id="1814" w:author="易呈翔" w:date="2026-08-20T17:17:15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15" w:author="易呈翔" w:date="2026-08-20T17:17:28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/>
                </w:rPr>
                <w:t>同物资总进度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B354C76">
            <w:pPr>
              <w:widowControl/>
              <w:jc w:val="left"/>
              <w:textAlignment w:val="auto"/>
              <w:rPr>
                <w:ins w:id="1816" w:author="易呈翔" w:date="2026-08-20T17:17:15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17" w:author="易呈翔" w:date="2026-08-20T17:20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sameMaterialTotalProgress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BD9D778">
            <w:pPr>
              <w:jc w:val="left"/>
              <w:rPr>
                <w:ins w:id="1818" w:author="易呈翔" w:date="2026-08-20T17:17:15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1819" w:author="易呈翔" w:date="2026-08-20T17:20:35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NUMBER(</w:t>
              </w:r>
            </w:ins>
            <w:ins w:id="1820" w:author="易呈翔" w:date="2026-08-20T17:20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5,2</w:t>
              </w:r>
            </w:ins>
            <w:ins w:id="1821" w:author="易呈翔" w:date="2026-08-20T17:20:35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4D012D8">
            <w:pPr>
              <w:jc w:val="left"/>
              <w:rPr>
                <w:ins w:id="1822" w:author="易呈翔" w:date="2026-08-20T17:17:15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1823" w:author="易呈翔" w:date="2026-08-20T17:21:0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1B76E8C">
            <w:pPr>
              <w:widowControl/>
              <w:jc w:val="left"/>
              <w:textAlignment w:val="auto"/>
              <w:rPr>
                <w:ins w:id="1824" w:author="易呈翔" w:date="2026-08-20T17:17:15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25" w:author="易呈翔" w:date="2026-08-20T17:18:3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同物资总进度</w:t>
              </w:r>
            </w:ins>
            <w:ins w:id="1826" w:author="易呈翔" w:date="2026-08-20T17:18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,格式：%</w:t>
              </w:r>
            </w:ins>
          </w:p>
        </w:tc>
      </w:tr>
      <w:tr w14:paraId="5D0B21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827" w:author="易呈翔" w:date="2026-08-20T17:17:1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8969772">
            <w:pPr>
              <w:widowControl/>
              <w:jc w:val="left"/>
              <w:textAlignment w:val="auto"/>
              <w:rPr>
                <w:ins w:id="1828" w:author="易呈翔" w:date="2026-08-20T17:17:18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29" w:author="易呈翔" w:date="2026-08-20T17:17:33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/>
                </w:rPr>
                <w:t>本次分配数量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0D47AD7">
            <w:pPr>
              <w:widowControl/>
              <w:jc w:val="left"/>
              <w:textAlignment w:val="auto"/>
              <w:rPr>
                <w:ins w:id="1830" w:author="易呈翔" w:date="2026-08-20T17:17:18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31" w:author="易呈翔" w:date="2026-08-20T17:20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allocationQty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25C3AD8">
            <w:pPr>
              <w:jc w:val="left"/>
              <w:rPr>
                <w:ins w:id="1832" w:author="易呈翔" w:date="2026-08-20T17:17:18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1833" w:author="易呈翔" w:date="2026-08-20T17:20:42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B1DB06E">
            <w:pPr>
              <w:jc w:val="left"/>
              <w:rPr>
                <w:ins w:id="1834" w:author="易呈翔" w:date="2026-08-20T17:17:18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1835" w:author="易呈翔" w:date="2026-08-20T17:21:0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DCECC10">
            <w:pPr>
              <w:widowControl/>
              <w:jc w:val="left"/>
              <w:textAlignment w:val="auto"/>
              <w:rPr>
                <w:ins w:id="1836" w:author="易呈翔" w:date="2026-08-20T17:17:18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37" w:author="易呈翔" w:date="2026-08-20T17:18:3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本次分配数量</w:t>
              </w:r>
            </w:ins>
          </w:p>
        </w:tc>
      </w:tr>
      <w:tr w14:paraId="68DEBD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838" w:author="易呈翔" w:date="2026-08-20T17:15:1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F3628AD">
            <w:pPr>
              <w:widowControl/>
              <w:jc w:val="left"/>
              <w:textAlignment w:val="auto"/>
              <w:rPr>
                <w:ins w:id="1839" w:author="易呈翔" w:date="2026-08-20T17:15:15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40" w:author="易呈翔" w:date="2026-08-20T17:17:37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/>
                </w:rPr>
                <w:t>分配后进度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279EA13">
            <w:pPr>
              <w:widowControl/>
              <w:jc w:val="left"/>
              <w:textAlignment w:val="auto"/>
              <w:rPr>
                <w:ins w:id="1841" w:author="易呈翔" w:date="2026-08-20T17:15:15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42" w:author="易呈翔" w:date="2026-08-20T17:20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afterAllocationProgress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D169CE9">
            <w:pPr>
              <w:jc w:val="left"/>
              <w:rPr>
                <w:ins w:id="1843" w:author="易呈翔" w:date="2026-08-20T17:15:15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1844" w:author="易呈翔" w:date="2026-08-20T17:20:37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NUMBER(</w:t>
              </w:r>
            </w:ins>
            <w:ins w:id="1845" w:author="易呈翔" w:date="2026-08-20T17:20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5,2</w:t>
              </w:r>
            </w:ins>
            <w:ins w:id="1846" w:author="易呈翔" w:date="2026-08-20T17:20:37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70600F">
            <w:pPr>
              <w:jc w:val="left"/>
              <w:rPr>
                <w:ins w:id="1847" w:author="易呈翔" w:date="2026-08-20T17:15:15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1848" w:author="易呈翔" w:date="2026-08-20T17:21:0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6583582">
            <w:pPr>
              <w:widowControl/>
              <w:jc w:val="left"/>
              <w:textAlignment w:val="auto"/>
              <w:rPr>
                <w:ins w:id="1849" w:author="易呈翔" w:date="2026-08-20T17:15:15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50" w:author="易呈翔" w:date="2026-08-20T17:18:3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分配后进度</w:t>
              </w:r>
            </w:ins>
            <w:ins w:id="1851" w:author="易呈翔" w:date="2026-08-20T17:18:4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,格式：%</w:t>
              </w:r>
            </w:ins>
          </w:p>
        </w:tc>
      </w:tr>
      <w:tr w14:paraId="405573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852" w:author="易呈翔" w:date="2026-08-20T17:17:4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7945F08">
            <w:pPr>
              <w:widowControl/>
              <w:jc w:val="left"/>
              <w:textAlignment w:val="auto"/>
              <w:rPr>
                <w:ins w:id="1853" w:author="易呈翔" w:date="2026-08-20T17:17:45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54" w:author="易呈翔" w:date="2026-08-20T17:17:46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/>
                </w:rPr>
                <w:t>分配后剩余合同量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986A2E4">
            <w:pPr>
              <w:widowControl/>
              <w:jc w:val="left"/>
              <w:textAlignment w:val="auto"/>
              <w:rPr>
                <w:ins w:id="1855" w:author="易呈翔" w:date="2026-08-20T17:17:45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56" w:author="易呈翔" w:date="2026-08-20T17:20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remainingContractQty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049B6EA">
            <w:pPr>
              <w:jc w:val="left"/>
              <w:rPr>
                <w:ins w:id="1857" w:author="易呈翔" w:date="2026-08-20T17:17:45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1858" w:author="易呈翔" w:date="2026-08-20T17:20:43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9F37A59">
            <w:pPr>
              <w:jc w:val="left"/>
              <w:rPr>
                <w:ins w:id="1859" w:author="易呈翔" w:date="2026-08-20T17:17:45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1860" w:author="易呈翔" w:date="2026-08-20T17:21:0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4EC3577">
            <w:pPr>
              <w:widowControl/>
              <w:jc w:val="left"/>
              <w:textAlignment w:val="auto"/>
              <w:rPr>
                <w:ins w:id="1861" w:author="易呈翔" w:date="2026-08-20T17:17:45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62" w:author="易呈翔" w:date="2026-08-20T17:18:3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分配后剩余合同量</w:t>
              </w:r>
            </w:ins>
          </w:p>
        </w:tc>
      </w:tr>
      <w:tr w14:paraId="4351E7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863" w:author="易呈翔" w:date="2026-08-20T17:11:50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EACBF3C">
            <w:pPr>
              <w:widowControl/>
              <w:jc w:val="left"/>
              <w:textAlignment w:val="center"/>
              <w:rPr>
                <w:ins w:id="1864" w:author="易呈翔" w:date="2026-08-20T17:11:50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865" w:author="易呈翔" w:date="2026-08-20T17:12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合同不足告警清单</w:t>
              </w:r>
            </w:ins>
            <w:ins w:id="1866" w:author="易呈翔" w:date="2026-08-20T17:11:5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（</w:t>
              </w:r>
            </w:ins>
            <w:ins w:id="1867" w:author="易呈翔" w:date="2026-08-20T17:11:5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contractShortage</w:t>
              </w:r>
            </w:ins>
            <w:ins w:id="1868" w:author="易呈翔" w:date="2026-08-20T17:11:5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AlarmList</w:t>
              </w:r>
            </w:ins>
            <w:ins w:id="1869" w:author="易呈翔" w:date="2026-08-20T17:11:5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）</w:t>
              </w:r>
            </w:ins>
          </w:p>
        </w:tc>
      </w:tr>
      <w:tr w14:paraId="1F0CF3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870" w:author="易呈翔" w:date="2026-08-20T17:23:34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1378906">
            <w:pPr>
              <w:widowControl/>
              <w:jc w:val="both"/>
              <w:textAlignment w:val="center"/>
              <w:rPr>
                <w:ins w:id="1871" w:author="易呈翔" w:date="2026-08-20T17:23:34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72" w:author="易呈翔" w:date="2026-08-20T17:23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物资编码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E382264">
            <w:pPr>
              <w:widowControl/>
              <w:jc w:val="both"/>
              <w:textAlignment w:val="center"/>
              <w:rPr>
                <w:ins w:id="1873" w:author="易呈翔" w:date="2026-08-20T17:23:3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874" w:author="易呈翔" w:date="2026-08-20T17:23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materialNo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0DBBE00">
            <w:pPr>
              <w:widowControl/>
              <w:jc w:val="both"/>
              <w:textAlignment w:val="center"/>
              <w:rPr>
                <w:ins w:id="1875" w:author="易呈翔" w:date="2026-08-20T17:23:3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876" w:author="易呈翔" w:date="2026-08-20T17:23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38D913D">
            <w:pPr>
              <w:widowControl/>
              <w:jc w:val="both"/>
              <w:textAlignment w:val="center"/>
              <w:rPr>
                <w:ins w:id="1877" w:author="易呈翔" w:date="2026-08-20T17:23:3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78" w:author="易呈翔" w:date="2026-08-20T17:23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8FB9863">
            <w:pPr>
              <w:widowControl/>
              <w:jc w:val="both"/>
              <w:textAlignment w:val="center"/>
              <w:rPr>
                <w:ins w:id="1879" w:author="易呈翔" w:date="2026-08-20T17:23:3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880" w:author="易呈翔" w:date="2026-08-20T17:23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物资编码</w:t>
              </w:r>
            </w:ins>
          </w:p>
        </w:tc>
      </w:tr>
      <w:tr w14:paraId="1F5BC7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881" w:author="易呈翔" w:date="2026-08-18T21:15:29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ED54C48">
            <w:pPr>
              <w:widowControl/>
              <w:jc w:val="left"/>
              <w:textAlignment w:val="center"/>
              <w:rPr>
                <w:ins w:id="1882" w:author="易呈翔" w:date="2026-08-18T21:15:2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83" w:author="易呈翔" w:date="2026-08-20T17:24:3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净需求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ACCEA86">
            <w:pPr>
              <w:widowControl/>
              <w:jc w:val="left"/>
              <w:textAlignment w:val="center"/>
              <w:rPr>
                <w:ins w:id="1884" w:author="易呈翔" w:date="2026-08-18T21:15:2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85" w:author="易呈翔" w:date="2026-08-20T17:25:5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dmd</w:t>
              </w:r>
            </w:ins>
            <w:ins w:id="1886" w:author="易呈翔" w:date="2026-08-20T17:26:0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EC7DD1A">
            <w:pPr>
              <w:jc w:val="both"/>
              <w:rPr>
                <w:ins w:id="1887" w:author="易呈翔" w:date="2026-08-18T21:15:2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88" w:author="易呈翔" w:date="2026-08-20T17:26:57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ECAC743">
            <w:pPr>
              <w:jc w:val="both"/>
              <w:rPr>
                <w:ins w:id="1889" w:author="易呈翔" w:date="2026-08-18T21:15:2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90" w:author="易呈翔" w:date="2026-08-20T17:27:0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8F9EBFE">
            <w:pPr>
              <w:widowControl/>
              <w:jc w:val="left"/>
              <w:textAlignment w:val="center"/>
              <w:rPr>
                <w:ins w:id="1891" w:author="易呈翔" w:date="2026-08-18T21:15:2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92" w:author="易呈翔" w:date="2026-08-20T17:27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净需求</w:t>
              </w:r>
            </w:ins>
          </w:p>
        </w:tc>
      </w:tr>
      <w:tr w14:paraId="512C5B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893" w:author="易呈翔" w:date="2026-08-20T17:23:13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60B6E03">
            <w:pPr>
              <w:widowControl/>
              <w:jc w:val="left"/>
              <w:textAlignment w:val="center"/>
              <w:rPr>
                <w:ins w:id="1894" w:author="易呈翔" w:date="2026-08-20T17:23:13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95" w:author="易呈翔" w:date="2026-08-20T17:24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合同总量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D2A9049">
            <w:pPr>
              <w:widowControl/>
              <w:jc w:val="left"/>
              <w:textAlignment w:val="center"/>
              <w:rPr>
                <w:ins w:id="1896" w:author="易呈翔" w:date="2026-08-20T17:23:13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97" w:author="易呈翔" w:date="2026-08-20T17:26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purchase</w:t>
              </w:r>
            </w:ins>
            <w:ins w:id="1898" w:author="易呈翔" w:date="2026-08-20T17:26:0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</w:t>
              </w:r>
            </w:ins>
            <w:ins w:id="1899" w:author="易呈翔" w:date="2026-08-20T17:26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ot</w:t>
              </w:r>
            </w:ins>
            <w:ins w:id="1900" w:author="易呈翔" w:date="2026-08-20T17:26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al</w:t>
              </w:r>
            </w:ins>
            <w:ins w:id="1901" w:author="易呈翔" w:date="2026-08-20T17:26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05A587C">
            <w:pPr>
              <w:jc w:val="both"/>
              <w:rPr>
                <w:ins w:id="1902" w:author="易呈翔" w:date="2026-08-20T17:23:13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903" w:author="易呈翔" w:date="2026-08-20T17:26:58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B7AD088">
            <w:pPr>
              <w:jc w:val="both"/>
              <w:rPr>
                <w:ins w:id="1904" w:author="易呈翔" w:date="2026-08-20T17:23:13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905" w:author="易呈翔" w:date="2026-08-20T17:27:0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566B478">
            <w:pPr>
              <w:widowControl/>
              <w:jc w:val="left"/>
              <w:textAlignment w:val="center"/>
              <w:rPr>
                <w:ins w:id="1906" w:author="易呈翔" w:date="2026-08-20T17:23:13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907" w:author="易呈翔" w:date="2026-08-20T17:27:1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合同总量</w:t>
              </w:r>
            </w:ins>
          </w:p>
        </w:tc>
      </w:tr>
      <w:tr w14:paraId="36652E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908" w:author="易呈翔" w:date="2026-08-20T17:21:12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5CBAB89">
            <w:pPr>
              <w:widowControl/>
              <w:jc w:val="left"/>
              <w:textAlignment w:val="center"/>
              <w:rPr>
                <w:ins w:id="1909" w:author="易呈翔" w:date="2026-08-20T17:21:12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910" w:author="易呈翔" w:date="2026-08-20T17:24:2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缺口数量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E7C2E1F">
            <w:pPr>
              <w:widowControl/>
              <w:jc w:val="left"/>
              <w:textAlignment w:val="center"/>
              <w:rPr>
                <w:ins w:id="1911" w:author="易呈翔" w:date="2026-08-20T17:21:12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912" w:author="易呈翔" w:date="2026-08-20T17:26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sh</w:t>
              </w:r>
            </w:ins>
            <w:ins w:id="1913" w:author="易呈翔" w:date="2026-08-20T17:26:5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ort</w:t>
              </w:r>
            </w:ins>
            <w:ins w:id="1914" w:author="易呈翔" w:date="2026-08-20T17:26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age</w:t>
              </w:r>
            </w:ins>
            <w:ins w:id="1915" w:author="易呈翔" w:date="2026-08-20T17:26:5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Qt</w:t>
              </w:r>
            </w:ins>
            <w:ins w:id="1916" w:author="易呈翔" w:date="2026-08-20T17:26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CE243C6">
            <w:pPr>
              <w:jc w:val="both"/>
              <w:rPr>
                <w:ins w:id="1917" w:author="易呈翔" w:date="2026-08-20T17:21:12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918" w:author="易呈翔" w:date="2026-08-20T17:26:59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6669552">
            <w:pPr>
              <w:jc w:val="both"/>
              <w:rPr>
                <w:ins w:id="1919" w:author="易呈翔" w:date="2026-08-20T17:21:12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920" w:author="易呈翔" w:date="2026-08-20T17:27:0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9D88256">
            <w:pPr>
              <w:widowControl/>
              <w:jc w:val="left"/>
              <w:textAlignment w:val="center"/>
              <w:rPr>
                <w:ins w:id="1921" w:author="易呈翔" w:date="2026-08-20T17:21:12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922" w:author="易呈翔" w:date="2026-08-20T17:27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缺口数量</w:t>
              </w:r>
            </w:ins>
          </w:p>
        </w:tc>
      </w:tr>
      <w:tr w14:paraId="215BE8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923" w:author="易呈翔" w:date="2026-08-20T17:25:2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979C7B">
            <w:pPr>
              <w:jc w:val="left"/>
              <w:rPr>
                <w:ins w:id="1924" w:author="易呈翔" w:date="2026-08-20T17:25:2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925" w:author="易呈翔" w:date="2026-08-20T17:25:2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告警日期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536792">
            <w:pPr>
              <w:jc w:val="left"/>
              <w:rPr>
                <w:ins w:id="1926" w:author="易呈翔" w:date="2026-08-20T17:25:2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927" w:author="易呈翔" w:date="2026-08-20T17:25:2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alarmDate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59A9ACC">
            <w:pPr>
              <w:jc w:val="left"/>
              <w:rPr>
                <w:ins w:id="1928" w:author="易呈翔" w:date="2026-08-20T17:25:2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929" w:author="易呈翔" w:date="2026-08-20T17:25:2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423EC1D">
            <w:pPr>
              <w:jc w:val="left"/>
              <w:rPr>
                <w:ins w:id="1930" w:author="易呈翔" w:date="2026-08-20T17:25:2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931" w:author="易呈翔" w:date="2026-08-20T17:25:2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200C278">
            <w:pPr>
              <w:jc w:val="left"/>
              <w:rPr>
                <w:ins w:id="1932" w:author="易呈翔" w:date="2026-08-20T17:25:2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933" w:author="易呈翔" w:date="2026-08-20T17:25:2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告警日期</w:t>
              </w:r>
            </w:ins>
            <w:ins w:id="1934" w:author="易呈翔" w:date="2026-08-20T17:25:2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，格式：yyyy-MM-dd HH:mm:ss </w:t>
              </w:r>
            </w:ins>
          </w:p>
        </w:tc>
      </w:tr>
      <w:tr w14:paraId="657BFF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935" w:author="易呈翔" w:date="2026-08-18T16:04:37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D1C2086">
            <w:pPr>
              <w:widowControl/>
              <w:jc w:val="left"/>
              <w:rPr>
                <w:ins w:id="1936" w:author="易呈翔" w:date="2026-08-18T16:04:37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1937" w:author="易呈翔" w:date="2026-08-18T16:04:37Z">
              <w:r>
                <w:rPr>
                  <w:rFonts w:hint="eastAsia" w:ascii="宋体" w:hAnsi="宋体" w:cs="宋体"/>
                  <w:bCs/>
                  <w:color w:val="000000"/>
                  <w:kern w:val="0"/>
                  <w:sz w:val="21"/>
                  <w:szCs w:val="21"/>
                </w:rPr>
                <w:t>示例</w:t>
              </w:r>
            </w:ins>
          </w:p>
        </w:tc>
      </w:tr>
      <w:tr w14:paraId="25E65A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938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332A3B3">
            <w:pPr>
              <w:widowControl/>
              <w:jc w:val="left"/>
              <w:rPr>
                <w:ins w:id="1939" w:author="易呈翔" w:date="2026-08-18T16:04:37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1940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发送json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C770D64">
            <w:pPr>
              <w:widowControl/>
              <w:jc w:val="left"/>
              <w:rPr>
                <w:ins w:id="1941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942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{</w:t>
              </w:r>
            </w:ins>
          </w:p>
          <w:p w14:paraId="2939BF08">
            <w:pPr>
              <w:widowControl/>
              <w:jc w:val="left"/>
              <w:rPr>
                <w:ins w:id="1943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944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"dmdPlanDetList": [</w:t>
              </w:r>
            </w:ins>
          </w:p>
          <w:p w14:paraId="227C2597">
            <w:pPr>
              <w:widowControl/>
              <w:jc w:val="left"/>
              <w:rPr>
                <w:ins w:id="1945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946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{</w:t>
              </w:r>
            </w:ins>
          </w:p>
          <w:p w14:paraId="2E226833">
            <w:pPr>
              <w:widowControl/>
              <w:jc w:val="left"/>
              <w:rPr>
                <w:ins w:id="1947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948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"dmdPlanDetId": "需求计划明细标识",</w:t>
              </w:r>
            </w:ins>
          </w:p>
          <w:p w14:paraId="269C736D">
            <w:pPr>
              <w:widowControl/>
              <w:jc w:val="left"/>
              <w:rPr>
                <w:ins w:id="1949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950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"dmdPlanNo": "需求计划编号",</w:t>
              </w:r>
            </w:ins>
          </w:p>
          <w:p w14:paraId="7214FE94">
            <w:pPr>
              <w:widowControl/>
              <w:jc w:val="left"/>
              <w:rPr>
                <w:ins w:id="1951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952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"planType": "计划类型",</w:t>
              </w:r>
            </w:ins>
          </w:p>
          <w:p w14:paraId="3158652E">
            <w:pPr>
              <w:widowControl/>
              <w:jc w:val="left"/>
              <w:rPr>
                <w:ins w:id="1953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954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"planYear": "计划年份",</w:t>
              </w:r>
            </w:ins>
          </w:p>
          <w:p w14:paraId="19F0D05D">
            <w:pPr>
              <w:widowControl/>
              <w:jc w:val="left"/>
              <w:rPr>
                <w:ins w:id="1955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956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"planMonth": "计划月份",</w:t>
              </w:r>
            </w:ins>
          </w:p>
          <w:p w14:paraId="0A08A0EA">
            <w:pPr>
              <w:widowControl/>
              <w:jc w:val="left"/>
              <w:rPr>
                <w:ins w:id="1957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958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"appOrg": "申请单位",</w:t>
              </w:r>
            </w:ins>
          </w:p>
          <w:p w14:paraId="725665D2">
            <w:pPr>
              <w:widowControl/>
              <w:jc w:val="left"/>
              <w:rPr>
                <w:ins w:id="1959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960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"equipCateg": "设备类别",</w:t>
              </w:r>
            </w:ins>
          </w:p>
          <w:p w14:paraId="397B8A3F">
            <w:pPr>
              <w:widowControl/>
              <w:jc w:val="left"/>
              <w:rPr>
                <w:ins w:id="1961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962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"equipCls": "设备分类",</w:t>
              </w:r>
            </w:ins>
          </w:p>
          <w:p w14:paraId="515A3460">
            <w:pPr>
              <w:widowControl/>
              <w:jc w:val="left"/>
              <w:rPr>
                <w:ins w:id="1963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964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"equipCode": "设备类型码",</w:t>
              </w:r>
            </w:ins>
          </w:p>
          <w:p w14:paraId="6EBE3E42">
            <w:pPr>
              <w:widowControl/>
              <w:jc w:val="left"/>
              <w:rPr>
                <w:ins w:id="1965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966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"equipDesc": "</w:t>
              </w:r>
            </w:ins>
            <w:ins w:id="1967" w:author="易呈翔" w:date="2026-08-22T18:13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eastAsia="zh-CN"/>
                </w:rPr>
                <w:t>设备类型码描述</w:t>
              </w:r>
            </w:ins>
            <w:ins w:id="1968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",</w:t>
              </w:r>
            </w:ins>
          </w:p>
          <w:p w14:paraId="03E94002">
            <w:pPr>
              <w:widowControl/>
              <w:jc w:val="left"/>
              <w:rPr>
                <w:ins w:id="1969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970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"pEquipCode": "设备类型码大码",</w:t>
              </w:r>
            </w:ins>
          </w:p>
          <w:p w14:paraId="5DE19CCA">
            <w:pPr>
              <w:widowControl/>
              <w:jc w:val="left"/>
              <w:rPr>
                <w:ins w:id="1971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972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"sumQty": "汇总平衡后数量",</w:t>
              </w:r>
            </w:ins>
          </w:p>
          <w:p w14:paraId="0573BF39">
            <w:pPr>
              <w:widowControl/>
              <w:jc w:val="left"/>
              <w:rPr>
                <w:ins w:id="1973" w:author="易呈翔" w:date="2026-08-22T18:23:23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974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</w:t>
              </w:r>
            </w:ins>
            <w:ins w:id="1975" w:author="易呈翔" w:date="2026-08-22T18:23:2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"materialNoList": [</w:t>
              </w:r>
            </w:ins>
          </w:p>
          <w:p w14:paraId="64E18D0F">
            <w:pPr>
              <w:widowControl/>
              <w:ind w:firstLine="840" w:firstLineChars="400"/>
              <w:jc w:val="left"/>
              <w:rPr>
                <w:ins w:id="1976" w:author="易呈翔" w:date="2026-08-22T18:23:23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977" w:author="易呈翔" w:date="2026-08-22T18:23:2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{</w:t>
              </w:r>
            </w:ins>
          </w:p>
          <w:p w14:paraId="6F12AF18">
            <w:pPr>
              <w:widowControl/>
              <w:ind w:firstLine="840" w:firstLineChars="400"/>
              <w:jc w:val="left"/>
              <w:rPr>
                <w:ins w:id="1978" w:author="易呈翔" w:date="2026-08-22T18:23:23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979" w:author="易呈翔" w:date="2026-08-22T18:23:2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"materialNo": "物资编码",</w:t>
              </w:r>
            </w:ins>
          </w:p>
          <w:p w14:paraId="16F9ACF1">
            <w:pPr>
              <w:widowControl/>
              <w:ind w:firstLine="840" w:firstLineChars="400"/>
              <w:jc w:val="left"/>
              <w:rPr>
                <w:ins w:id="1980" w:author="易呈翔" w:date="2026-08-22T18:23:23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981" w:author="易呈翔" w:date="2026-08-22T18:23:2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"materialDesc": "物资编码描述"</w:t>
              </w:r>
            </w:ins>
          </w:p>
          <w:p w14:paraId="15677A70">
            <w:pPr>
              <w:widowControl/>
              <w:ind w:firstLine="840" w:firstLineChars="400"/>
              <w:jc w:val="left"/>
              <w:rPr>
                <w:ins w:id="1982" w:author="易呈翔" w:date="2026-08-22T18:23:23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983" w:author="易呈翔" w:date="2026-08-22T18:23:2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}</w:t>
              </w:r>
            </w:ins>
          </w:p>
          <w:p w14:paraId="3AE6B5E1">
            <w:pPr>
              <w:widowControl/>
              <w:ind w:firstLine="420" w:firstLineChars="200"/>
              <w:jc w:val="left"/>
              <w:rPr>
                <w:ins w:id="1984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985" w:author="易呈翔" w:date="2026-08-22T18:23:2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]</w:t>
              </w:r>
            </w:ins>
          </w:p>
          <w:p w14:paraId="4676061C">
            <w:pPr>
              <w:widowControl/>
              <w:jc w:val="left"/>
              <w:rPr>
                <w:ins w:id="1986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987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}</w:t>
              </w:r>
            </w:ins>
          </w:p>
          <w:p w14:paraId="2207207B">
            <w:pPr>
              <w:widowControl/>
              <w:jc w:val="left"/>
              <w:rPr>
                <w:ins w:id="1988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989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],</w:t>
              </w:r>
            </w:ins>
          </w:p>
          <w:p w14:paraId="4E021CD2">
            <w:pPr>
              <w:widowControl/>
              <w:jc w:val="left"/>
              <w:rPr>
                <w:ins w:id="1990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991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"qualifiedStockList": [</w:t>
              </w:r>
            </w:ins>
          </w:p>
          <w:p w14:paraId="2CE3EFA7">
            <w:pPr>
              <w:widowControl/>
              <w:jc w:val="left"/>
              <w:rPr>
                <w:ins w:id="1992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993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{</w:t>
              </w:r>
            </w:ins>
          </w:p>
          <w:p w14:paraId="68C67556">
            <w:pPr>
              <w:widowControl/>
              <w:jc w:val="left"/>
              <w:rPr>
                <w:ins w:id="1994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995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"equipCode": "设备类型码",</w:t>
              </w:r>
            </w:ins>
          </w:p>
          <w:p w14:paraId="62AB91F0">
            <w:pPr>
              <w:widowControl/>
              <w:jc w:val="left"/>
              <w:rPr>
                <w:ins w:id="1996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997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"pEquipCode": "设备类型码大码",</w:t>
              </w:r>
            </w:ins>
          </w:p>
          <w:p w14:paraId="7BE6313B">
            <w:pPr>
              <w:widowControl/>
              <w:jc w:val="left"/>
              <w:rPr>
                <w:ins w:id="1998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999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"lowerLimitQty": "安全库存数量",</w:t>
              </w:r>
            </w:ins>
          </w:p>
          <w:p w14:paraId="0441593C">
            <w:pPr>
              <w:widowControl/>
              <w:jc w:val="left"/>
              <w:rPr>
                <w:ins w:id="2000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001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"qualifiedQty": "合格在库设备数量",</w:t>
              </w:r>
            </w:ins>
          </w:p>
          <w:p w14:paraId="724F8354">
            <w:pPr>
              <w:widowControl/>
              <w:jc w:val="left"/>
              <w:rPr>
                <w:ins w:id="2002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003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"distLockQty": "合格在库锁表"</w:t>
              </w:r>
            </w:ins>
          </w:p>
          <w:p w14:paraId="1070A3FE">
            <w:pPr>
              <w:widowControl/>
              <w:jc w:val="left"/>
              <w:rPr>
                <w:ins w:id="2004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005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}</w:t>
              </w:r>
            </w:ins>
          </w:p>
          <w:p w14:paraId="229E45F7">
            <w:pPr>
              <w:widowControl/>
              <w:jc w:val="left"/>
              <w:rPr>
                <w:ins w:id="2006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007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],</w:t>
              </w:r>
            </w:ins>
          </w:p>
          <w:p w14:paraId="57D0646F">
            <w:pPr>
              <w:widowControl/>
              <w:jc w:val="left"/>
              <w:rPr>
                <w:ins w:id="2008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009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"unqualifiedStockList": [</w:t>
              </w:r>
            </w:ins>
          </w:p>
          <w:p w14:paraId="6F83746A">
            <w:pPr>
              <w:widowControl/>
              <w:jc w:val="left"/>
              <w:rPr>
                <w:ins w:id="2010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011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{</w:t>
              </w:r>
            </w:ins>
          </w:p>
          <w:p w14:paraId="4C3B1566">
            <w:pPr>
              <w:widowControl/>
              <w:jc w:val="left"/>
              <w:rPr>
                <w:ins w:id="2012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013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"equipCode": "设备类型码",</w:t>
              </w:r>
            </w:ins>
          </w:p>
          <w:p w14:paraId="36A2748E">
            <w:pPr>
              <w:widowControl/>
              <w:jc w:val="left"/>
              <w:rPr>
                <w:ins w:id="2014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015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"arriveBatchNo": "到货批次号",</w:t>
              </w:r>
            </w:ins>
          </w:p>
          <w:p w14:paraId="45DB95A4">
            <w:pPr>
              <w:widowControl/>
              <w:jc w:val="left"/>
              <w:rPr>
                <w:ins w:id="2016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017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"unqualifiedQty": "非合格在库库存"</w:t>
              </w:r>
            </w:ins>
          </w:p>
          <w:p w14:paraId="643A6F02">
            <w:pPr>
              <w:widowControl/>
              <w:jc w:val="left"/>
              <w:rPr>
                <w:ins w:id="2018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019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}</w:t>
              </w:r>
            </w:ins>
          </w:p>
          <w:p w14:paraId="6226CCFC">
            <w:pPr>
              <w:widowControl/>
              <w:jc w:val="left"/>
              <w:rPr>
                <w:ins w:id="2020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021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],</w:t>
              </w:r>
            </w:ins>
          </w:p>
          <w:p w14:paraId="5C67AE8F">
            <w:pPr>
              <w:widowControl/>
              <w:jc w:val="left"/>
              <w:rPr>
                <w:ins w:id="2022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023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"orderContractDetList": [</w:t>
              </w:r>
            </w:ins>
          </w:p>
          <w:p w14:paraId="69398E27">
            <w:pPr>
              <w:widowControl/>
              <w:jc w:val="left"/>
              <w:rPr>
                <w:ins w:id="2024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025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{</w:t>
              </w:r>
            </w:ins>
          </w:p>
          <w:p w14:paraId="5EB66B48">
            <w:pPr>
              <w:widowControl/>
              <w:jc w:val="left"/>
              <w:rPr>
                <w:ins w:id="2026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027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"contractDetId": "合同明细标识",</w:t>
              </w:r>
            </w:ins>
          </w:p>
          <w:p w14:paraId="63ACBD1D">
            <w:pPr>
              <w:widowControl/>
              <w:jc w:val="left"/>
              <w:rPr>
                <w:ins w:id="2028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029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"contractId": "合同标识",</w:t>
              </w:r>
            </w:ins>
          </w:p>
          <w:p w14:paraId="16F00BEE">
            <w:pPr>
              <w:widowControl/>
              <w:jc w:val="left"/>
              <w:rPr>
                <w:ins w:id="2030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031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"equipCateg": "设备类别",</w:t>
              </w:r>
            </w:ins>
          </w:p>
          <w:p w14:paraId="1F2562BD">
            <w:pPr>
              <w:widowControl/>
              <w:jc w:val="left"/>
              <w:rPr>
                <w:ins w:id="2032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033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"equipCls": "设备分类",</w:t>
              </w:r>
            </w:ins>
          </w:p>
          <w:p w14:paraId="51E07516">
            <w:pPr>
              <w:widowControl/>
              <w:jc w:val="left"/>
              <w:rPr>
                <w:ins w:id="2034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035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"materialNo": "物资编码",</w:t>
              </w:r>
            </w:ins>
          </w:p>
          <w:p w14:paraId="3E558D85">
            <w:pPr>
              <w:widowControl/>
              <w:jc w:val="left"/>
              <w:rPr>
                <w:ins w:id="2036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037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"purchaseQty": "合同数量",</w:t>
              </w:r>
            </w:ins>
          </w:p>
          <w:p w14:paraId="3673B371">
            <w:pPr>
              <w:widowControl/>
              <w:jc w:val="left"/>
              <w:rPr>
                <w:ins w:id="2038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039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"arriveQty": "已到货数量",</w:t>
              </w:r>
            </w:ins>
          </w:p>
          <w:p w14:paraId="70D1D918">
            <w:pPr>
              <w:widowControl/>
              <w:jc w:val="left"/>
              <w:rPr>
                <w:ins w:id="2040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041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"supplierNo": "供应商编号",</w:t>
              </w:r>
            </w:ins>
          </w:p>
          <w:p w14:paraId="648F4893">
            <w:pPr>
              <w:widowControl/>
              <w:jc w:val="left"/>
              <w:rPr>
                <w:ins w:id="2042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043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"supplierName": "供应商名称"</w:t>
              </w:r>
            </w:ins>
          </w:p>
          <w:p w14:paraId="2657D834">
            <w:pPr>
              <w:widowControl/>
              <w:jc w:val="left"/>
              <w:rPr>
                <w:ins w:id="2044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045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}</w:t>
              </w:r>
            </w:ins>
          </w:p>
          <w:p w14:paraId="39C63671">
            <w:pPr>
              <w:widowControl/>
              <w:jc w:val="left"/>
              <w:rPr>
                <w:ins w:id="2046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047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],</w:t>
              </w:r>
            </w:ins>
          </w:p>
          <w:p w14:paraId="51712FC8">
            <w:pPr>
              <w:widowControl/>
              <w:jc w:val="left"/>
              <w:rPr>
                <w:ins w:id="2048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049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"supplyNoticeDetList": [</w:t>
              </w:r>
            </w:ins>
          </w:p>
          <w:p w14:paraId="62FE8F44">
            <w:pPr>
              <w:widowControl/>
              <w:jc w:val="left"/>
              <w:rPr>
                <w:ins w:id="2050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051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{</w:t>
              </w:r>
            </w:ins>
          </w:p>
          <w:p w14:paraId="0323A968">
            <w:pPr>
              <w:widowControl/>
              <w:jc w:val="left"/>
              <w:rPr>
                <w:ins w:id="2052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053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"supplyNoticeDetId": "供货通知明细标识",</w:t>
              </w:r>
            </w:ins>
          </w:p>
          <w:p w14:paraId="05C1239B">
            <w:pPr>
              <w:widowControl/>
              <w:jc w:val="left"/>
              <w:rPr>
                <w:ins w:id="2054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055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"supplyNoticeId": "供货通知标识",</w:t>
              </w:r>
            </w:ins>
          </w:p>
          <w:p w14:paraId="6A0C07B3">
            <w:pPr>
              <w:widowControl/>
              <w:jc w:val="left"/>
              <w:rPr>
                <w:ins w:id="2056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057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"supplierNo": "供应商编号",</w:t>
              </w:r>
            </w:ins>
          </w:p>
          <w:p w14:paraId="2BCA12E6">
            <w:pPr>
              <w:widowControl/>
              <w:jc w:val="left"/>
              <w:rPr>
                <w:ins w:id="2058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059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"contractDetId": "合同明细标识",</w:t>
              </w:r>
            </w:ins>
          </w:p>
          <w:p w14:paraId="12B0AA03">
            <w:pPr>
              <w:widowControl/>
              <w:jc w:val="left"/>
              <w:rPr>
                <w:ins w:id="2060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061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"materialNo": "物资编码",</w:t>
              </w:r>
            </w:ins>
          </w:p>
          <w:p w14:paraId="3FF9F5AF">
            <w:pPr>
              <w:widowControl/>
              <w:jc w:val="left"/>
              <w:rPr>
                <w:ins w:id="2062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063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"equipCode": "设备类型码",</w:t>
              </w:r>
            </w:ins>
          </w:p>
          <w:p w14:paraId="70B41B7B">
            <w:pPr>
              <w:widowControl/>
              <w:jc w:val="left"/>
              <w:rPr>
                <w:ins w:id="2064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065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"supplyQty": "供货数量",</w:t>
              </w:r>
            </w:ins>
          </w:p>
          <w:p w14:paraId="31589A25">
            <w:pPr>
              <w:widowControl/>
              <w:jc w:val="left"/>
              <w:rPr>
                <w:ins w:id="2066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067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"inWhQty": "已入待检仓数量",</w:t>
              </w:r>
            </w:ins>
          </w:p>
          <w:p w14:paraId="7776D607">
            <w:pPr>
              <w:widowControl/>
              <w:jc w:val="left"/>
              <w:rPr>
                <w:ins w:id="2068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069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"reqArriveDate": "要求到货日期"</w:t>
              </w:r>
            </w:ins>
          </w:p>
          <w:p w14:paraId="2399C172">
            <w:pPr>
              <w:widowControl/>
              <w:jc w:val="left"/>
              <w:rPr>
                <w:ins w:id="2070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071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}</w:t>
              </w:r>
            </w:ins>
          </w:p>
          <w:p w14:paraId="68262290">
            <w:pPr>
              <w:widowControl/>
              <w:jc w:val="left"/>
              <w:rPr>
                <w:ins w:id="2072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073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],</w:t>
              </w:r>
            </w:ins>
          </w:p>
          <w:p w14:paraId="0ED1ABE4">
            <w:pPr>
              <w:widowControl/>
              <w:jc w:val="left"/>
              <w:rPr>
                <w:ins w:id="2074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075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"supplierConfigList": [</w:t>
              </w:r>
            </w:ins>
          </w:p>
          <w:p w14:paraId="284D0310">
            <w:pPr>
              <w:widowControl/>
              <w:jc w:val="left"/>
              <w:rPr>
                <w:ins w:id="2076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077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{</w:t>
              </w:r>
            </w:ins>
          </w:p>
          <w:p w14:paraId="57946C02">
            <w:pPr>
              <w:widowControl/>
              <w:jc w:val="left"/>
              <w:rPr>
                <w:ins w:id="2078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079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"supplierNo": "供应商编号",</w:t>
              </w:r>
            </w:ins>
          </w:p>
          <w:p w14:paraId="71815273">
            <w:pPr>
              <w:widowControl/>
              <w:jc w:val="left"/>
              <w:rPr>
                <w:ins w:id="2080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081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"stockCycle": "备货周期",</w:t>
              </w:r>
            </w:ins>
          </w:p>
          <w:p w14:paraId="65F89B11">
            <w:pPr>
              <w:widowControl/>
              <w:jc w:val="left"/>
              <w:rPr>
                <w:ins w:id="2082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083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"transitTime": "物流在途时间",</w:t>
              </w:r>
            </w:ins>
          </w:p>
          <w:p w14:paraId="1B3890A3">
            <w:pPr>
              <w:widowControl/>
              <w:jc w:val="left"/>
              <w:rPr>
                <w:ins w:id="2084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085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"overallScore": "综合评分",</w:t>
              </w:r>
            </w:ins>
          </w:p>
          <w:p w14:paraId="20EBBADD">
            <w:pPr>
              <w:widowControl/>
              <w:jc w:val="left"/>
              <w:rPr>
                <w:ins w:id="2086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087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"weekMaxCount": "每周最大到货次数",</w:t>
              </w:r>
            </w:ins>
          </w:p>
          <w:p w14:paraId="3DA05BA2">
            <w:pPr>
              <w:widowControl/>
              <w:jc w:val="left"/>
              <w:rPr>
                <w:ins w:id="2088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089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"monthMaxCount": "每月最大到货次数"</w:t>
              </w:r>
            </w:ins>
          </w:p>
          <w:p w14:paraId="1A141BBD">
            <w:pPr>
              <w:widowControl/>
              <w:jc w:val="left"/>
              <w:rPr>
                <w:ins w:id="2090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091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}</w:t>
              </w:r>
            </w:ins>
          </w:p>
          <w:p w14:paraId="0FBEEA69">
            <w:pPr>
              <w:widowControl/>
              <w:jc w:val="left"/>
              <w:rPr>
                <w:ins w:id="2092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093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],</w:t>
              </w:r>
            </w:ins>
          </w:p>
          <w:p w14:paraId="43C934C6">
            <w:pPr>
              <w:widowControl/>
              <w:jc w:val="left"/>
              <w:rPr>
                <w:ins w:id="2094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095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"whAreaConfigList": [</w:t>
              </w:r>
            </w:ins>
          </w:p>
          <w:p w14:paraId="45453DCF">
            <w:pPr>
              <w:widowControl/>
              <w:jc w:val="left"/>
              <w:rPr>
                <w:ins w:id="2096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097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{</w:t>
              </w:r>
            </w:ins>
          </w:p>
          <w:p w14:paraId="085E65FF">
            <w:pPr>
              <w:widowControl/>
              <w:jc w:val="left"/>
              <w:rPr>
                <w:ins w:id="2098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099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"whAreaId": "库区标识",</w:t>
              </w:r>
            </w:ins>
          </w:p>
          <w:p w14:paraId="0BE24698">
            <w:pPr>
              <w:widowControl/>
              <w:jc w:val="left"/>
              <w:rPr>
                <w:ins w:id="2100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101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"whAreaName": "库区名称",</w:t>
              </w:r>
            </w:ins>
          </w:p>
          <w:p w14:paraId="1DE07EDD">
            <w:pPr>
              <w:widowControl/>
              <w:jc w:val="left"/>
              <w:rPr>
                <w:ins w:id="2102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103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"whAreaType": "库区类型",</w:t>
              </w:r>
            </w:ins>
          </w:p>
          <w:p w14:paraId="7299803E">
            <w:pPr>
              <w:widowControl/>
              <w:jc w:val="left"/>
              <w:rPr>
                <w:ins w:id="2104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105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"whAreaCap": "库区容量"</w:t>
              </w:r>
            </w:ins>
          </w:p>
          <w:p w14:paraId="1764B914">
            <w:pPr>
              <w:widowControl/>
              <w:jc w:val="left"/>
              <w:rPr>
                <w:ins w:id="2106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107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}</w:t>
              </w:r>
            </w:ins>
          </w:p>
          <w:p w14:paraId="4F766C04">
            <w:pPr>
              <w:widowControl/>
              <w:jc w:val="left"/>
              <w:rPr>
                <w:ins w:id="2108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109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],</w:t>
              </w:r>
            </w:ins>
          </w:p>
          <w:p w14:paraId="3CAAA7D2">
            <w:pPr>
              <w:widowControl/>
              <w:jc w:val="left"/>
              <w:rPr>
                <w:ins w:id="2110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111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"currentStockList": [</w:t>
              </w:r>
            </w:ins>
          </w:p>
          <w:p w14:paraId="2BC09897">
            <w:pPr>
              <w:widowControl/>
              <w:jc w:val="left"/>
              <w:rPr>
                <w:ins w:id="2112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113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{</w:t>
              </w:r>
            </w:ins>
          </w:p>
          <w:p w14:paraId="2252843D">
            <w:pPr>
              <w:widowControl/>
              <w:jc w:val="left"/>
              <w:rPr>
                <w:ins w:id="2114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115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"inStockQty": "当前库存",</w:t>
              </w:r>
            </w:ins>
          </w:p>
          <w:p w14:paraId="6E5C070A">
            <w:pPr>
              <w:widowControl/>
              <w:jc w:val="left"/>
              <w:rPr>
                <w:ins w:id="2116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117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"arriveBatchQty": "每日最大接收批次数"</w:t>
              </w:r>
            </w:ins>
          </w:p>
          <w:p w14:paraId="3FBF44AD">
            <w:pPr>
              <w:widowControl/>
              <w:jc w:val="left"/>
              <w:rPr>
                <w:ins w:id="2118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119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}</w:t>
              </w:r>
            </w:ins>
          </w:p>
          <w:p w14:paraId="6474BEB0">
            <w:pPr>
              <w:widowControl/>
              <w:jc w:val="left"/>
              <w:rPr>
                <w:ins w:id="2120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121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],</w:t>
              </w:r>
            </w:ins>
          </w:p>
          <w:p w14:paraId="0B75658C">
            <w:pPr>
              <w:widowControl/>
              <w:jc w:val="left"/>
              <w:rPr>
                <w:ins w:id="2122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123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"scheduleTimeList": [</w:t>
              </w:r>
            </w:ins>
          </w:p>
          <w:p w14:paraId="21B7A8AC">
            <w:pPr>
              <w:widowControl/>
              <w:jc w:val="left"/>
              <w:rPr>
                <w:ins w:id="2124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125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{</w:t>
              </w:r>
            </w:ins>
          </w:p>
          <w:p w14:paraId="29379EB2">
            <w:pPr>
              <w:widowControl/>
              <w:jc w:val="left"/>
              <w:rPr>
                <w:ins w:id="2126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127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"workDay": "工作日期",</w:t>
              </w:r>
            </w:ins>
          </w:p>
          <w:p w14:paraId="463E6EE9">
            <w:pPr>
              <w:widowControl/>
              <w:jc w:val="left"/>
              <w:rPr>
                <w:ins w:id="2128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129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"startTime": "开始时间",</w:t>
              </w:r>
            </w:ins>
          </w:p>
          <w:p w14:paraId="07E9A445">
            <w:pPr>
              <w:widowControl/>
              <w:jc w:val="left"/>
              <w:rPr>
                <w:ins w:id="2130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131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"endTime": "结束时间"</w:t>
              </w:r>
            </w:ins>
          </w:p>
          <w:p w14:paraId="4FCA5ED3">
            <w:pPr>
              <w:widowControl/>
              <w:jc w:val="left"/>
              <w:rPr>
                <w:ins w:id="2132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133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}</w:t>
              </w:r>
            </w:ins>
          </w:p>
          <w:p w14:paraId="2A24F7A3">
            <w:pPr>
              <w:widowControl/>
              <w:jc w:val="left"/>
              <w:rPr>
                <w:ins w:id="2134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135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]</w:t>
              </w:r>
            </w:ins>
          </w:p>
          <w:p w14:paraId="2FE21ADE">
            <w:pPr>
              <w:widowControl/>
              <w:jc w:val="left"/>
              <w:rPr>
                <w:ins w:id="2136" w:author="易呈翔" w:date="2026-08-18T16:04:37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2137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}</w:t>
              </w:r>
            </w:ins>
          </w:p>
        </w:tc>
      </w:tr>
      <w:tr w14:paraId="639BFA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2138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EEE8EF8">
            <w:pPr>
              <w:widowControl/>
              <w:jc w:val="left"/>
              <w:rPr>
                <w:ins w:id="2139" w:author="易呈翔" w:date="2026-08-18T16:04:37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2140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返回json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9641492">
            <w:pPr>
              <w:widowControl/>
              <w:jc w:val="left"/>
              <w:rPr>
                <w:ins w:id="2141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142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>{</w:t>
              </w:r>
            </w:ins>
          </w:p>
          <w:p w14:paraId="443ABCB9">
            <w:pPr>
              <w:widowControl/>
              <w:jc w:val="left"/>
              <w:rPr>
                <w:ins w:id="2143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144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"resultFlag": "结果标识",</w:t>
              </w:r>
            </w:ins>
          </w:p>
          <w:p w14:paraId="234A10CA">
            <w:pPr>
              <w:widowControl/>
              <w:jc w:val="left"/>
              <w:rPr>
                <w:ins w:id="2145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146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"errorInfo": "错误信息",</w:t>
              </w:r>
            </w:ins>
          </w:p>
          <w:p w14:paraId="4C6BA8A4">
            <w:pPr>
              <w:widowControl/>
              <w:jc w:val="left"/>
              <w:rPr>
                <w:ins w:id="2147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148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"arrivePlanSchedule": [</w:t>
              </w:r>
            </w:ins>
          </w:p>
          <w:p w14:paraId="6F726736">
            <w:pPr>
              <w:widowControl/>
              <w:jc w:val="left"/>
              <w:rPr>
                <w:ins w:id="2149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150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{</w:t>
              </w:r>
            </w:ins>
          </w:p>
          <w:p w14:paraId="4EDCE8EB">
            <w:pPr>
              <w:widowControl/>
              <w:jc w:val="left"/>
              <w:rPr>
                <w:ins w:id="2151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152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"arrivePlanDate": "到货日期",</w:t>
              </w:r>
            </w:ins>
          </w:p>
          <w:p w14:paraId="06104464">
            <w:pPr>
              <w:widowControl/>
              <w:jc w:val="left"/>
              <w:rPr>
                <w:ins w:id="2153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154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"planYm": "所属月",</w:t>
              </w:r>
            </w:ins>
          </w:p>
          <w:p w14:paraId="4CAB25CE">
            <w:pPr>
              <w:widowControl/>
              <w:jc w:val="left"/>
              <w:rPr>
                <w:ins w:id="2155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156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"planWeek": "所属周",</w:t>
              </w:r>
            </w:ins>
          </w:p>
          <w:p w14:paraId="15616726">
            <w:pPr>
              <w:widowControl/>
              <w:jc w:val="left"/>
              <w:rPr>
                <w:ins w:id="2157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158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"equipCateg": "设备类别",</w:t>
              </w:r>
            </w:ins>
          </w:p>
          <w:p w14:paraId="5C68F4CB">
            <w:pPr>
              <w:widowControl/>
              <w:jc w:val="left"/>
              <w:rPr>
                <w:ins w:id="2159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160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"equipCls": "设备分类",</w:t>
              </w:r>
            </w:ins>
          </w:p>
          <w:p w14:paraId="3B4816F9">
            <w:pPr>
              <w:widowControl/>
              <w:jc w:val="left"/>
              <w:rPr>
                <w:ins w:id="2161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162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"materialNo": "物资编码",</w:t>
              </w:r>
            </w:ins>
          </w:p>
          <w:p w14:paraId="37732CCF">
            <w:pPr>
              <w:widowControl/>
              <w:jc w:val="left"/>
              <w:rPr>
                <w:ins w:id="2163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164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"equipCode": "设备类型码",</w:t>
              </w:r>
            </w:ins>
          </w:p>
          <w:p w14:paraId="367A9CC9">
            <w:pPr>
              <w:widowControl/>
              <w:jc w:val="left"/>
              <w:rPr>
                <w:ins w:id="2165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166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"equipDesc": "设备类型码描述",</w:t>
              </w:r>
            </w:ins>
          </w:p>
          <w:p w14:paraId="4AC70AE2">
            <w:pPr>
              <w:widowControl/>
              <w:jc w:val="left"/>
              <w:rPr>
                <w:ins w:id="2167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168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"supplierNo": "供应商编号",</w:t>
              </w:r>
            </w:ins>
          </w:p>
          <w:p w14:paraId="58D90533">
            <w:pPr>
              <w:widowControl/>
              <w:jc w:val="left"/>
              <w:rPr>
                <w:ins w:id="2169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170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"contractId": "推荐合同标识",</w:t>
              </w:r>
            </w:ins>
          </w:p>
          <w:p w14:paraId="129F87D3">
            <w:pPr>
              <w:widowControl/>
              <w:jc w:val="left"/>
              <w:rPr>
                <w:ins w:id="2171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172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"contractDetId": "推荐合同明细标识",</w:t>
              </w:r>
            </w:ins>
          </w:p>
          <w:p w14:paraId="20B98C3E">
            <w:pPr>
              <w:widowControl/>
              <w:jc w:val="left"/>
              <w:rPr>
                <w:ins w:id="2173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174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"planQty": "计划到货数量",</w:t>
              </w:r>
            </w:ins>
          </w:p>
          <w:p w14:paraId="2FFB3DC5">
            <w:pPr>
              <w:widowControl/>
              <w:jc w:val="left"/>
              <w:rPr>
                <w:ins w:id="2175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176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"stockCycle": "备货周期",</w:t>
              </w:r>
            </w:ins>
          </w:p>
          <w:p w14:paraId="6A20A7AC">
            <w:pPr>
              <w:widowControl/>
              <w:jc w:val="left"/>
              <w:rPr>
                <w:ins w:id="2177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178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"transitTime": "物流在途时间"</w:t>
              </w:r>
            </w:ins>
          </w:p>
          <w:p w14:paraId="0B3C8587">
            <w:pPr>
              <w:widowControl/>
              <w:jc w:val="left"/>
              <w:rPr>
                <w:ins w:id="2179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180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}</w:t>
              </w:r>
            </w:ins>
          </w:p>
          <w:p w14:paraId="1A0F034E">
            <w:pPr>
              <w:widowControl/>
              <w:jc w:val="left"/>
              <w:rPr>
                <w:ins w:id="2181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182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],</w:t>
              </w:r>
            </w:ins>
          </w:p>
          <w:p w14:paraId="499155A2">
            <w:pPr>
              <w:widowControl/>
              <w:jc w:val="left"/>
              <w:rPr>
                <w:ins w:id="2183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184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"capAlarmList": [</w:t>
              </w:r>
            </w:ins>
          </w:p>
          <w:p w14:paraId="5F6EF233">
            <w:pPr>
              <w:widowControl/>
              <w:jc w:val="left"/>
              <w:rPr>
                <w:ins w:id="2185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186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{</w:t>
              </w:r>
            </w:ins>
          </w:p>
          <w:p w14:paraId="0C35255D">
            <w:pPr>
              <w:widowControl/>
              <w:jc w:val="left"/>
              <w:rPr>
                <w:ins w:id="2187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188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"whAreaId": "库区标识",</w:t>
              </w:r>
            </w:ins>
          </w:p>
          <w:p w14:paraId="3B43467B">
            <w:pPr>
              <w:widowControl/>
              <w:jc w:val="left"/>
              <w:rPr>
                <w:ins w:id="2189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190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"whAreaName": "库区名称",</w:t>
              </w:r>
            </w:ins>
          </w:p>
          <w:p w14:paraId="79F81290">
            <w:pPr>
              <w:widowControl/>
              <w:jc w:val="left"/>
              <w:rPr>
                <w:ins w:id="2191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192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"alarmDate": "告警日期",</w:t>
              </w:r>
            </w:ins>
          </w:p>
          <w:p w14:paraId="035D3661">
            <w:pPr>
              <w:widowControl/>
              <w:jc w:val="left"/>
              <w:rPr>
                <w:ins w:id="2193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194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"inStockQty": "累计库存",</w:t>
              </w:r>
            </w:ins>
          </w:p>
          <w:p w14:paraId="3A74C6E0">
            <w:pPr>
              <w:widowControl/>
              <w:jc w:val="left"/>
              <w:rPr>
                <w:ins w:id="2195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196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"whAreaCap": "库区容量",</w:t>
              </w:r>
            </w:ins>
          </w:p>
          <w:p w14:paraId="330A9CC9">
            <w:pPr>
              <w:widowControl/>
              <w:jc w:val="left"/>
              <w:rPr>
                <w:ins w:id="2197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198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"overCapQty": "超容数量",</w:t>
              </w:r>
            </w:ins>
          </w:p>
          <w:p w14:paraId="5E4C2C71">
            <w:pPr>
              <w:widowControl/>
              <w:jc w:val="left"/>
              <w:rPr>
                <w:ins w:id="2199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200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"dayArriveQty": "当日到货量",</w:t>
              </w:r>
            </w:ins>
          </w:p>
          <w:p w14:paraId="4D5DE899">
            <w:pPr>
              <w:widowControl/>
              <w:jc w:val="left"/>
              <w:rPr>
                <w:ins w:id="2201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202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"dayBatchQty": "当日批次数"</w:t>
              </w:r>
            </w:ins>
          </w:p>
          <w:p w14:paraId="73A3789C">
            <w:pPr>
              <w:widowControl/>
              <w:jc w:val="left"/>
              <w:rPr>
                <w:ins w:id="2203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204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}</w:t>
              </w:r>
            </w:ins>
          </w:p>
          <w:p w14:paraId="37658FD8">
            <w:pPr>
              <w:widowControl/>
              <w:jc w:val="left"/>
              <w:rPr>
                <w:ins w:id="2205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206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],</w:t>
              </w:r>
            </w:ins>
          </w:p>
          <w:p w14:paraId="595EB3C0">
            <w:pPr>
              <w:widowControl/>
              <w:jc w:val="left"/>
              <w:rPr>
                <w:ins w:id="2207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208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"contractAllocationList": [</w:t>
              </w:r>
            </w:ins>
          </w:p>
          <w:p w14:paraId="7B76DA4A">
            <w:pPr>
              <w:widowControl/>
              <w:jc w:val="left"/>
              <w:rPr>
                <w:ins w:id="2209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210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{</w:t>
              </w:r>
            </w:ins>
          </w:p>
          <w:p w14:paraId="6E3642C5">
            <w:pPr>
              <w:widowControl/>
              <w:jc w:val="left"/>
              <w:rPr>
                <w:ins w:id="2211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212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"materialNo": "物资编码",</w:t>
              </w:r>
            </w:ins>
          </w:p>
          <w:p w14:paraId="05529C28">
            <w:pPr>
              <w:widowControl/>
              <w:jc w:val="left"/>
              <w:rPr>
                <w:ins w:id="2213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214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"contractId": "推荐合同标识",</w:t>
              </w:r>
            </w:ins>
          </w:p>
          <w:p w14:paraId="66E0F925">
            <w:pPr>
              <w:widowControl/>
              <w:jc w:val="left"/>
              <w:rPr>
                <w:ins w:id="2215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216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"contractDetId": "推荐合同明细标识",</w:t>
              </w:r>
            </w:ins>
          </w:p>
          <w:p w14:paraId="752086C8">
            <w:pPr>
              <w:widowControl/>
              <w:jc w:val="left"/>
              <w:rPr>
                <w:ins w:id="2217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218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"supplierNo": "供应商编号",</w:t>
              </w:r>
            </w:ins>
          </w:p>
          <w:p w14:paraId="7AB7191E">
            <w:pPr>
              <w:widowControl/>
              <w:jc w:val="left"/>
              <w:rPr>
                <w:ins w:id="2219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220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"supplierName": "供应商名称",</w:t>
              </w:r>
            </w:ins>
          </w:p>
          <w:p w14:paraId="3D782DCB">
            <w:pPr>
              <w:widowControl/>
              <w:jc w:val="left"/>
              <w:rPr>
                <w:ins w:id="2221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222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"purchaseQty": "合同数量",</w:t>
              </w:r>
            </w:ins>
          </w:p>
          <w:p w14:paraId="02D8F93B">
            <w:pPr>
              <w:widowControl/>
              <w:jc w:val="left"/>
              <w:rPr>
                <w:ins w:id="2223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224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"arriveQty": "已到货数量",</w:t>
              </w:r>
            </w:ins>
          </w:p>
          <w:p w14:paraId="30A28A9D">
            <w:pPr>
              <w:widowControl/>
              <w:jc w:val="left"/>
              <w:rPr>
                <w:ins w:id="2225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226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"executionProgres": "执行进度",</w:t>
              </w:r>
            </w:ins>
          </w:p>
          <w:p w14:paraId="71566CD0">
            <w:pPr>
              <w:widowControl/>
              <w:jc w:val="left"/>
              <w:rPr>
                <w:ins w:id="2227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228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"contractRatio": "合同占比",</w:t>
              </w:r>
            </w:ins>
          </w:p>
          <w:p w14:paraId="163666B7">
            <w:pPr>
              <w:widowControl/>
              <w:jc w:val="left"/>
              <w:rPr>
                <w:ins w:id="2229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230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"sameMaterialTota": "同物资总进度",</w:t>
              </w:r>
            </w:ins>
          </w:p>
          <w:p w14:paraId="059DCC16">
            <w:pPr>
              <w:widowControl/>
              <w:jc w:val="left"/>
              <w:rPr>
                <w:ins w:id="2231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232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"allocationQty": "本次分配数量",</w:t>
              </w:r>
            </w:ins>
          </w:p>
          <w:p w14:paraId="5D8FE7D6">
            <w:pPr>
              <w:widowControl/>
              <w:jc w:val="left"/>
              <w:rPr>
                <w:ins w:id="2233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234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"afterAllocationP": "分配后进度",</w:t>
              </w:r>
            </w:ins>
          </w:p>
          <w:p w14:paraId="1235FD40">
            <w:pPr>
              <w:widowControl/>
              <w:jc w:val="left"/>
              <w:rPr>
                <w:ins w:id="2235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236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"remainingContract": "分配后剩余合同量"</w:t>
              </w:r>
            </w:ins>
          </w:p>
          <w:p w14:paraId="3F9A4566">
            <w:pPr>
              <w:widowControl/>
              <w:jc w:val="left"/>
              <w:rPr>
                <w:ins w:id="2237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238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}</w:t>
              </w:r>
            </w:ins>
          </w:p>
          <w:p w14:paraId="6FBE9DAC">
            <w:pPr>
              <w:widowControl/>
              <w:jc w:val="left"/>
              <w:rPr>
                <w:ins w:id="2239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240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],</w:t>
              </w:r>
            </w:ins>
          </w:p>
          <w:p w14:paraId="2C390B1F">
            <w:pPr>
              <w:widowControl/>
              <w:jc w:val="left"/>
              <w:rPr>
                <w:ins w:id="2241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242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"contractShortageAlarmList": [</w:t>
              </w:r>
            </w:ins>
          </w:p>
          <w:p w14:paraId="5FB0BBDA">
            <w:pPr>
              <w:widowControl/>
              <w:jc w:val="left"/>
              <w:rPr>
                <w:ins w:id="2243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244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{</w:t>
              </w:r>
            </w:ins>
          </w:p>
          <w:p w14:paraId="103D1B1C">
            <w:pPr>
              <w:widowControl/>
              <w:jc w:val="left"/>
              <w:rPr>
                <w:ins w:id="2245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246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"materialNo": "物资编码",</w:t>
              </w:r>
            </w:ins>
          </w:p>
          <w:p w14:paraId="4EFDB098">
            <w:pPr>
              <w:widowControl/>
              <w:jc w:val="left"/>
              <w:rPr>
                <w:ins w:id="2247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248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"dmdQty": "净需求",</w:t>
              </w:r>
            </w:ins>
          </w:p>
          <w:p w14:paraId="7F8D8A50">
            <w:pPr>
              <w:widowControl/>
              <w:jc w:val="left"/>
              <w:rPr>
                <w:ins w:id="2249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250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"purchaseTotalQty": "合同总量",</w:t>
              </w:r>
            </w:ins>
          </w:p>
          <w:p w14:paraId="3EBE37BA">
            <w:pPr>
              <w:widowControl/>
              <w:jc w:val="left"/>
              <w:rPr>
                <w:ins w:id="2251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252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"shortageQty": "缺口数量",</w:t>
              </w:r>
            </w:ins>
          </w:p>
          <w:p w14:paraId="5715B2E8">
            <w:pPr>
              <w:widowControl/>
              <w:jc w:val="left"/>
              <w:rPr>
                <w:ins w:id="2253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254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"alarmDate": "告警日期"</w:t>
              </w:r>
            </w:ins>
          </w:p>
          <w:p w14:paraId="1529B43D">
            <w:pPr>
              <w:widowControl/>
              <w:jc w:val="left"/>
              <w:rPr>
                <w:ins w:id="2255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256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}</w:t>
              </w:r>
            </w:ins>
          </w:p>
          <w:p w14:paraId="145223E0">
            <w:pPr>
              <w:widowControl/>
              <w:jc w:val="left"/>
              <w:rPr>
                <w:ins w:id="2257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258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]</w:t>
              </w:r>
            </w:ins>
          </w:p>
          <w:p w14:paraId="58CDA67E">
            <w:pPr>
              <w:widowControl/>
              <w:jc w:val="left"/>
              <w:rPr>
                <w:ins w:id="2259" w:author="易呈翔" w:date="2026-08-18T16:04:37Z"/>
                <w:rFonts w:ascii="宋体" w:hAnsi="宋体" w:cs="宋体"/>
                <w:color w:val="000000"/>
                <w:szCs w:val="21"/>
              </w:rPr>
            </w:pPr>
            <w:ins w:id="2260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>}</w:t>
              </w:r>
            </w:ins>
          </w:p>
        </w:tc>
      </w:tr>
    </w:tbl>
    <w:p w14:paraId="1FA60F05">
      <w:pPr>
        <w:pStyle w:val="3"/>
        <w:numPr>
          <w:ilvl w:val="0"/>
          <w:numId w:val="4"/>
        </w:numPr>
        <w:bidi w:val="0"/>
        <w:rPr>
          <w:ins w:id="2261" w:author="易呈翔" w:date="2026-08-21T16:17:30Z"/>
          <w:rFonts w:hint="eastAsia"/>
          <w:lang w:val="en-US" w:eastAsia="zh-CN"/>
        </w:rPr>
      </w:pPr>
      <w:ins w:id="2262" w:author="易呈翔" w:date="2026-08-21T16:17:39Z">
        <w:r>
          <w:rPr>
            <w:rFonts w:hint="eastAsia"/>
            <w:lang w:val="en-US" w:eastAsia="zh-CN"/>
          </w:rPr>
          <w:t>配送</w:t>
        </w:r>
      </w:ins>
      <w:ins w:id="2263" w:author="易呈翔" w:date="2026-08-21T16:17:30Z">
        <w:r>
          <w:rPr>
            <w:rFonts w:hint="eastAsia"/>
            <w:lang w:val="en-US" w:eastAsia="zh-CN"/>
          </w:rPr>
          <w:t>计划排程接口</w:t>
        </w:r>
      </w:ins>
    </w:p>
    <w:tbl>
      <w:tblPr>
        <w:tblStyle w:val="7"/>
        <w:tblW w:w="851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8"/>
        <w:gridCol w:w="1743"/>
        <w:gridCol w:w="1610"/>
        <w:gridCol w:w="1220"/>
        <w:gridCol w:w="2568"/>
      </w:tblGrid>
      <w:tr w14:paraId="7E8EBD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2264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000000" w:fill="FFFFFF"/>
            <w:vAlign w:val="center"/>
          </w:tcPr>
          <w:p w14:paraId="6D6AB35E">
            <w:pPr>
              <w:pStyle w:val="5"/>
              <w:rPr>
                <w:ins w:id="2265" w:author="易呈翔" w:date="2026-08-21T16:17:30Z"/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ins w:id="2266" w:author="易呈翔" w:date="2026-08-21T16:17:30Z">
              <w:r>
                <w:rPr>
                  <w:rFonts w:hint="eastAsia" w:ascii="宋体" w:hAnsi="宋体" w:eastAsia="宋体" w:cs="宋体"/>
                  <w:b/>
                  <w:bCs/>
                  <w:kern w:val="0"/>
                  <w:sz w:val="24"/>
                  <w:szCs w:val="24"/>
                </w:rPr>
                <w:t>场景描述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C79CAAF">
            <w:pPr>
              <w:pStyle w:val="11"/>
              <w:ind w:left="0" w:leftChars="0" w:firstLine="0" w:firstLineChars="0"/>
              <w:rPr>
                <w:ins w:id="2267" w:author="易呈翔" w:date="2026-08-21T16:17:30Z"/>
                <w:rFonts w:hint="default" w:hAnsi="宋体" w:eastAsia="宋体" w:cs="宋体"/>
                <w:color w:val="000000"/>
                <w:szCs w:val="21"/>
                <w:lang w:val="en-US" w:eastAsia="zh-CN"/>
              </w:rPr>
            </w:pPr>
            <w:ins w:id="2268" w:author="易呈翔" w:date="2026-08-21T16:17:30Z">
              <w:r>
                <w:rPr>
                  <w:rFonts w:hint="eastAsia" w:hAnsi="宋体" w:cs="宋体"/>
                  <w:color w:val="000000"/>
                  <w:szCs w:val="21"/>
                  <w:lang w:val="en-US" w:eastAsia="zh-CN"/>
                </w:rPr>
                <w:t>计量生产调度平台将</w:t>
              </w:r>
            </w:ins>
            <w:ins w:id="2269" w:author="易呈翔" w:date="2026-08-21T16:26:31Z">
              <w:r>
                <w:rPr>
                  <w:rFonts w:hint="eastAsia" w:hAnsi="宋体" w:cs="宋体"/>
                  <w:color w:val="000000"/>
                  <w:szCs w:val="21"/>
                  <w:lang w:val="en-US" w:eastAsia="zh-CN"/>
                </w:rPr>
                <w:t>配送</w:t>
              </w:r>
            </w:ins>
            <w:ins w:id="2270" w:author="易呈翔" w:date="2026-08-21T16:17:30Z">
              <w:r>
                <w:rPr>
                  <w:rFonts w:hint="eastAsia" w:hAnsi="宋体" w:cs="宋体"/>
                  <w:color w:val="000000"/>
                  <w:szCs w:val="21"/>
                  <w:lang w:val="en-US" w:eastAsia="zh-CN"/>
                </w:rPr>
                <w:t>计划排程算法输入所需参数，同步给算法服务，算法服务输出计量生产调度平台所需</w:t>
              </w:r>
            </w:ins>
            <w:ins w:id="2271" w:author="易呈翔" w:date="2026-08-21T16:26:38Z">
              <w:r>
                <w:rPr>
                  <w:rFonts w:hint="eastAsia" w:hAnsi="宋体" w:cs="宋体"/>
                  <w:color w:val="000000"/>
                  <w:szCs w:val="21"/>
                  <w:lang w:val="en-US" w:eastAsia="zh-CN"/>
                </w:rPr>
                <w:t>配送</w:t>
              </w:r>
            </w:ins>
            <w:ins w:id="2272" w:author="易呈翔" w:date="2026-08-21T16:17:30Z">
              <w:r>
                <w:rPr>
                  <w:rFonts w:hint="eastAsia" w:hAnsi="宋体" w:cs="宋体"/>
                  <w:color w:val="000000"/>
                  <w:szCs w:val="21"/>
                  <w:lang w:val="en-US" w:eastAsia="zh-CN"/>
                </w:rPr>
                <w:t>计划相关参数</w:t>
              </w:r>
            </w:ins>
          </w:p>
        </w:tc>
      </w:tr>
      <w:tr w14:paraId="18163F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273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9F07AAD">
            <w:pPr>
              <w:pStyle w:val="5"/>
              <w:rPr>
                <w:ins w:id="2274" w:author="易呈翔" w:date="2026-08-21T16:17:30Z"/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ins w:id="2275" w:author="易呈翔" w:date="2026-08-21T16:17:30Z">
              <w:r>
                <w:rPr>
                  <w:rFonts w:hint="eastAsia" w:ascii="宋体" w:hAnsi="宋体" w:eastAsia="宋体" w:cs="宋体"/>
                  <w:b/>
                  <w:bCs/>
                  <w:kern w:val="0"/>
                  <w:sz w:val="24"/>
                  <w:szCs w:val="24"/>
                </w:rPr>
                <w:t>服务端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56128D6">
            <w:pPr>
              <w:widowControl/>
              <w:jc w:val="left"/>
              <w:rPr>
                <w:ins w:id="2276" w:author="易呈翔" w:date="2026-08-21T16:17:30Z"/>
                <w:rFonts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ins w:id="2277" w:author="易呈翔" w:date="2026-08-21T16:17:30Z">
              <w:r>
                <w:rPr>
                  <w:rFonts w:hint="eastAsia" w:ascii="宋体" w:hAnsi="宋体" w:eastAsia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算法服务</w:t>
              </w:r>
            </w:ins>
          </w:p>
        </w:tc>
      </w:tr>
      <w:tr w14:paraId="6EA0BA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2278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E48E5B6">
            <w:pPr>
              <w:pStyle w:val="5"/>
              <w:rPr>
                <w:ins w:id="2279" w:author="易呈翔" w:date="2026-08-21T16:17:30Z"/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ins w:id="2280" w:author="易呈翔" w:date="2026-08-21T16:17:30Z">
              <w:r>
                <w:rPr>
                  <w:rFonts w:hint="eastAsia" w:ascii="宋体" w:hAnsi="宋体" w:eastAsia="宋体" w:cs="宋体"/>
                  <w:b/>
                  <w:bCs/>
                  <w:kern w:val="0"/>
                  <w:sz w:val="24"/>
                  <w:szCs w:val="24"/>
                </w:rPr>
                <w:t>客户端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90D89CF">
            <w:pPr>
              <w:widowControl/>
              <w:jc w:val="left"/>
              <w:rPr>
                <w:ins w:id="2281" w:author="易呈翔" w:date="2026-08-21T16:17:30Z"/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282" w:author="易呈翔" w:date="2026-08-21T16:17:30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</w:rPr>
                <w:t>计量生产调度平台</w:t>
              </w:r>
            </w:ins>
          </w:p>
        </w:tc>
      </w:tr>
      <w:tr w14:paraId="1CBF65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2283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107139">
            <w:pPr>
              <w:pStyle w:val="5"/>
              <w:rPr>
                <w:ins w:id="2284" w:author="易呈翔" w:date="2026-08-21T16:17:30Z"/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ins w:id="2285" w:author="易呈翔" w:date="2026-08-21T16:17:30Z">
              <w:r>
                <w:rPr>
                  <w:rFonts w:hint="eastAsia" w:ascii="宋体" w:hAnsi="宋体" w:eastAsia="宋体" w:cs="宋体"/>
                  <w:b/>
                  <w:bCs/>
                  <w:kern w:val="0"/>
                  <w:sz w:val="24"/>
                  <w:szCs w:val="24"/>
                </w:rPr>
                <w:t>调用链路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93F15A">
            <w:pPr>
              <w:widowControl/>
              <w:jc w:val="left"/>
              <w:rPr>
                <w:ins w:id="2286" w:author="易呈翔" w:date="2026-08-21T16:17:30Z"/>
                <w:rFonts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ins w:id="2287" w:author="易呈翔" w:date="2026-08-21T16:17:30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</w:rPr>
                <w:t>计量生产调度平台</w:t>
              </w:r>
            </w:ins>
            <w:ins w:id="2288" w:author="易呈翔" w:date="2026-08-21T16:17:30Z">
              <w:r>
                <w:rPr>
                  <w:rFonts w:hint="eastAsia" w:ascii="宋体" w:hAnsi="宋体" w:eastAsia="宋体" w:cs="宋体"/>
                  <w:color w:val="000000"/>
                  <w:kern w:val="0"/>
                  <w:sz w:val="21"/>
                  <w:szCs w:val="21"/>
                </w:rPr>
                <w:t>-&gt;</w:t>
              </w:r>
            </w:ins>
            <w:ins w:id="2289" w:author="易呈翔" w:date="2026-08-21T16:17:30Z">
              <w:r>
                <w:rPr>
                  <w:rFonts w:hint="eastAsia" w:ascii="宋体" w:hAnsi="宋体" w:eastAsia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算法服务</w:t>
              </w:r>
            </w:ins>
          </w:p>
        </w:tc>
      </w:tr>
      <w:tr w14:paraId="25A383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2290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F7DD11E">
            <w:pPr>
              <w:pStyle w:val="5"/>
              <w:rPr>
                <w:ins w:id="2291" w:author="易呈翔" w:date="2026-08-21T16:17:30Z"/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ins w:id="2292" w:author="易呈翔" w:date="2026-08-21T16:17:30Z">
              <w:r>
                <w:rPr>
                  <w:rFonts w:hint="eastAsia" w:ascii="宋体" w:hAnsi="宋体" w:eastAsia="宋体" w:cs="宋体"/>
                  <w:b/>
                  <w:bCs/>
                  <w:kern w:val="0"/>
                  <w:sz w:val="24"/>
                  <w:szCs w:val="24"/>
                </w:rPr>
                <w:t>接口函数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C907F24">
            <w:pPr>
              <w:widowControl/>
              <w:jc w:val="left"/>
              <w:rPr>
                <w:ins w:id="2293" w:author="易呈翔" w:date="2026-08-21T16:17:30Z"/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ins w:id="2294" w:author="易呈翔" w:date="2026-08-21T16:26:46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  <w:lang w:val="en-US" w:eastAsia="zh-CN"/>
                </w:rPr>
                <w:t>d</w:t>
              </w:r>
            </w:ins>
            <w:ins w:id="2295" w:author="易呈翔" w:date="2026-08-21T16:26:43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  <w:lang w:val="en-US" w:eastAsia="zh-CN"/>
                </w:rPr>
                <w:t>ist</w:t>
              </w:r>
            </w:ins>
            <w:ins w:id="2296" w:author="易呈翔" w:date="2026-08-21T16:17:30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  <w:lang w:val="en-US" w:eastAsia="zh-CN"/>
                </w:rPr>
                <w:t>PlanScheduling</w:t>
              </w:r>
            </w:ins>
          </w:p>
        </w:tc>
      </w:tr>
      <w:tr w14:paraId="4C6A69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2297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CD14611">
            <w:pPr>
              <w:pStyle w:val="5"/>
              <w:rPr>
                <w:ins w:id="2298" w:author="易呈翔" w:date="2026-08-21T16:17:30Z"/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ins w:id="2299" w:author="易呈翔" w:date="2026-08-21T16:17:30Z">
              <w:r>
                <w:rPr>
                  <w:rFonts w:hint="eastAsia" w:ascii="宋体" w:hAnsi="宋体" w:eastAsia="宋体" w:cs="宋体"/>
                  <w:b/>
                  <w:bCs/>
                  <w:kern w:val="0"/>
                  <w:sz w:val="24"/>
                  <w:szCs w:val="24"/>
                </w:rPr>
                <w:t>接口路径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9EA836B">
            <w:pPr>
              <w:widowControl/>
              <w:jc w:val="left"/>
              <w:rPr>
                <w:ins w:id="2300" w:author="易呈翔" w:date="2026-08-21T16:17:30Z"/>
                <w:rFonts w:hint="default" w:ascii="宋体" w:hAnsi="宋体" w:eastAsia="宋体" w:cs="宋体"/>
                <w:color w:val="000000"/>
                <w:sz w:val="21"/>
                <w:szCs w:val="21"/>
                <w:lang w:val="en-US"/>
              </w:rPr>
            </w:pPr>
            <w:ins w:id="2301" w:author="易呈翔" w:date="2026-08-21T16:17:30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</w:rPr>
                <w:t>/restful</w:t>
              </w:r>
            </w:ins>
            <w:ins w:id="2302" w:author="易呈翔" w:date="2026-08-21T16:17:30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  <w:lang w:val="en-US" w:eastAsia="zh-CN"/>
                </w:rPr>
                <w:t>/busiInterface</w:t>
              </w:r>
            </w:ins>
            <w:ins w:id="2303" w:author="易呈翔" w:date="2026-08-21T16:17:30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</w:rPr>
                <w:t>/</w:t>
              </w:r>
            </w:ins>
            <w:ins w:id="2304" w:author="易呈翔" w:date="2026-08-21T16:17:30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  <w:lang w:val="en-US" w:eastAsia="zh-CN"/>
                </w:rPr>
                <w:t>ipsService</w:t>
              </w:r>
            </w:ins>
            <w:ins w:id="2305" w:author="易呈翔" w:date="2026-08-21T16:17:30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</w:rPr>
                <w:t>/</w:t>
              </w:r>
            </w:ins>
            <w:ins w:id="2306" w:author="易呈翔" w:date="2026-08-21T16:26:51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  <w:lang w:val="en-US" w:eastAsia="zh-CN"/>
                </w:rPr>
                <w:t>dis</w:t>
              </w:r>
            </w:ins>
            <w:ins w:id="2307" w:author="易呈翔" w:date="2026-08-21T16:26:52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  <w:lang w:val="en-US" w:eastAsia="zh-CN"/>
                </w:rPr>
                <w:t>t</w:t>
              </w:r>
            </w:ins>
            <w:ins w:id="2308" w:author="易呈翔" w:date="2026-08-21T16:17:30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  <w:lang w:val="en-US" w:eastAsia="zh-CN"/>
                </w:rPr>
                <w:t>PlanScheduling</w:t>
              </w:r>
            </w:ins>
          </w:p>
        </w:tc>
      </w:tr>
      <w:tr w14:paraId="610675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2309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F20FF77">
            <w:pPr>
              <w:pStyle w:val="5"/>
              <w:rPr>
                <w:ins w:id="2310" w:author="易呈翔" w:date="2026-08-21T16:17:30Z"/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ins w:id="2311" w:author="易呈翔" w:date="2026-08-21T16:17:30Z">
              <w:r>
                <w:rPr>
                  <w:rFonts w:hint="eastAsia" w:ascii="宋体" w:hAnsi="宋体" w:eastAsia="宋体" w:cs="宋体"/>
                  <w:b/>
                  <w:bCs/>
                  <w:kern w:val="0"/>
                  <w:sz w:val="24"/>
                  <w:szCs w:val="24"/>
                </w:rPr>
                <w:t>集成方式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A3A7126">
            <w:pPr>
              <w:widowControl/>
              <w:jc w:val="left"/>
              <w:rPr>
                <w:ins w:id="2312" w:author="易呈翔" w:date="2026-08-21T16:17:30Z"/>
                <w:rFonts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ins w:id="2313" w:author="易呈翔" w:date="2026-08-21T16:17:30Z">
              <w:r>
                <w:rPr>
                  <w:rFonts w:hint="eastAsia" w:ascii="宋体" w:hAnsi="宋体" w:eastAsia="宋体" w:cs="宋体"/>
                  <w:color w:val="000000"/>
                  <w:kern w:val="0"/>
                  <w:sz w:val="21"/>
                  <w:szCs w:val="21"/>
                </w:rPr>
                <w:t>restful</w:t>
              </w:r>
            </w:ins>
          </w:p>
        </w:tc>
      </w:tr>
      <w:tr w14:paraId="795F44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2314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83F6CAC">
            <w:pPr>
              <w:pStyle w:val="5"/>
              <w:rPr>
                <w:ins w:id="2315" w:author="易呈翔" w:date="2026-08-21T16:17:30Z"/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ins w:id="2316" w:author="易呈翔" w:date="2026-08-21T16:17:30Z">
              <w:r>
                <w:rPr>
                  <w:rFonts w:hint="eastAsia" w:ascii="宋体" w:hAnsi="宋体" w:eastAsia="宋体" w:cs="宋体"/>
                  <w:b/>
                  <w:bCs/>
                  <w:kern w:val="0"/>
                  <w:sz w:val="24"/>
                  <w:szCs w:val="24"/>
                </w:rPr>
                <w:t>报文类型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9F426FA">
            <w:pPr>
              <w:widowControl/>
              <w:jc w:val="left"/>
              <w:rPr>
                <w:ins w:id="2317" w:author="易呈翔" w:date="2026-08-21T16:17:30Z"/>
                <w:rFonts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ins w:id="2318" w:author="易呈翔" w:date="2026-08-21T16:17:30Z">
              <w:r>
                <w:rPr>
                  <w:rFonts w:hint="eastAsia" w:ascii="宋体" w:hAnsi="宋体" w:eastAsia="宋体" w:cs="宋体"/>
                  <w:color w:val="000000"/>
                  <w:kern w:val="0"/>
                  <w:sz w:val="21"/>
                  <w:szCs w:val="21"/>
                </w:rPr>
                <w:t>JSON</w:t>
              </w:r>
            </w:ins>
          </w:p>
        </w:tc>
      </w:tr>
      <w:tr w14:paraId="4784CB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2319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066780F">
            <w:pPr>
              <w:pStyle w:val="5"/>
              <w:rPr>
                <w:ins w:id="2320" w:author="易呈翔" w:date="2026-08-21T16:17:30Z"/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ins w:id="2321" w:author="易呈翔" w:date="2026-08-21T16:17:30Z">
              <w:r>
                <w:rPr>
                  <w:rFonts w:hint="eastAsia" w:ascii="宋体" w:hAnsi="宋体" w:eastAsia="宋体" w:cs="宋体"/>
                  <w:b/>
                  <w:bCs/>
                  <w:kern w:val="0"/>
                  <w:sz w:val="24"/>
                  <w:szCs w:val="24"/>
                  <w:lang w:val="en-US" w:eastAsia="zh-CN"/>
                </w:rPr>
                <w:t>请求方式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091A79F">
            <w:pPr>
              <w:widowControl/>
              <w:jc w:val="left"/>
              <w:rPr>
                <w:ins w:id="2322" w:author="易呈翔" w:date="2026-08-21T16:17:30Z"/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323" w:author="易呈翔" w:date="2026-08-21T16:17:30Z">
              <w:r>
                <w:rPr>
                  <w:rFonts w:hint="eastAsia" w:ascii="宋体" w:hAnsi="宋体" w:eastAsia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POST</w:t>
              </w:r>
            </w:ins>
          </w:p>
        </w:tc>
      </w:tr>
      <w:tr w14:paraId="35C9FB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2324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C27A099">
            <w:pPr>
              <w:pStyle w:val="5"/>
              <w:rPr>
                <w:ins w:id="2325" w:author="易呈翔" w:date="2026-08-21T16:17:30Z"/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ins w:id="2326" w:author="易呈翔" w:date="2026-08-21T16:17:30Z">
              <w:r>
                <w:rPr>
                  <w:rFonts w:hint="eastAsia" w:ascii="宋体" w:hAnsi="宋体" w:eastAsia="宋体" w:cs="宋体"/>
                  <w:b/>
                  <w:bCs/>
                  <w:kern w:val="0"/>
                  <w:sz w:val="24"/>
                  <w:szCs w:val="24"/>
                </w:rPr>
                <w:t>备注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C001203">
            <w:pPr>
              <w:widowControl/>
              <w:jc w:val="left"/>
              <w:rPr>
                <w:ins w:id="2327" w:author="易呈翔" w:date="2026-08-21T16:17:30Z"/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65D0C2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2328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353CF585">
            <w:pPr>
              <w:widowControl/>
              <w:jc w:val="left"/>
              <w:rPr>
                <w:ins w:id="2329" w:author="易呈翔" w:date="2026-08-21T16:17:30Z"/>
                <w:rFonts w:ascii="宋体" w:hAnsi="宋体" w:cs="宋体"/>
                <w:b/>
                <w:color w:val="000000"/>
                <w:kern w:val="0"/>
                <w:szCs w:val="21"/>
              </w:rPr>
            </w:pPr>
            <w:ins w:id="2330" w:author="易呈翔" w:date="2026-08-21T16:17:30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</w:rPr>
                <w:t>参数中文名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7E235B39">
            <w:pPr>
              <w:widowControl/>
              <w:jc w:val="left"/>
              <w:rPr>
                <w:ins w:id="2331" w:author="易呈翔" w:date="2026-08-21T16:17:30Z"/>
                <w:rFonts w:ascii="宋体" w:hAnsi="宋体" w:cs="宋体"/>
                <w:b/>
                <w:color w:val="000000"/>
                <w:kern w:val="0"/>
                <w:szCs w:val="21"/>
              </w:rPr>
            </w:pPr>
            <w:ins w:id="2332" w:author="易呈翔" w:date="2026-08-21T16:17:30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</w:rPr>
                <w:t>参数英文名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47A7C17A">
            <w:pPr>
              <w:widowControl/>
              <w:jc w:val="left"/>
              <w:rPr>
                <w:ins w:id="2333" w:author="易呈翔" w:date="2026-08-21T16:17:30Z"/>
                <w:rFonts w:hint="eastAsia" w:ascii="宋体" w:hAnsi="宋体" w:eastAsia="仿宋" w:cs="宋体"/>
                <w:b/>
                <w:color w:val="000000"/>
                <w:kern w:val="0"/>
                <w:szCs w:val="21"/>
                <w:lang w:val="en-US" w:eastAsia="zh-CN"/>
              </w:rPr>
            </w:pPr>
            <w:ins w:id="2334" w:author="易呈翔" w:date="2026-08-21T16:17:30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</w:rPr>
                <w:t>数据</w:t>
              </w:r>
            </w:ins>
            <w:ins w:id="2335" w:author="易呈翔" w:date="2026-08-21T16:17:30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  <w:lang w:val="en-US" w:eastAsia="zh-CN"/>
                </w:rPr>
                <w:t>格式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4D8499D8">
            <w:pPr>
              <w:widowControl/>
              <w:jc w:val="left"/>
              <w:rPr>
                <w:ins w:id="2336" w:author="易呈翔" w:date="2026-08-21T16:17:30Z"/>
                <w:rFonts w:ascii="宋体" w:hAnsi="宋体" w:cs="宋体"/>
                <w:b/>
                <w:color w:val="000000"/>
                <w:kern w:val="0"/>
                <w:szCs w:val="21"/>
              </w:rPr>
            </w:pPr>
            <w:ins w:id="2337" w:author="易呈翔" w:date="2026-08-21T16:17:30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</w:rPr>
                <w:t>是否必填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3E955154">
            <w:pPr>
              <w:widowControl/>
              <w:jc w:val="left"/>
              <w:rPr>
                <w:ins w:id="2338" w:author="易呈翔" w:date="2026-08-21T16:17:30Z"/>
                <w:rFonts w:ascii="宋体" w:hAnsi="宋体" w:cs="宋体"/>
                <w:b/>
                <w:color w:val="000000"/>
                <w:kern w:val="0"/>
                <w:szCs w:val="21"/>
              </w:rPr>
            </w:pPr>
            <w:ins w:id="2339" w:author="易呈翔" w:date="2026-08-21T16:17:30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</w:rPr>
                <w:t>参数说明</w:t>
              </w:r>
            </w:ins>
          </w:p>
        </w:tc>
      </w:tr>
      <w:tr w14:paraId="7E857C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2340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ABCC1B5">
            <w:pPr>
              <w:jc w:val="left"/>
              <w:rPr>
                <w:ins w:id="2341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342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需求明细信息集合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7F21ECD">
            <w:pPr>
              <w:jc w:val="left"/>
              <w:rPr>
                <w:ins w:id="2343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344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dmdPlanDetList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57B55C7">
            <w:pPr>
              <w:jc w:val="left"/>
              <w:rPr>
                <w:ins w:id="2345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346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2935ACE">
            <w:pPr>
              <w:jc w:val="left"/>
              <w:rPr>
                <w:ins w:id="2347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348" w:author="易呈翔" w:date="2026-08-21T16:17:3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B9ECF17">
            <w:pPr>
              <w:jc w:val="left"/>
              <w:rPr>
                <w:ins w:id="2349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350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需求明细信息集合</w:t>
              </w:r>
            </w:ins>
          </w:p>
        </w:tc>
      </w:tr>
      <w:tr w14:paraId="7E49D6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2351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5C493287">
            <w:pPr>
              <w:jc w:val="left"/>
              <w:rPr>
                <w:ins w:id="2352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353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库区配置信息集合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4FF819C">
            <w:pPr>
              <w:jc w:val="left"/>
              <w:rPr>
                <w:ins w:id="2354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355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whAreaConfigList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01F0E299">
            <w:pPr>
              <w:jc w:val="left"/>
              <w:rPr>
                <w:ins w:id="2356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357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F9194F3">
            <w:pPr>
              <w:jc w:val="left"/>
              <w:rPr>
                <w:ins w:id="2358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359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DC97EA0">
            <w:pPr>
              <w:jc w:val="left"/>
              <w:rPr>
                <w:ins w:id="2360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361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库区配置信息集合</w:t>
              </w:r>
            </w:ins>
          </w:p>
        </w:tc>
      </w:tr>
      <w:tr w14:paraId="137AA7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362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E1A03B6">
            <w:pPr>
              <w:jc w:val="left"/>
              <w:rPr>
                <w:ins w:id="2363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364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排程时间配置集合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F072922">
            <w:pPr>
              <w:jc w:val="left"/>
              <w:rPr>
                <w:ins w:id="2365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366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scheduleTimeList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048608D0">
            <w:pPr>
              <w:jc w:val="left"/>
              <w:rPr>
                <w:ins w:id="2367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368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04D145D">
            <w:pPr>
              <w:jc w:val="left"/>
              <w:rPr>
                <w:ins w:id="2369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370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93C1CF5">
            <w:pPr>
              <w:jc w:val="left"/>
              <w:rPr>
                <w:ins w:id="2371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372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排程时间配置集合</w:t>
              </w:r>
            </w:ins>
          </w:p>
        </w:tc>
      </w:tr>
      <w:tr w14:paraId="0B1599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373" w:author="易呈翔" w:date="2026-08-21T16:30:09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5962604A">
            <w:pPr>
              <w:jc w:val="left"/>
              <w:rPr>
                <w:ins w:id="2374" w:author="易呈翔" w:date="2026-08-21T16:30:0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375" w:author="易呈翔" w:date="2026-08-22T17:03:3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配送库房</w:t>
              </w:r>
            </w:ins>
            <w:ins w:id="2376" w:author="易呈翔" w:date="2026-08-22T17:03:33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库存</w:t>
              </w:r>
            </w:ins>
            <w:ins w:id="2377" w:author="易呈翔" w:date="2026-08-22T17:03:3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CD3FBB5">
            <w:pPr>
              <w:jc w:val="left"/>
              <w:rPr>
                <w:ins w:id="2378" w:author="易呈翔" w:date="2026-08-21T16:30:0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379" w:author="易呈翔" w:date="2026-08-21T16:57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</w:t>
              </w:r>
            </w:ins>
            <w:ins w:id="2380" w:author="易呈翔" w:date="2026-08-21T16:57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ist</w:t>
              </w:r>
            </w:ins>
            <w:ins w:id="2381" w:author="易呈翔" w:date="2026-08-21T16:56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W</w:t>
              </w:r>
            </w:ins>
            <w:ins w:id="2382" w:author="易呈翔" w:date="2026-08-21T16:56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h</w:t>
              </w:r>
            </w:ins>
            <w:ins w:id="2383" w:author="易呈翔" w:date="2026-08-21T16:49:5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StockList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419DFE8">
            <w:pPr>
              <w:jc w:val="left"/>
              <w:rPr>
                <w:ins w:id="2384" w:author="易呈翔" w:date="2026-08-21T16:30:0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385" w:author="易呈翔" w:date="2026-08-21T16:42:3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9CE9DD8">
            <w:pPr>
              <w:jc w:val="left"/>
              <w:rPr>
                <w:ins w:id="2386" w:author="易呈翔" w:date="2026-08-21T16:30:0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387" w:author="易呈翔" w:date="2026-08-21T16:42:3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3D85CEE">
            <w:pPr>
              <w:jc w:val="left"/>
              <w:rPr>
                <w:ins w:id="2388" w:author="易呈翔" w:date="2026-08-21T16:30:0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389" w:author="易呈翔" w:date="2026-08-22T17:03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配送库房</w:t>
              </w:r>
            </w:ins>
            <w:ins w:id="2390" w:author="易呈翔" w:date="2026-08-22T17:03:35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库存</w:t>
              </w:r>
            </w:ins>
            <w:ins w:id="2391" w:author="易呈翔" w:date="2026-08-22T17:03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集合</w:t>
              </w:r>
            </w:ins>
          </w:p>
        </w:tc>
      </w:tr>
      <w:tr w14:paraId="7BBE1E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392" w:author="易呈翔" w:date="2026-08-21T16:30:2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5CB1B47">
            <w:pPr>
              <w:jc w:val="left"/>
              <w:rPr>
                <w:ins w:id="2393" w:author="易呈翔" w:date="2026-08-21T16:30:2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394" w:author="易呈翔" w:date="2026-08-21T16:30:36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配送目标库房配置</w:t>
              </w:r>
            </w:ins>
            <w:ins w:id="2395" w:author="易呈翔" w:date="2026-08-21T16:41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FFBDC20">
            <w:pPr>
              <w:jc w:val="left"/>
              <w:rPr>
                <w:ins w:id="2396" w:author="易呈翔" w:date="2026-08-21T16:30:2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397" w:author="易呈翔" w:date="2026-08-21T16:57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</w:t>
              </w:r>
            </w:ins>
            <w:ins w:id="2398" w:author="易呈翔" w:date="2026-08-21T16:57:5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</w:t>
              </w:r>
            </w:ins>
            <w:ins w:id="2399" w:author="易呈翔" w:date="2026-08-21T16:57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rget</w:t>
              </w:r>
            </w:ins>
            <w:ins w:id="2400" w:author="易呈翔" w:date="2026-08-21T16:58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W</w:t>
              </w:r>
            </w:ins>
            <w:ins w:id="2401" w:author="易呈翔" w:date="2026-08-21T16:58:0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h</w:t>
              </w:r>
            </w:ins>
            <w:ins w:id="2402" w:author="易呈翔" w:date="2026-08-21T17:04:5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C</w:t>
              </w:r>
            </w:ins>
            <w:ins w:id="2403" w:author="易呈翔" w:date="2026-08-21T17:05:0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o</w:t>
              </w:r>
            </w:ins>
            <w:ins w:id="2404" w:author="易呈翔" w:date="2026-08-21T17:05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nf</w:t>
              </w:r>
            </w:ins>
            <w:ins w:id="2405" w:author="易呈翔" w:date="2026-08-21T17:05:0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ig</w:t>
              </w:r>
            </w:ins>
            <w:ins w:id="2406" w:author="易呈翔" w:date="2026-08-21T16:58:0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6499806">
            <w:pPr>
              <w:jc w:val="left"/>
              <w:rPr>
                <w:ins w:id="2407" w:author="易呈翔" w:date="2026-08-21T16:30:2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408" w:author="易呈翔" w:date="2026-08-21T16:42:3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8306149">
            <w:pPr>
              <w:jc w:val="left"/>
              <w:rPr>
                <w:ins w:id="2409" w:author="易呈翔" w:date="2026-08-21T16:30:2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410" w:author="易呈翔" w:date="2026-08-21T16:42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D2E62A9">
            <w:pPr>
              <w:jc w:val="left"/>
              <w:rPr>
                <w:ins w:id="2411" w:author="易呈翔" w:date="2026-08-21T16:30:2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412" w:author="易呈翔" w:date="2026-08-21T16:42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配送目标库房配置集合</w:t>
              </w:r>
            </w:ins>
          </w:p>
        </w:tc>
      </w:tr>
      <w:tr w14:paraId="68C859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413" w:author="易呈翔" w:date="2026-08-21T16:30:32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7210BBD">
            <w:pPr>
              <w:jc w:val="left"/>
              <w:rPr>
                <w:ins w:id="2414" w:author="易呈翔" w:date="2026-08-21T16:30:32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415" w:author="易呈翔" w:date="2026-08-21T16:30:4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配送目标库房定额配置</w:t>
              </w:r>
            </w:ins>
            <w:ins w:id="2416" w:author="易呈翔" w:date="2026-08-21T16:41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2A0E21A">
            <w:pPr>
              <w:jc w:val="left"/>
              <w:rPr>
                <w:ins w:id="2417" w:author="易呈翔" w:date="2026-08-21T16:30:32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418" w:author="易呈翔" w:date="2026-08-21T17:00:3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tar</w:t>
              </w:r>
            </w:ins>
            <w:ins w:id="2419" w:author="易呈翔" w:date="2026-08-21T17:00:3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get</w:t>
              </w:r>
            </w:ins>
            <w:ins w:id="2420" w:author="易呈翔" w:date="2026-08-21T17:00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Wh</w:t>
              </w:r>
            </w:ins>
            <w:ins w:id="2421" w:author="易呈翔" w:date="2026-08-21T17:04:3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Qu</w:t>
              </w:r>
            </w:ins>
            <w:ins w:id="2422" w:author="易呈翔" w:date="2026-08-21T17:04:3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ota</w:t>
              </w:r>
            </w:ins>
            <w:ins w:id="2423" w:author="易呈翔" w:date="2026-08-21T17:02:4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</w:t>
              </w:r>
            </w:ins>
            <w:ins w:id="2424" w:author="易呈翔" w:date="2026-08-21T17:02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is</w:t>
              </w:r>
            </w:ins>
            <w:ins w:id="2425" w:author="易呈翔" w:date="2026-08-21T17:02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FF8600B">
            <w:pPr>
              <w:jc w:val="left"/>
              <w:rPr>
                <w:ins w:id="2426" w:author="易呈翔" w:date="2026-08-21T16:30:32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427" w:author="易呈翔" w:date="2026-08-21T16:42:3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542E9394">
            <w:pPr>
              <w:jc w:val="left"/>
              <w:rPr>
                <w:ins w:id="2428" w:author="易呈翔" w:date="2026-08-21T16:30:32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429" w:author="易呈翔" w:date="2026-08-21T16:42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180CD31">
            <w:pPr>
              <w:jc w:val="left"/>
              <w:rPr>
                <w:ins w:id="2430" w:author="易呈翔" w:date="2026-08-21T16:30:32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431" w:author="易呈翔" w:date="2026-08-21T16:42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配送目标库房定额配置集合</w:t>
              </w:r>
            </w:ins>
          </w:p>
        </w:tc>
      </w:tr>
      <w:tr w14:paraId="46F3B7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432" w:author="易呈翔" w:date="2026-08-21T16:30:32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E3E5849">
            <w:pPr>
              <w:jc w:val="left"/>
              <w:rPr>
                <w:ins w:id="2433" w:author="易呈翔" w:date="2026-08-21T16:30:32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434" w:author="易呈翔" w:date="2026-08-21T16:30:4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配送目标库房库存</w:t>
              </w:r>
            </w:ins>
            <w:ins w:id="2435" w:author="易呈翔" w:date="2026-08-21T16:41:4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5D4CE98E">
            <w:pPr>
              <w:jc w:val="left"/>
              <w:rPr>
                <w:ins w:id="2436" w:author="易呈翔" w:date="2026-08-21T16:30:32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437" w:author="易呈翔" w:date="2026-08-21T17:06:3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ta</w:t>
              </w:r>
            </w:ins>
            <w:ins w:id="2438" w:author="易呈翔" w:date="2026-08-21T17:06:3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rge</w:t>
              </w:r>
            </w:ins>
            <w:ins w:id="2439" w:author="易呈翔" w:date="2026-08-21T17:06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</w:t>
              </w:r>
            </w:ins>
            <w:ins w:id="2440" w:author="易呈翔" w:date="2026-08-21T17:06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W</w:t>
              </w:r>
            </w:ins>
            <w:ins w:id="2441" w:author="易呈翔" w:date="2026-08-21T17:06:3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h</w:t>
              </w:r>
            </w:ins>
            <w:ins w:id="2442" w:author="易呈翔" w:date="2026-08-21T17:06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S</w:t>
              </w:r>
            </w:ins>
            <w:ins w:id="2443" w:author="易呈翔" w:date="2026-08-21T17:06:3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</w:t>
              </w:r>
            </w:ins>
            <w:ins w:id="2444" w:author="易呈翔" w:date="2026-08-21T17:06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o</w:t>
              </w:r>
            </w:ins>
            <w:ins w:id="2445" w:author="易呈翔" w:date="2026-08-21T17:06:4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ck</w:t>
              </w:r>
            </w:ins>
            <w:ins w:id="2446" w:author="易呈翔" w:date="2026-08-21T17:06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</w:t>
              </w:r>
            </w:ins>
            <w:ins w:id="2447" w:author="易呈翔" w:date="2026-08-21T17:06:4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E17CF14">
            <w:pPr>
              <w:jc w:val="left"/>
              <w:rPr>
                <w:ins w:id="2448" w:author="易呈翔" w:date="2026-08-21T16:30:32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449" w:author="易呈翔" w:date="2026-08-21T16:42:3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0C14BE46">
            <w:pPr>
              <w:jc w:val="left"/>
              <w:rPr>
                <w:ins w:id="2450" w:author="易呈翔" w:date="2026-08-21T16:30:32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451" w:author="易呈翔" w:date="2026-08-21T16:42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0DD0DEF8">
            <w:pPr>
              <w:jc w:val="left"/>
              <w:rPr>
                <w:ins w:id="2452" w:author="易呈翔" w:date="2026-08-21T16:30:32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453" w:author="易呈翔" w:date="2026-08-21T16:42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配送目标库房库存集合</w:t>
              </w:r>
            </w:ins>
          </w:p>
        </w:tc>
      </w:tr>
      <w:tr w14:paraId="14FCB7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454" w:author="易呈翔" w:date="2026-08-21T16:30:22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B6586C0">
            <w:pPr>
              <w:jc w:val="left"/>
              <w:rPr>
                <w:ins w:id="2455" w:author="易呈翔" w:date="2026-08-21T16:30:22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456" w:author="易呈翔" w:date="2026-08-21T16:30:48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已安排配送情况</w:t>
              </w:r>
            </w:ins>
            <w:ins w:id="2457" w:author="易呈翔" w:date="2026-08-21T16:41:4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07EE8D14">
            <w:pPr>
              <w:jc w:val="left"/>
              <w:rPr>
                <w:ins w:id="2458" w:author="易呈翔" w:date="2026-08-21T16:30:22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459" w:author="易呈翔" w:date="2026-08-21T17:08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dist</w:t>
              </w:r>
            </w:ins>
            <w:ins w:id="2460" w:author="易呈翔" w:date="2026-08-21T17:08:5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I</w:t>
              </w:r>
            </w:ins>
            <w:ins w:id="2461" w:author="易呈翔" w:date="2026-08-21T17:08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nfo</w:t>
              </w:r>
            </w:ins>
            <w:ins w:id="2462" w:author="易呈翔" w:date="2026-08-21T17:08:5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</w:t>
              </w:r>
            </w:ins>
            <w:ins w:id="2463" w:author="易呈翔" w:date="2026-08-21T17:08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B89133B">
            <w:pPr>
              <w:jc w:val="left"/>
              <w:rPr>
                <w:ins w:id="2464" w:author="易呈翔" w:date="2026-08-21T16:30:22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465" w:author="易呈翔" w:date="2026-08-21T16:42:3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9FA228D">
            <w:pPr>
              <w:jc w:val="left"/>
              <w:rPr>
                <w:ins w:id="2466" w:author="易呈翔" w:date="2026-08-21T16:30:22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467" w:author="易呈翔" w:date="2026-08-21T16:42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7F87BA1">
            <w:pPr>
              <w:jc w:val="left"/>
              <w:rPr>
                <w:ins w:id="2468" w:author="易呈翔" w:date="2026-08-21T16:30:22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469" w:author="易呈翔" w:date="2026-08-21T16:42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已安排配送情况集合</w:t>
              </w:r>
            </w:ins>
          </w:p>
        </w:tc>
      </w:tr>
      <w:tr w14:paraId="58E60D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470" w:author="易呈翔" w:date="2026-08-21T16:17:30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D84881B">
            <w:pPr>
              <w:jc w:val="left"/>
              <w:rPr>
                <w:ins w:id="2471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472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需求明细信息(</w:t>
              </w:r>
            </w:ins>
            <w:ins w:id="2473" w:author="易呈翔" w:date="2026-08-21T17:09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dmdPlanDetList</w:t>
              </w:r>
            </w:ins>
            <w:ins w:id="2474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</w:tr>
      <w:tr w14:paraId="0D6ED4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475" w:author="易呈翔" w:date="2026-08-22T16:24:0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BAE6CEF">
            <w:pPr>
              <w:jc w:val="left"/>
              <w:rPr>
                <w:ins w:id="2476" w:author="易呈翔" w:date="2026-08-22T16:24:0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477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需求计划明细标识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4D01CD0">
            <w:pPr>
              <w:jc w:val="left"/>
              <w:rPr>
                <w:ins w:id="2478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479" w:author="易呈翔" w:date="2026-08-22T16:24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dmdPlanDetId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5E160F7">
            <w:pPr>
              <w:jc w:val="left"/>
              <w:rPr>
                <w:ins w:id="2480" w:author="易呈翔" w:date="2026-08-22T16:24:0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481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B9AF720">
            <w:pPr>
              <w:jc w:val="left"/>
              <w:rPr>
                <w:ins w:id="2482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483" w:author="易呈翔" w:date="2026-08-22T16:24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B5F5F12">
            <w:pPr>
              <w:jc w:val="left"/>
              <w:rPr>
                <w:ins w:id="2484" w:author="易呈翔" w:date="2026-08-22T16:24:0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485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需求计划明细标识</w:t>
              </w:r>
            </w:ins>
          </w:p>
        </w:tc>
      </w:tr>
      <w:tr w14:paraId="0A66E5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486" w:author="易呈翔" w:date="2026-08-22T16:24:0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C7FA1BA">
            <w:pPr>
              <w:jc w:val="left"/>
              <w:rPr>
                <w:ins w:id="2487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488" w:author="易呈翔" w:date="2026-08-22T16:24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需求计划编号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1E55056">
            <w:pPr>
              <w:jc w:val="left"/>
              <w:rPr>
                <w:ins w:id="2489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490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dmdPlanNo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7808A7C">
            <w:pPr>
              <w:jc w:val="left"/>
              <w:rPr>
                <w:ins w:id="2491" w:author="易呈翔" w:date="2026-08-22T16:24:0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492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2493" w:author="易呈翔" w:date="2026-08-22T16:24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16</w:t>
              </w:r>
            </w:ins>
            <w:ins w:id="2494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23445A8">
            <w:pPr>
              <w:jc w:val="left"/>
              <w:rPr>
                <w:ins w:id="2495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496" w:author="易呈翔" w:date="2026-08-22T16:24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D51F160">
            <w:pPr>
              <w:jc w:val="left"/>
              <w:rPr>
                <w:ins w:id="2497" w:author="易呈翔" w:date="2026-08-22T16:24:0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498" w:author="易呈翔" w:date="2026-08-22T16:24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需求计划编号</w:t>
              </w:r>
            </w:ins>
          </w:p>
        </w:tc>
      </w:tr>
      <w:tr w14:paraId="21B5C6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499" w:author="易呈翔" w:date="2026-08-22T16:24:0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74E3E55">
            <w:pPr>
              <w:jc w:val="left"/>
              <w:rPr>
                <w:ins w:id="2500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501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计划类型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A10907B">
            <w:pPr>
              <w:jc w:val="left"/>
              <w:rPr>
                <w:ins w:id="2502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503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planType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54DAA14">
            <w:pPr>
              <w:jc w:val="left"/>
              <w:rPr>
                <w:ins w:id="2504" w:author="易呈翔" w:date="2026-08-22T16:24:0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505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6B876A8">
            <w:pPr>
              <w:jc w:val="left"/>
              <w:rPr>
                <w:ins w:id="2506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507" w:author="易呈翔" w:date="2026-08-22T16:24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48E08862">
            <w:pPr>
              <w:jc w:val="left"/>
              <w:rPr>
                <w:ins w:id="2508" w:author="易呈翔" w:date="2026-08-22T16:24:0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509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计划类型</w:t>
              </w:r>
            </w:ins>
          </w:p>
        </w:tc>
      </w:tr>
      <w:tr w14:paraId="0F2FEC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510" w:author="易呈翔" w:date="2026-08-22T16:24:0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6789355">
            <w:pPr>
              <w:jc w:val="left"/>
              <w:rPr>
                <w:ins w:id="2511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512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计划年份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376CFDA">
            <w:pPr>
              <w:jc w:val="left"/>
              <w:rPr>
                <w:ins w:id="2513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514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planYear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2BE1D74">
            <w:pPr>
              <w:jc w:val="left"/>
              <w:rPr>
                <w:ins w:id="2515" w:author="易呈翔" w:date="2026-08-22T16:24:0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516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VARCHAR2(4)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3006FEF">
            <w:pPr>
              <w:jc w:val="left"/>
              <w:rPr>
                <w:ins w:id="2517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518" w:author="易呈翔" w:date="2026-08-22T16:24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27D64299">
            <w:pPr>
              <w:jc w:val="left"/>
              <w:rPr>
                <w:ins w:id="2519" w:author="易呈翔" w:date="2026-08-22T16:24:0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520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计划年份</w:t>
              </w:r>
            </w:ins>
          </w:p>
        </w:tc>
      </w:tr>
      <w:tr w14:paraId="7DE182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521" w:author="易呈翔" w:date="2026-08-22T16:24:0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DD0487E">
            <w:pPr>
              <w:jc w:val="left"/>
              <w:rPr>
                <w:ins w:id="2522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523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计划月份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74DB530">
            <w:pPr>
              <w:jc w:val="left"/>
              <w:rPr>
                <w:ins w:id="2524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525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planMonth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CFD8FF2">
            <w:pPr>
              <w:jc w:val="left"/>
              <w:rPr>
                <w:ins w:id="2526" w:author="易呈翔" w:date="2026-08-22T16:24:0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527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F981A9E">
            <w:pPr>
              <w:jc w:val="left"/>
              <w:rPr>
                <w:ins w:id="2528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529" w:author="易呈翔" w:date="2026-08-22T16:24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2B0053F4">
            <w:pPr>
              <w:jc w:val="left"/>
              <w:rPr>
                <w:ins w:id="2530" w:author="易呈翔" w:date="2026-08-22T16:24:0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531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计划月份</w:t>
              </w:r>
            </w:ins>
          </w:p>
        </w:tc>
      </w:tr>
      <w:tr w14:paraId="6A2F81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532" w:author="易呈翔" w:date="2026-08-22T16:24:0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ED38D53">
            <w:pPr>
              <w:jc w:val="left"/>
              <w:rPr>
                <w:ins w:id="2533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534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申请单位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22006DA">
            <w:pPr>
              <w:jc w:val="left"/>
              <w:rPr>
                <w:ins w:id="2535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536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appOrg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085CF38">
            <w:pPr>
              <w:jc w:val="left"/>
              <w:rPr>
                <w:ins w:id="2537" w:author="易呈翔" w:date="2026-08-22T16:24:0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538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48DC310">
            <w:pPr>
              <w:jc w:val="left"/>
              <w:rPr>
                <w:ins w:id="2539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540" w:author="易呈翔" w:date="2026-08-22T16:24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28109470">
            <w:pPr>
              <w:jc w:val="left"/>
              <w:rPr>
                <w:ins w:id="2541" w:author="易呈翔" w:date="2026-08-22T16:24:0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542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申请单位</w:t>
              </w:r>
            </w:ins>
          </w:p>
        </w:tc>
      </w:tr>
      <w:tr w14:paraId="3157B1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543" w:author="易呈翔" w:date="2026-08-22T18:06:0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1FF0DEE">
            <w:pPr>
              <w:jc w:val="left"/>
              <w:rPr>
                <w:ins w:id="2544" w:author="易呈翔" w:date="2026-08-22T18:06:0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545" w:author="易呈翔" w:date="2026-08-22T18:06:1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申请</w:t>
              </w:r>
            </w:ins>
            <w:ins w:id="2546" w:author="易呈翔" w:date="2026-08-22T18:06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单位</w:t>
              </w:r>
            </w:ins>
            <w:ins w:id="2547" w:author="易呈翔" w:date="2026-08-22T18:06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名称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5A26ECE">
            <w:pPr>
              <w:jc w:val="left"/>
              <w:rPr>
                <w:ins w:id="2548" w:author="易呈翔" w:date="2026-08-22T18:06:0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549" w:author="易呈翔" w:date="2026-08-22T18:06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app</w:t>
              </w:r>
            </w:ins>
            <w:ins w:id="2550" w:author="易呈翔" w:date="2026-08-22T18:06:5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Or</w:t>
              </w:r>
            </w:ins>
            <w:ins w:id="2551" w:author="易呈翔" w:date="2026-08-22T18:06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g</w:t>
              </w:r>
            </w:ins>
            <w:ins w:id="2552" w:author="易呈翔" w:date="2026-08-22T18:06:5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</w:t>
              </w:r>
            </w:ins>
            <w:ins w:id="2553" w:author="易呈翔" w:date="2026-08-22T18:06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77AF3EE">
            <w:pPr>
              <w:jc w:val="left"/>
              <w:rPr>
                <w:ins w:id="2554" w:author="易呈翔" w:date="2026-08-22T18:06:0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555" w:author="易呈翔" w:date="2026-08-22T18:07:0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2556" w:author="易呈翔" w:date="2026-08-22T18:07:1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12</w:t>
              </w:r>
            </w:ins>
            <w:ins w:id="2557" w:author="易呈翔" w:date="2026-08-22T18:07:1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8</w:t>
              </w:r>
            </w:ins>
            <w:ins w:id="2558" w:author="易呈翔" w:date="2026-08-22T18:07:0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4C59921">
            <w:pPr>
              <w:jc w:val="left"/>
              <w:rPr>
                <w:ins w:id="2559" w:author="易呈翔" w:date="2026-08-22T18:06:0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560" w:author="易呈翔" w:date="2026-08-22T18:07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3037CF54">
            <w:pPr>
              <w:jc w:val="left"/>
              <w:rPr>
                <w:ins w:id="2561" w:author="易呈翔" w:date="2026-08-22T18:06:0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562" w:author="易呈翔" w:date="2026-08-22T18:07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申请单位名称</w:t>
              </w:r>
            </w:ins>
          </w:p>
        </w:tc>
      </w:tr>
      <w:tr w14:paraId="24F5D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563" w:author="易呈翔" w:date="2026-08-22T16:24:0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37C2F38">
            <w:pPr>
              <w:jc w:val="left"/>
              <w:rPr>
                <w:ins w:id="2564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565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设备类别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DEA4152">
            <w:pPr>
              <w:jc w:val="left"/>
              <w:rPr>
                <w:ins w:id="2566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567" w:author="易呈翔" w:date="2026-08-22T16:24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equipCateg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0E37CF4C">
            <w:pPr>
              <w:jc w:val="left"/>
              <w:rPr>
                <w:ins w:id="2568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569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492339">
            <w:pPr>
              <w:jc w:val="left"/>
              <w:rPr>
                <w:ins w:id="2570" w:author="易呈翔" w:date="2026-08-22T16:24:0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571" w:author="易呈翔" w:date="2026-08-22T16:24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09AD0FF8">
            <w:pPr>
              <w:jc w:val="left"/>
              <w:rPr>
                <w:ins w:id="2572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573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设备类别</w:t>
              </w:r>
            </w:ins>
          </w:p>
        </w:tc>
      </w:tr>
      <w:tr w14:paraId="0963F8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574" w:author="易呈翔" w:date="2026-08-22T16:24:0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F2A4124">
            <w:pPr>
              <w:jc w:val="left"/>
              <w:rPr>
                <w:ins w:id="2575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576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2577" w:author="易呈翔" w:date="2026-08-22T16:24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分类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4C8B045">
            <w:pPr>
              <w:jc w:val="left"/>
              <w:rPr>
                <w:ins w:id="2578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579" w:author="易呈翔" w:date="2026-08-22T16:24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equipCls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1CA7D8E6">
            <w:pPr>
              <w:jc w:val="left"/>
              <w:rPr>
                <w:ins w:id="2580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581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BB0857A">
            <w:pPr>
              <w:jc w:val="left"/>
              <w:rPr>
                <w:ins w:id="2582" w:author="易呈翔" w:date="2026-08-22T16:24:0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583" w:author="易呈翔" w:date="2026-08-22T16:24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6592AB0D">
            <w:pPr>
              <w:jc w:val="left"/>
              <w:rPr>
                <w:ins w:id="2584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585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2586" w:author="易呈翔" w:date="2026-08-22T16:24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分类</w:t>
              </w:r>
            </w:ins>
          </w:p>
        </w:tc>
      </w:tr>
      <w:tr w14:paraId="2DCE36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587" w:author="易呈翔" w:date="2026-08-22T16:24:0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EA4B57">
            <w:pPr>
              <w:jc w:val="left"/>
              <w:rPr>
                <w:ins w:id="2588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589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56FAEB">
            <w:pPr>
              <w:jc w:val="left"/>
              <w:rPr>
                <w:ins w:id="2590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591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equipCode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A69A069">
            <w:pPr>
              <w:jc w:val="left"/>
              <w:rPr>
                <w:ins w:id="2592" w:author="易呈翔" w:date="2026-08-22T16:24:0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593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7E3B154">
            <w:pPr>
              <w:jc w:val="left"/>
              <w:rPr>
                <w:ins w:id="2594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595" w:author="易呈翔" w:date="2026-08-22T16:24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C5BBD13">
            <w:pPr>
              <w:jc w:val="left"/>
              <w:rPr>
                <w:ins w:id="2596" w:author="易呈翔" w:date="2026-08-22T16:24:0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597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</w:t>
              </w:r>
            </w:ins>
          </w:p>
        </w:tc>
      </w:tr>
      <w:tr w14:paraId="457161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598" w:author="易呈翔" w:date="2026-08-22T16:24:0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5BD82D">
            <w:pPr>
              <w:jc w:val="left"/>
              <w:rPr>
                <w:ins w:id="2599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600" w:author="易呈翔" w:date="2026-08-22T18:13:1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设备类型码描述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D126D8">
            <w:pPr>
              <w:jc w:val="left"/>
              <w:rPr>
                <w:ins w:id="2601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602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equipDesc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EA61701">
            <w:pPr>
              <w:jc w:val="left"/>
              <w:rPr>
                <w:ins w:id="2603" w:author="易呈翔" w:date="2026-08-22T16:24:0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604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VARCHAR2(512)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04996FB">
            <w:pPr>
              <w:jc w:val="left"/>
              <w:rPr>
                <w:ins w:id="2605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606" w:author="易呈翔" w:date="2026-08-22T16:24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3208C44">
            <w:pPr>
              <w:jc w:val="left"/>
              <w:rPr>
                <w:ins w:id="2607" w:author="易呈翔" w:date="2026-08-22T16:24:0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608" w:author="易呈翔" w:date="2026-08-22T18:13:1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设备类型码描述</w:t>
              </w:r>
            </w:ins>
          </w:p>
        </w:tc>
      </w:tr>
      <w:tr w14:paraId="64031F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609" w:author="易呈翔" w:date="2026-08-22T16:24:0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073C55C">
            <w:pPr>
              <w:jc w:val="left"/>
              <w:rPr>
                <w:ins w:id="2610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611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汇总平衡后数量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B5F1942">
            <w:pPr>
              <w:jc w:val="left"/>
              <w:rPr>
                <w:ins w:id="2612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613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sumQty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15E9EBC">
            <w:pPr>
              <w:jc w:val="left"/>
              <w:rPr>
                <w:ins w:id="2614" w:author="易呈翔" w:date="2026-08-22T16:24:0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615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213E24E">
            <w:pPr>
              <w:jc w:val="left"/>
              <w:rPr>
                <w:ins w:id="2616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617" w:author="易呈翔" w:date="2026-08-22T16:24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48C0CC8D">
            <w:pPr>
              <w:jc w:val="left"/>
              <w:rPr>
                <w:ins w:id="2618" w:author="易呈翔" w:date="2026-08-22T16:24:0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619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汇总平衡后数量</w:t>
              </w:r>
            </w:ins>
          </w:p>
        </w:tc>
      </w:tr>
      <w:tr w14:paraId="0ED374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620" w:author="易呈翔" w:date="2026-08-21T16:17:30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439C6E7">
            <w:pPr>
              <w:jc w:val="left"/>
              <w:rPr>
                <w:ins w:id="2621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622" w:author="易呈翔" w:date="2026-08-21T17:09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库区配置信息</w:t>
              </w:r>
            </w:ins>
            <w:ins w:id="2623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（</w:t>
              </w:r>
            </w:ins>
            <w:ins w:id="2624" w:author="易呈翔" w:date="2026-08-21T17:0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whAreaConfigList</w:t>
              </w:r>
            </w:ins>
            <w:ins w:id="2625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）</w:t>
              </w:r>
            </w:ins>
          </w:p>
        </w:tc>
      </w:tr>
      <w:tr w14:paraId="7A6790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626" w:author="易呈翔" w:date="2026-08-22T16:33:1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E37469C">
            <w:pPr>
              <w:jc w:val="left"/>
              <w:rPr>
                <w:ins w:id="2627" w:author="易呈翔" w:date="2026-08-22T16:33:1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628" w:author="易呈翔" w:date="2026-08-22T16:33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库区标识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CF189EA">
            <w:pPr>
              <w:jc w:val="left"/>
              <w:rPr>
                <w:ins w:id="2629" w:author="易呈翔" w:date="2026-08-22T16:33:18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630" w:author="易呈翔" w:date="2026-08-22T16:33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whArea</w:t>
              </w:r>
            </w:ins>
            <w:ins w:id="2631" w:author="易呈翔" w:date="2026-08-22T16:33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553A03C">
            <w:pPr>
              <w:jc w:val="left"/>
              <w:rPr>
                <w:ins w:id="2632" w:author="易呈翔" w:date="2026-08-22T16:33:1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633" w:author="易呈翔" w:date="2026-08-22T16:33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DF4BEF4">
            <w:pPr>
              <w:jc w:val="left"/>
              <w:rPr>
                <w:ins w:id="2634" w:author="易呈翔" w:date="2026-08-22T16:33:1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635" w:author="易呈翔" w:date="2026-08-22T16:33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BE9CABB">
            <w:pPr>
              <w:jc w:val="left"/>
              <w:rPr>
                <w:ins w:id="2636" w:author="易呈翔" w:date="2026-08-22T16:33:1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637" w:author="易呈翔" w:date="2026-08-22T16:33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库区标识</w:t>
              </w:r>
            </w:ins>
          </w:p>
        </w:tc>
      </w:tr>
      <w:tr w14:paraId="10983A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638" w:author="易呈翔" w:date="2026-08-22T16:33:1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A7319F0">
            <w:pPr>
              <w:jc w:val="left"/>
              <w:rPr>
                <w:ins w:id="2639" w:author="易呈翔" w:date="2026-08-22T16:33:1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640" w:author="易呈翔" w:date="2026-08-22T16:33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库区名称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62A36FF">
            <w:pPr>
              <w:jc w:val="left"/>
              <w:rPr>
                <w:ins w:id="2641" w:author="易呈翔" w:date="2026-08-22T16:33:18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642" w:author="易呈翔" w:date="2026-08-22T16:33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whAreaName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CF5E023">
            <w:pPr>
              <w:jc w:val="left"/>
              <w:rPr>
                <w:ins w:id="2643" w:author="易呈翔" w:date="2026-08-22T16:33:1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644" w:author="易呈翔" w:date="2026-08-22T16:33:18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0DCFA63">
            <w:pPr>
              <w:jc w:val="left"/>
              <w:rPr>
                <w:ins w:id="2645" w:author="易呈翔" w:date="2026-08-22T16:33:1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646" w:author="易呈翔" w:date="2026-08-22T16:33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99281E6">
            <w:pPr>
              <w:jc w:val="left"/>
              <w:rPr>
                <w:ins w:id="2647" w:author="易呈翔" w:date="2026-08-22T16:33:1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648" w:author="易呈翔" w:date="2026-08-22T16:33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库区名称</w:t>
              </w:r>
            </w:ins>
          </w:p>
        </w:tc>
      </w:tr>
      <w:tr w14:paraId="785472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649" w:author="易呈翔" w:date="2026-08-22T16:33:1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52BC66">
            <w:pPr>
              <w:jc w:val="left"/>
              <w:rPr>
                <w:ins w:id="2650" w:author="易呈翔" w:date="2026-08-22T16:33:1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651" w:author="易呈翔" w:date="2026-08-22T16:33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库区类型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6F49A20">
            <w:pPr>
              <w:jc w:val="left"/>
              <w:rPr>
                <w:ins w:id="2652" w:author="易呈翔" w:date="2026-08-22T16:33:18Z"/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653" w:author="易呈翔" w:date="2026-08-22T16:33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whAreaType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66C46EE">
            <w:pPr>
              <w:jc w:val="left"/>
              <w:rPr>
                <w:ins w:id="2654" w:author="易呈翔" w:date="2026-08-22T16:33:1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655" w:author="易呈翔" w:date="2026-08-22T16:33:18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289FFBB">
            <w:pPr>
              <w:jc w:val="left"/>
              <w:rPr>
                <w:ins w:id="2656" w:author="易呈翔" w:date="2026-08-22T16:33:1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657" w:author="易呈翔" w:date="2026-08-22T16:33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76C89E1">
            <w:pPr>
              <w:jc w:val="left"/>
              <w:rPr>
                <w:ins w:id="2658" w:author="易呈翔" w:date="2026-08-22T16:33:1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659" w:author="易呈翔" w:date="2026-08-22T16:33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库区类型，</w:t>
              </w:r>
            </w:ins>
            <w:ins w:id="2660" w:author="易呈翔" w:date="2026-08-22T16:39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0</w:t>
              </w:r>
            </w:ins>
            <w:ins w:id="2661" w:author="易呈翔" w:date="2026-08-22T16:39:2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2</w:t>
              </w:r>
            </w:ins>
            <w:ins w:id="2662" w:author="易呈翔" w:date="2026-08-22T16:39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立库</w:t>
              </w:r>
            </w:ins>
            <w:ins w:id="2663" w:author="易呈翔" w:date="2026-08-22T16:39:3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，</w:t>
              </w:r>
            </w:ins>
            <w:ins w:id="2664" w:author="易呈翔" w:date="2026-08-22T16:33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0</w:t>
              </w:r>
            </w:ins>
            <w:ins w:id="2665" w:author="易呈翔" w:date="2026-08-22T16:33:4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3</w:t>
              </w:r>
            </w:ins>
            <w:ins w:id="2666" w:author="易呈翔" w:date="2026-08-22T16:33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成品</w:t>
              </w:r>
            </w:ins>
            <w:ins w:id="2667" w:author="易呈翔" w:date="2026-08-22T16:33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仓</w:t>
              </w:r>
            </w:ins>
          </w:p>
        </w:tc>
      </w:tr>
      <w:tr w14:paraId="00C975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668" w:author="易呈翔" w:date="2026-08-22T16:33:1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74824D4">
            <w:pPr>
              <w:jc w:val="left"/>
              <w:rPr>
                <w:ins w:id="2669" w:author="易呈翔" w:date="2026-08-22T16:33:1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670" w:author="易呈翔" w:date="2026-08-22T16:33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每日最大</w:t>
              </w:r>
            </w:ins>
            <w:ins w:id="2671" w:author="易呈翔" w:date="2026-08-22T16:34:2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出库</w:t>
              </w:r>
            </w:ins>
            <w:ins w:id="2672" w:author="易呈翔" w:date="2026-08-22T16:33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批次数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3487433">
            <w:pPr>
              <w:jc w:val="left"/>
              <w:rPr>
                <w:ins w:id="2673" w:author="易呈翔" w:date="2026-08-22T16:33:18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674" w:author="易呈翔" w:date="2026-08-22T16:34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out</w:t>
              </w:r>
            </w:ins>
            <w:ins w:id="2675" w:author="易呈翔" w:date="2026-08-22T16:34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Task</w:t>
              </w:r>
            </w:ins>
            <w:ins w:id="2676" w:author="易呈翔" w:date="2026-08-22T16:33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0F613EE">
            <w:pPr>
              <w:jc w:val="left"/>
              <w:rPr>
                <w:ins w:id="2677" w:author="易呈翔" w:date="2026-08-22T16:33:1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678" w:author="易呈翔" w:date="2026-08-22T16:33:18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2679" w:author="易呈翔" w:date="2026-08-22T16:33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4</w:t>
              </w:r>
            </w:ins>
            <w:ins w:id="2680" w:author="易呈翔" w:date="2026-08-22T16:33:18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624A7F">
            <w:pPr>
              <w:jc w:val="left"/>
              <w:rPr>
                <w:ins w:id="2681" w:author="易呈翔" w:date="2026-08-22T16:33:1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682" w:author="易呈翔" w:date="2026-08-22T16:33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6BF6825">
            <w:pPr>
              <w:jc w:val="left"/>
              <w:rPr>
                <w:ins w:id="2683" w:author="易呈翔" w:date="2026-08-22T16:33:1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684" w:author="易呈翔" w:date="2026-08-22T16:34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每日最大出库批次数</w:t>
              </w:r>
            </w:ins>
          </w:p>
        </w:tc>
      </w:tr>
      <w:tr w14:paraId="3F2D78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685" w:author="易呈翔" w:date="2026-08-22T16:51:5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644CEAC">
            <w:pPr>
              <w:jc w:val="left"/>
              <w:rPr>
                <w:ins w:id="2686" w:author="易呈翔" w:date="2026-08-22T16:51:5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687" w:author="易呈翔" w:date="2026-08-22T16:52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优先级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E87890A">
            <w:pPr>
              <w:jc w:val="left"/>
              <w:rPr>
                <w:ins w:id="2688" w:author="易呈翔" w:date="2026-08-22T16:51:5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689" w:author="易呈翔" w:date="2026-08-22T16:52:4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priority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86750EE">
            <w:pPr>
              <w:jc w:val="left"/>
              <w:rPr>
                <w:ins w:id="2690" w:author="易呈翔" w:date="2026-08-22T16:51:55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</w:rPr>
            </w:pPr>
            <w:ins w:id="2691" w:author="易呈翔" w:date="2026-08-22T16:52:59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2692" w:author="易呈翔" w:date="2026-08-22T16:52:5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4</w:t>
              </w:r>
            </w:ins>
            <w:ins w:id="2693" w:author="易呈翔" w:date="2026-08-22T16:52:59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7181408">
            <w:pPr>
              <w:jc w:val="left"/>
              <w:rPr>
                <w:ins w:id="2694" w:author="易呈翔" w:date="2026-08-22T16:51:5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695" w:author="易呈翔" w:date="2026-08-22T16:53:2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A4B3ACB">
            <w:pPr>
              <w:jc w:val="left"/>
              <w:rPr>
                <w:ins w:id="2696" w:author="易呈翔" w:date="2026-08-22T16:51:5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697" w:author="易呈翔" w:date="2026-08-22T16:53:2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优先级，</w:t>
              </w:r>
            </w:ins>
            <w:ins w:id="2698" w:author="易呈翔" w:date="2026-08-22T16:53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由</w:t>
              </w:r>
            </w:ins>
            <w:ins w:id="2699" w:author="易呈翔" w:date="2026-08-22T17:01:2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小</w:t>
              </w:r>
            </w:ins>
            <w:ins w:id="2700" w:author="易呈翔" w:date="2026-08-22T17:01:2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到</w:t>
              </w:r>
            </w:ins>
            <w:ins w:id="2701" w:author="易呈翔" w:date="2026-08-22T17:01:2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大</w:t>
              </w:r>
            </w:ins>
            <w:ins w:id="2702" w:author="易呈翔" w:date="2026-08-22T17:01:3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，</w:t>
              </w:r>
            </w:ins>
            <w:ins w:id="2703" w:author="易呈翔" w:date="2026-08-22T17:01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优先</w:t>
              </w:r>
            </w:ins>
            <w:ins w:id="2704" w:author="易呈翔" w:date="2026-08-22T17:01:3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级</w:t>
              </w:r>
            </w:ins>
            <w:ins w:id="2705" w:author="易呈翔" w:date="2026-08-22T17:01:4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从高</w:t>
              </w:r>
            </w:ins>
            <w:ins w:id="2706" w:author="易呈翔" w:date="2026-08-22T17:01:4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到</w:t>
              </w:r>
            </w:ins>
            <w:ins w:id="2707" w:author="易呈翔" w:date="2026-08-22T17:01:4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低</w:t>
              </w:r>
            </w:ins>
          </w:p>
        </w:tc>
      </w:tr>
      <w:tr w14:paraId="544C33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708" w:author="易呈翔" w:date="2026-08-21T17:09:57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E567DC0">
            <w:pPr>
              <w:jc w:val="left"/>
              <w:rPr>
                <w:ins w:id="2709" w:author="易呈翔" w:date="2026-08-21T17:09:5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710" w:author="易呈翔" w:date="2026-08-21T17:09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排程时间配置(scheduleTimeList)</w:t>
              </w:r>
            </w:ins>
          </w:p>
        </w:tc>
      </w:tr>
      <w:tr w14:paraId="4E6371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711" w:author="易呈翔" w:date="2026-08-21T17:09:5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D02B39D">
            <w:pPr>
              <w:jc w:val="left"/>
              <w:rPr>
                <w:ins w:id="2712" w:author="易呈翔" w:date="2026-08-21T17:09:5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713" w:author="易呈翔" w:date="2026-08-21T17:09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工作日日期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F067096">
            <w:pPr>
              <w:jc w:val="left"/>
              <w:rPr>
                <w:ins w:id="2714" w:author="易呈翔" w:date="2026-08-21T17:09:5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715" w:author="易呈翔" w:date="2026-08-21T17:09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workDay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CF48332">
            <w:pPr>
              <w:jc w:val="both"/>
              <w:rPr>
                <w:ins w:id="2716" w:author="易呈翔" w:date="2026-08-21T17:09:57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2717" w:author="易呈翔" w:date="2026-08-21T17:09:5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2718" w:author="易呈翔" w:date="2026-08-21T17:09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16</w:t>
              </w:r>
            </w:ins>
            <w:ins w:id="2719" w:author="易呈翔" w:date="2026-08-21T17:09:5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DC7C92B">
            <w:pPr>
              <w:jc w:val="both"/>
              <w:rPr>
                <w:ins w:id="2720" w:author="易呈翔" w:date="2026-08-21T17:09:57Z"/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2721" w:author="易呈翔" w:date="2026-08-21T17:09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8414CA2">
            <w:pPr>
              <w:jc w:val="left"/>
              <w:rPr>
                <w:ins w:id="2722" w:author="易呈翔" w:date="2026-08-21T17:09:5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723" w:author="易呈翔" w:date="2026-08-21T17:09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工作日日期,格式：yyyy-MM-dd</w:t>
              </w:r>
            </w:ins>
          </w:p>
        </w:tc>
      </w:tr>
      <w:tr w14:paraId="6A7ED6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724" w:author="易呈翔" w:date="2026-08-21T17:09:5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76D39C0">
            <w:pPr>
              <w:jc w:val="left"/>
              <w:rPr>
                <w:ins w:id="2725" w:author="易呈翔" w:date="2026-08-21T17:09:5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726" w:author="易呈翔" w:date="2026-08-21T17:09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开始时间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CD34623">
            <w:pPr>
              <w:jc w:val="left"/>
              <w:rPr>
                <w:ins w:id="2727" w:author="易呈翔" w:date="2026-08-21T17:09:5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728" w:author="易呈翔" w:date="2026-08-21T17:09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startTime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C2043AF">
            <w:pPr>
              <w:jc w:val="left"/>
              <w:rPr>
                <w:ins w:id="2729" w:author="易呈翔" w:date="2026-08-21T17:09:5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730" w:author="易呈翔" w:date="2026-08-21T17:09:5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2731" w:author="易呈翔" w:date="2026-08-21T17:09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16</w:t>
              </w:r>
            </w:ins>
            <w:ins w:id="2732" w:author="易呈翔" w:date="2026-08-21T17:09:5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C19301A">
            <w:pPr>
              <w:jc w:val="left"/>
              <w:rPr>
                <w:ins w:id="2733" w:author="易呈翔" w:date="2026-08-21T17:09:5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734" w:author="易呈翔" w:date="2026-08-21T17:09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77A0A92">
            <w:pPr>
              <w:jc w:val="left"/>
              <w:rPr>
                <w:ins w:id="2735" w:author="易呈翔" w:date="2026-08-21T17:09:5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736" w:author="易呈翔" w:date="2026-08-21T17:09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开始时间,格式：HH:mm</w:t>
              </w:r>
            </w:ins>
          </w:p>
        </w:tc>
      </w:tr>
      <w:tr w14:paraId="24D0ED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737" w:author="易呈翔" w:date="2026-08-21T17:09:5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0A1CB0A">
            <w:pPr>
              <w:jc w:val="left"/>
              <w:rPr>
                <w:ins w:id="2738" w:author="易呈翔" w:date="2026-08-21T17:09:5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739" w:author="易呈翔" w:date="2026-08-21T17:09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结束时间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31EF548">
            <w:pPr>
              <w:jc w:val="left"/>
              <w:rPr>
                <w:ins w:id="2740" w:author="易呈翔" w:date="2026-08-21T17:09:5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741" w:author="易呈翔" w:date="2026-08-21T17:09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endTime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2B93A25">
            <w:pPr>
              <w:jc w:val="left"/>
              <w:rPr>
                <w:ins w:id="2742" w:author="易呈翔" w:date="2026-08-21T17:09:5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743" w:author="易呈翔" w:date="2026-08-21T17:09:5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2744" w:author="易呈翔" w:date="2026-08-21T17:09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16</w:t>
              </w:r>
            </w:ins>
            <w:ins w:id="2745" w:author="易呈翔" w:date="2026-08-21T17:09:5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040F1C5">
            <w:pPr>
              <w:jc w:val="left"/>
              <w:rPr>
                <w:ins w:id="2746" w:author="易呈翔" w:date="2026-08-21T17:09:5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747" w:author="易呈翔" w:date="2026-08-21T17:09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0211912">
            <w:pPr>
              <w:jc w:val="left"/>
              <w:rPr>
                <w:ins w:id="2748" w:author="易呈翔" w:date="2026-08-21T17:09:5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749" w:author="易呈翔" w:date="2026-08-21T17:09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结束时间,格式：HH:mm</w:t>
              </w:r>
            </w:ins>
          </w:p>
        </w:tc>
      </w:tr>
      <w:tr w14:paraId="74C9E3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750" w:author="易呈翔" w:date="2026-08-21T16:17:30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B97CA9">
            <w:pPr>
              <w:jc w:val="left"/>
              <w:rPr>
                <w:ins w:id="2751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752" w:author="易呈翔" w:date="2026-08-22T17:03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</w:t>
              </w:r>
            </w:ins>
            <w:ins w:id="2753" w:author="易呈翔" w:date="2026-08-22T17:03:1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库房</w:t>
              </w:r>
            </w:ins>
            <w:ins w:id="2754" w:author="易呈翔" w:date="2026-08-21T17:10:13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库存</w:t>
              </w:r>
            </w:ins>
            <w:ins w:id="2755" w:author="易呈翔" w:date="2026-08-21T17:10:1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集合</w:t>
              </w:r>
            </w:ins>
            <w:ins w:id="2756" w:author="易呈翔" w:date="2026-08-21T17:10:1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(</w:t>
              </w:r>
            </w:ins>
            <w:ins w:id="2757" w:author="易呈翔" w:date="2026-08-21T17:10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distWhStockList</w:t>
              </w:r>
            </w:ins>
            <w:ins w:id="2758" w:author="易呈翔" w:date="2026-08-21T17:10:1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</w:tr>
      <w:tr w14:paraId="34A491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759" w:author="易呈翔" w:date="2026-08-22T17:03:5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85D9263">
            <w:pPr>
              <w:jc w:val="left"/>
              <w:rPr>
                <w:ins w:id="2760" w:author="易呈翔" w:date="2026-08-22T17:03:5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761" w:author="易呈翔" w:date="2026-08-22T17:03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库区标识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E916674">
            <w:pPr>
              <w:jc w:val="left"/>
              <w:rPr>
                <w:ins w:id="2762" w:author="易呈翔" w:date="2026-08-22T17:03:51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763" w:author="易呈翔" w:date="2026-08-22T17:03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whArea</w:t>
              </w:r>
            </w:ins>
            <w:ins w:id="2764" w:author="易呈翔" w:date="2026-08-22T17:03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84CDCB7">
            <w:pPr>
              <w:jc w:val="left"/>
              <w:rPr>
                <w:ins w:id="2765" w:author="易呈翔" w:date="2026-08-22T17:03:5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766" w:author="易呈翔" w:date="2026-08-22T17:03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E53BC45">
            <w:pPr>
              <w:jc w:val="left"/>
              <w:rPr>
                <w:ins w:id="2767" w:author="易呈翔" w:date="2026-08-22T17:03:5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768" w:author="易呈翔" w:date="2026-08-22T17:03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2792940">
            <w:pPr>
              <w:jc w:val="left"/>
              <w:rPr>
                <w:ins w:id="2769" w:author="易呈翔" w:date="2026-08-22T17:03:5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770" w:author="易呈翔" w:date="2026-08-22T17:03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库区标识</w:t>
              </w:r>
            </w:ins>
          </w:p>
        </w:tc>
      </w:tr>
      <w:tr w14:paraId="7F641F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771" w:author="易呈翔" w:date="2026-08-22T17:03:5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D3DC3ED">
            <w:pPr>
              <w:jc w:val="left"/>
              <w:rPr>
                <w:ins w:id="2772" w:author="易呈翔" w:date="2026-08-22T17:03:5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773" w:author="易呈翔" w:date="2026-08-22T17:03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库区名称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ED8B3EE">
            <w:pPr>
              <w:jc w:val="left"/>
              <w:rPr>
                <w:ins w:id="2774" w:author="易呈翔" w:date="2026-08-22T17:03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775" w:author="易呈翔" w:date="2026-08-22T17:03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whAreaName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A34E44E">
            <w:pPr>
              <w:jc w:val="left"/>
              <w:rPr>
                <w:ins w:id="2776" w:author="易呈翔" w:date="2026-08-22T17:03:5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777" w:author="易呈翔" w:date="2026-08-22T17:03:5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3052D2F">
            <w:pPr>
              <w:jc w:val="left"/>
              <w:rPr>
                <w:ins w:id="2778" w:author="易呈翔" w:date="2026-08-22T17:03:5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779" w:author="易呈翔" w:date="2026-08-22T17:03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307CE1A">
            <w:pPr>
              <w:jc w:val="left"/>
              <w:rPr>
                <w:ins w:id="2780" w:author="易呈翔" w:date="2026-08-22T17:03:5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781" w:author="易呈翔" w:date="2026-08-22T17:03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库区名称</w:t>
              </w:r>
            </w:ins>
          </w:p>
        </w:tc>
      </w:tr>
      <w:tr w14:paraId="2DE3EF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782" w:author="易呈翔" w:date="2026-08-22T17:04:0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5C3A05E">
            <w:pPr>
              <w:jc w:val="left"/>
              <w:rPr>
                <w:ins w:id="2783" w:author="易呈翔" w:date="2026-08-22T17:04:0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784" w:author="易呈翔" w:date="2026-08-22T17:04:0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设备类别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0CFB422">
            <w:pPr>
              <w:jc w:val="left"/>
              <w:rPr>
                <w:ins w:id="2785" w:author="易呈翔" w:date="2026-08-22T17:04:0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786" w:author="易呈翔" w:date="2026-08-22T17:04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equipCateg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1CD67879">
            <w:pPr>
              <w:jc w:val="left"/>
              <w:rPr>
                <w:ins w:id="2787" w:author="易呈翔" w:date="2026-08-22T17:04:0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788" w:author="易呈翔" w:date="2026-08-22T17:04:0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7ED1933">
            <w:pPr>
              <w:jc w:val="left"/>
              <w:rPr>
                <w:ins w:id="2789" w:author="易呈翔" w:date="2026-08-22T17:04:0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790" w:author="易呈翔" w:date="2026-08-22T17:04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44998BE7">
            <w:pPr>
              <w:jc w:val="left"/>
              <w:rPr>
                <w:ins w:id="2791" w:author="易呈翔" w:date="2026-08-22T17:04:0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792" w:author="易呈翔" w:date="2026-08-22T17:04:0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设备类别</w:t>
              </w:r>
            </w:ins>
          </w:p>
        </w:tc>
      </w:tr>
      <w:tr w14:paraId="39AC98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793" w:author="易呈翔" w:date="2026-08-22T17:04:0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1950CE1">
            <w:pPr>
              <w:jc w:val="left"/>
              <w:rPr>
                <w:ins w:id="2794" w:author="易呈翔" w:date="2026-08-22T17:04:0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795" w:author="易呈翔" w:date="2026-08-22T17:04:0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2796" w:author="易呈翔" w:date="2026-08-22T17:04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分类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62423E2">
            <w:pPr>
              <w:jc w:val="left"/>
              <w:rPr>
                <w:ins w:id="2797" w:author="易呈翔" w:date="2026-08-22T17:04:0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798" w:author="易呈翔" w:date="2026-08-22T17:04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equipCls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04EFB920">
            <w:pPr>
              <w:jc w:val="left"/>
              <w:rPr>
                <w:ins w:id="2799" w:author="易呈翔" w:date="2026-08-22T17:04:0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00" w:author="易呈翔" w:date="2026-08-22T17:04:0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E6B40F9">
            <w:pPr>
              <w:jc w:val="left"/>
              <w:rPr>
                <w:ins w:id="2801" w:author="易呈翔" w:date="2026-08-22T17:04:0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02" w:author="易呈翔" w:date="2026-08-22T17:04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423AFBA0">
            <w:pPr>
              <w:jc w:val="left"/>
              <w:rPr>
                <w:ins w:id="2803" w:author="易呈翔" w:date="2026-08-22T17:04:0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04" w:author="易呈翔" w:date="2026-08-22T17:04:0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2805" w:author="易呈翔" w:date="2026-08-22T17:04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分类</w:t>
              </w:r>
            </w:ins>
          </w:p>
        </w:tc>
      </w:tr>
      <w:tr w14:paraId="068987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806" w:author="易呈翔" w:date="2026-08-22T17:04:0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38D4B7">
            <w:pPr>
              <w:jc w:val="left"/>
              <w:rPr>
                <w:ins w:id="2807" w:author="易呈翔" w:date="2026-08-22T17:04:0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08" w:author="易呈翔" w:date="2026-08-22T17:04:0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1FE6C9">
            <w:pPr>
              <w:jc w:val="left"/>
              <w:rPr>
                <w:ins w:id="2809" w:author="易呈翔" w:date="2026-08-22T17:04:0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10" w:author="易呈翔" w:date="2026-08-22T17:04:0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equipCode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F67BE61">
            <w:pPr>
              <w:jc w:val="left"/>
              <w:rPr>
                <w:ins w:id="2811" w:author="易呈翔" w:date="2026-08-22T17:04:0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12" w:author="易呈翔" w:date="2026-08-22T17:04:0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5FBFCBD">
            <w:pPr>
              <w:jc w:val="left"/>
              <w:rPr>
                <w:ins w:id="2813" w:author="易呈翔" w:date="2026-08-22T17:04:0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14" w:author="易呈翔" w:date="2026-08-22T17:04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BDACC1E">
            <w:pPr>
              <w:jc w:val="left"/>
              <w:rPr>
                <w:ins w:id="2815" w:author="易呈翔" w:date="2026-08-22T17:04:0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16" w:author="易呈翔" w:date="2026-08-22T17:04:0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</w:t>
              </w:r>
            </w:ins>
          </w:p>
        </w:tc>
      </w:tr>
      <w:tr w14:paraId="6D95CA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817" w:author="易呈翔" w:date="2026-08-22T17:04:0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B8B8F4">
            <w:pPr>
              <w:jc w:val="left"/>
              <w:rPr>
                <w:ins w:id="2818" w:author="易呈翔" w:date="2026-08-22T17:04:0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19" w:author="易呈翔" w:date="2026-08-22T18:13:1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设备类型码描述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F4D173">
            <w:pPr>
              <w:jc w:val="left"/>
              <w:rPr>
                <w:ins w:id="2820" w:author="易呈翔" w:date="2026-08-22T17:04:0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21" w:author="易呈翔" w:date="2026-08-22T17:04:0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equipDesc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D850B0">
            <w:pPr>
              <w:jc w:val="left"/>
              <w:rPr>
                <w:ins w:id="2822" w:author="易呈翔" w:date="2026-08-22T17:04:0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23" w:author="易呈翔" w:date="2026-08-22T17:04:0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VARCHAR2(512)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3A20B7B">
            <w:pPr>
              <w:jc w:val="left"/>
              <w:rPr>
                <w:ins w:id="2824" w:author="易呈翔" w:date="2026-08-22T17:04:0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25" w:author="易呈翔" w:date="2026-08-22T17:04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C79E78A">
            <w:pPr>
              <w:jc w:val="left"/>
              <w:rPr>
                <w:ins w:id="2826" w:author="易呈翔" w:date="2026-08-22T17:04:0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27" w:author="易呈翔" w:date="2026-08-22T18:13:1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设备类型码描述</w:t>
              </w:r>
            </w:ins>
          </w:p>
        </w:tc>
      </w:tr>
      <w:tr w14:paraId="19C9BD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828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209020">
            <w:pPr>
              <w:jc w:val="both"/>
              <w:rPr>
                <w:ins w:id="2829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30" w:author="易呈翔" w:date="2026-08-22T17:04:2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可</w:t>
              </w:r>
            </w:ins>
            <w:ins w:id="2831" w:author="易呈翔" w:date="2026-08-22T17:04:2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</w:t>
              </w:r>
            </w:ins>
            <w:ins w:id="2832" w:author="易呈翔" w:date="2026-08-22T17:04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库存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853076">
            <w:pPr>
              <w:jc w:val="both"/>
              <w:rPr>
                <w:ins w:id="2833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34" w:author="易呈翔" w:date="2026-08-22T17:05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dis</w:t>
              </w:r>
            </w:ins>
            <w:ins w:id="2835" w:author="易呈翔" w:date="2026-08-22T17:05:0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</w:t>
              </w:r>
            </w:ins>
            <w:ins w:id="2836" w:author="易呈翔" w:date="2026-08-22T17:05:0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S</w:t>
              </w:r>
            </w:ins>
            <w:ins w:id="2837" w:author="易呈翔" w:date="2026-08-22T17:05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</w:t>
              </w:r>
            </w:ins>
            <w:ins w:id="2838" w:author="易呈翔" w:date="2026-08-22T17:05:0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o</w:t>
              </w:r>
            </w:ins>
            <w:ins w:id="2839" w:author="易呈翔" w:date="2026-08-22T17:05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c</w:t>
              </w:r>
            </w:ins>
            <w:ins w:id="2840" w:author="易呈翔" w:date="2026-08-22T17:05:0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k</w:t>
              </w:r>
            </w:ins>
            <w:ins w:id="2841" w:author="易呈翔" w:date="2026-08-22T17:05:0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3F77B3B">
            <w:pPr>
              <w:jc w:val="both"/>
              <w:rPr>
                <w:ins w:id="2842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43" w:author="易呈翔" w:date="2026-08-22T17:04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2844" w:author="易呈翔" w:date="2026-08-22T17:04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8</w:t>
              </w:r>
            </w:ins>
            <w:ins w:id="2845" w:author="易呈翔" w:date="2026-08-22T17:04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1CB0D31">
            <w:pPr>
              <w:jc w:val="both"/>
              <w:rPr>
                <w:ins w:id="2846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47" w:author="易呈翔" w:date="2026-08-22T17:04:3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9F604A5">
            <w:pPr>
              <w:jc w:val="both"/>
              <w:rPr>
                <w:ins w:id="2848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49" w:author="易呈翔" w:date="2026-08-22T17:04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可配送库存</w:t>
              </w:r>
            </w:ins>
          </w:p>
        </w:tc>
      </w:tr>
      <w:tr w14:paraId="7DC78B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850" w:author="易呈翔" w:date="2026-08-21T16:17:30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C21F993">
            <w:pPr>
              <w:jc w:val="left"/>
              <w:rPr>
                <w:ins w:id="2851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52" w:author="易呈翔" w:date="2026-08-21T17:10:33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配送目标库房配置</w:t>
              </w:r>
            </w:ins>
            <w:ins w:id="2853" w:author="易呈翔" w:date="2026-08-21T17:10:3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集合</w:t>
              </w:r>
            </w:ins>
            <w:ins w:id="2854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(</w:t>
              </w:r>
            </w:ins>
            <w:ins w:id="2855" w:author="易呈翔" w:date="2026-08-21T17:10:4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targetWhConfigList</w:t>
              </w:r>
            </w:ins>
            <w:ins w:id="2856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</w:tr>
      <w:tr w14:paraId="66D4DF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857" w:author="易呈翔" w:date="2026-08-22T17:05:39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6D27626">
            <w:pPr>
              <w:jc w:val="left"/>
              <w:rPr>
                <w:ins w:id="2858" w:author="易呈翔" w:date="2026-08-22T17:05:3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59" w:author="易呈翔" w:date="2026-08-22T17:27:4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</w:t>
              </w:r>
            </w:ins>
            <w:ins w:id="2860" w:author="易呈翔" w:date="2026-08-22T17:05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5DEC31F">
            <w:pPr>
              <w:jc w:val="left"/>
              <w:rPr>
                <w:ins w:id="2861" w:author="易呈翔" w:date="2026-08-22T17:05:39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62" w:author="易呈翔" w:date="2026-08-22T17:25:5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eastAsia="zh-CN"/>
                </w:rPr>
                <w:t>targetWhId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3F591E8">
            <w:pPr>
              <w:jc w:val="left"/>
              <w:rPr>
                <w:ins w:id="2863" w:author="易呈翔" w:date="2026-08-22T17:05:3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64" w:author="易呈翔" w:date="2026-08-22T17:05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990F024">
            <w:pPr>
              <w:jc w:val="left"/>
              <w:rPr>
                <w:ins w:id="2865" w:author="易呈翔" w:date="2026-08-22T17:05:3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66" w:author="易呈翔" w:date="2026-08-22T17:05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0B9FEAF">
            <w:pPr>
              <w:jc w:val="left"/>
              <w:rPr>
                <w:ins w:id="2867" w:author="易呈翔" w:date="2026-08-22T17:05:3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68" w:author="易呈翔" w:date="2026-08-22T17:27:46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</w:t>
              </w:r>
            </w:ins>
            <w:ins w:id="2869" w:author="易呈翔" w:date="2026-08-22T17:05:5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标识</w:t>
              </w:r>
            </w:ins>
          </w:p>
        </w:tc>
      </w:tr>
      <w:tr w14:paraId="2DF83F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870" w:author="易呈翔" w:date="2026-08-22T17:05:39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AEBB9AA">
            <w:pPr>
              <w:jc w:val="left"/>
              <w:rPr>
                <w:ins w:id="2871" w:author="易呈翔" w:date="2026-08-22T17:05:3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72" w:author="易呈翔" w:date="2026-08-22T17:27:48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</w:t>
              </w:r>
            </w:ins>
            <w:ins w:id="2873" w:author="易呈翔" w:date="2026-08-22T17:05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名称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ED1F2A8">
            <w:pPr>
              <w:jc w:val="left"/>
              <w:rPr>
                <w:ins w:id="2874" w:author="易呈翔" w:date="2026-08-22T17:05:39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eastAsia="zh-CN"/>
              </w:rPr>
            </w:pPr>
            <w:ins w:id="2875" w:author="易呈翔" w:date="2026-08-22T17:27:0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eastAsia="zh-CN"/>
                </w:rPr>
                <w:t>targetWhName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A536E0D">
            <w:pPr>
              <w:jc w:val="left"/>
              <w:rPr>
                <w:ins w:id="2876" w:author="易呈翔" w:date="2026-08-22T17:05:3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77" w:author="易呈翔" w:date="2026-08-22T17:05:3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2878" w:author="易呈翔" w:date="2026-08-22T17:58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12</w:t>
              </w:r>
            </w:ins>
            <w:ins w:id="2879" w:author="易呈翔" w:date="2026-08-22T17:58:5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8</w:t>
              </w:r>
            </w:ins>
            <w:ins w:id="2880" w:author="易呈翔" w:date="2026-08-22T17:05:3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43D28B0">
            <w:pPr>
              <w:jc w:val="left"/>
              <w:rPr>
                <w:ins w:id="2881" w:author="易呈翔" w:date="2026-08-22T17:05:3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82" w:author="易呈翔" w:date="2026-08-22T17:05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20C2C8A">
            <w:pPr>
              <w:jc w:val="left"/>
              <w:rPr>
                <w:ins w:id="2883" w:author="易呈翔" w:date="2026-08-22T17:05:3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84" w:author="易呈翔" w:date="2026-08-22T17:27:5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</w:t>
              </w:r>
            </w:ins>
            <w:ins w:id="2885" w:author="易呈翔" w:date="2026-08-22T17:05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名称</w:t>
              </w:r>
            </w:ins>
          </w:p>
        </w:tc>
      </w:tr>
      <w:tr w14:paraId="18F673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886" w:author="易呈翔" w:date="2026-08-22T17:07:24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1BB98D2">
            <w:pPr>
              <w:jc w:val="left"/>
              <w:rPr>
                <w:ins w:id="2887" w:author="易呈翔" w:date="2026-08-22T17:07:24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88" w:author="易呈翔" w:date="2026-08-22T17:07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优先级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BA2EF17">
            <w:pPr>
              <w:jc w:val="left"/>
              <w:rPr>
                <w:ins w:id="2889" w:author="易呈翔" w:date="2026-08-22T17:07:2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90" w:author="易呈翔" w:date="2026-08-22T17:07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priority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B5018F5">
            <w:pPr>
              <w:jc w:val="left"/>
              <w:rPr>
                <w:ins w:id="2891" w:author="易呈翔" w:date="2026-08-22T17:07:24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</w:rPr>
            </w:pPr>
            <w:ins w:id="2892" w:author="易呈翔" w:date="2026-08-22T17:07:24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2893" w:author="易呈翔" w:date="2026-08-22T17:07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4</w:t>
              </w:r>
            </w:ins>
            <w:ins w:id="2894" w:author="易呈翔" w:date="2026-08-22T17:07:24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AD4E99">
            <w:pPr>
              <w:jc w:val="left"/>
              <w:rPr>
                <w:ins w:id="2895" w:author="易呈翔" w:date="2026-08-22T17:07:2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96" w:author="易呈翔" w:date="2026-08-22T17:07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7AB2421">
            <w:pPr>
              <w:jc w:val="left"/>
              <w:rPr>
                <w:ins w:id="2897" w:author="易呈翔" w:date="2026-08-22T17:07:24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98" w:author="易呈翔" w:date="2026-08-22T17:07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优先级，由小到大，优先级从高到低</w:t>
              </w:r>
            </w:ins>
          </w:p>
        </w:tc>
      </w:tr>
      <w:tr w14:paraId="6A0C61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899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D51F77">
            <w:pPr>
              <w:jc w:val="both"/>
              <w:rPr>
                <w:ins w:id="2900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01" w:author="易呈翔" w:date="2026-08-22T17:07:48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每周配送最大频次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572FAA">
            <w:pPr>
              <w:jc w:val="both"/>
              <w:rPr>
                <w:ins w:id="2902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03" w:author="易呈翔" w:date="2026-08-22T17:07:4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week</w:t>
              </w:r>
            </w:ins>
            <w:ins w:id="2904" w:author="易呈翔" w:date="2026-08-22T17:08:4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F</w:t>
              </w:r>
            </w:ins>
            <w:ins w:id="2905" w:author="易呈翔" w:date="2026-08-22T17:08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re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34217C5">
            <w:pPr>
              <w:jc w:val="both"/>
              <w:rPr>
                <w:ins w:id="2906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07" w:author="易呈翔" w:date="2026-08-22T17:08:50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2908" w:author="易呈翔" w:date="2026-08-22T17:08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2</w:t>
              </w:r>
            </w:ins>
            <w:ins w:id="2909" w:author="易呈翔" w:date="2026-08-22T17:08:50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C0376A8">
            <w:pPr>
              <w:jc w:val="both"/>
              <w:rPr>
                <w:ins w:id="2910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11" w:author="易呈翔" w:date="2026-08-22T17:08:5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63864CC">
            <w:pPr>
              <w:jc w:val="both"/>
              <w:rPr>
                <w:ins w:id="2912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13" w:author="易呈翔" w:date="2026-08-22T17:08:5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每周配送最大频次</w:t>
              </w:r>
            </w:ins>
            <w:ins w:id="2914" w:author="易呈翔" w:date="2026-08-22T17:09:0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,</w:t>
              </w:r>
            </w:ins>
            <w:ins w:id="2915" w:author="易呈翔" w:date="2026-08-22T17:09:1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一天算</w:t>
              </w:r>
            </w:ins>
            <w:ins w:id="2916" w:author="易呈翔" w:date="2026-08-22T17:09:1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一次</w:t>
              </w:r>
            </w:ins>
          </w:p>
        </w:tc>
      </w:tr>
      <w:tr w14:paraId="5F391F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917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742C73F">
            <w:pPr>
              <w:jc w:val="left"/>
              <w:rPr>
                <w:ins w:id="2918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19" w:author="易呈翔" w:date="2026-08-22T17:07:58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配送时长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14D5072">
            <w:pPr>
              <w:jc w:val="left"/>
              <w:rPr>
                <w:ins w:id="2920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21" w:author="易呈翔" w:date="2026-08-22T17:13:0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</w:t>
              </w:r>
            </w:ins>
            <w:ins w:id="2922" w:author="易呈翔" w:date="2026-08-22T17:13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ist</w:t>
              </w:r>
            </w:ins>
            <w:ins w:id="2923" w:author="易呈翔" w:date="2026-08-22T17:13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</w:t>
              </w:r>
            </w:ins>
            <w:ins w:id="2924" w:author="易呈翔" w:date="2026-08-22T17:13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ur</w:t>
              </w:r>
            </w:ins>
            <w:ins w:id="2925" w:author="易呈翔" w:date="2026-08-22T17:13:0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</w:t>
              </w:r>
            </w:ins>
            <w:ins w:id="2926" w:author="易呈翔" w:date="2026-08-22T17:13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tio</w:t>
              </w:r>
            </w:ins>
            <w:ins w:id="2927" w:author="易呈翔" w:date="2026-08-22T17:13:1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F8411E2">
            <w:pPr>
              <w:jc w:val="left"/>
              <w:rPr>
                <w:ins w:id="2928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29" w:author="易呈翔" w:date="2026-08-22T17:13:24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2930" w:author="易呈翔" w:date="2026-08-22T17:13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2</w:t>
              </w:r>
            </w:ins>
            <w:ins w:id="2931" w:author="易呈翔" w:date="2026-08-22T17:13:24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E9BBF12">
            <w:pPr>
              <w:jc w:val="left"/>
              <w:rPr>
                <w:ins w:id="2932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33" w:author="易呈翔" w:date="2026-08-22T17:13:2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582EB9E">
            <w:pPr>
              <w:jc w:val="left"/>
              <w:rPr>
                <w:ins w:id="2934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35" w:author="易呈翔" w:date="2026-08-22T17:13:3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配送时长</w:t>
              </w:r>
            </w:ins>
            <w:ins w:id="2936" w:author="易呈翔" w:date="2026-08-22T17:13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,</w:t>
              </w:r>
            </w:ins>
            <w:ins w:id="2937" w:author="易呈翔" w:date="2026-08-22T17:13:3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单位</w:t>
              </w:r>
            </w:ins>
            <w:ins w:id="2938" w:author="易呈翔" w:date="2026-08-22T17:13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：</w:t>
              </w:r>
            </w:ins>
            <w:ins w:id="2939" w:author="易呈翔" w:date="2026-08-22T17:13:4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天</w:t>
              </w:r>
            </w:ins>
          </w:p>
        </w:tc>
      </w:tr>
      <w:tr w14:paraId="475385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940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997CCF0">
            <w:pPr>
              <w:jc w:val="left"/>
              <w:rPr>
                <w:ins w:id="2941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42" w:author="易呈翔" w:date="2026-08-22T17:13:4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配送接收偏好起始日期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9288555">
            <w:pPr>
              <w:jc w:val="left"/>
              <w:rPr>
                <w:ins w:id="2943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44" w:author="易呈翔" w:date="2026-08-22T17:16:5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s</w:t>
              </w:r>
            </w:ins>
            <w:ins w:id="2945" w:author="易呈翔" w:date="2026-08-22T17:16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tart</w:t>
              </w:r>
            </w:ins>
            <w:ins w:id="2946" w:author="易呈翔" w:date="2026-08-22T17:16:5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</w:t>
              </w:r>
            </w:ins>
            <w:ins w:id="2947" w:author="易呈翔" w:date="2026-08-22T17:16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1DAE841">
            <w:pPr>
              <w:jc w:val="left"/>
              <w:rPr>
                <w:ins w:id="2948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49" w:author="易呈翔" w:date="2026-08-22T17:16:20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</w:t>
              </w:r>
            </w:ins>
            <w:ins w:id="2950" w:author="易呈翔" w:date="2026-08-22T17:15:4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(</w:t>
              </w:r>
            </w:ins>
            <w:ins w:id="2951" w:author="易呈翔" w:date="2026-08-22T17:15:4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2</w:t>
              </w:r>
            </w:ins>
            <w:ins w:id="2952" w:author="易呈翔" w:date="2026-08-22T17:15:4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56B71AF">
            <w:pPr>
              <w:jc w:val="left"/>
              <w:rPr>
                <w:ins w:id="2953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54" w:author="易呈翔" w:date="2026-08-22T17:14:0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ACC70CB">
            <w:pPr>
              <w:jc w:val="left"/>
              <w:rPr>
                <w:ins w:id="2955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56" w:author="易呈翔" w:date="2026-08-22T17:13:5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配送接收偏好起始日期</w:t>
              </w:r>
            </w:ins>
            <w:ins w:id="2957" w:author="易呈翔" w:date="2026-08-22T17:16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,</w:t>
              </w:r>
            </w:ins>
            <w:ins w:id="2958" w:author="易呈翔" w:date="2026-08-22T17:16:3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范围</w:t>
              </w:r>
            </w:ins>
            <w:ins w:id="2959" w:author="易呈翔" w:date="2026-08-22T17:16:3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：</w:t>
              </w:r>
            </w:ins>
            <w:ins w:id="2960" w:author="易呈翔" w:date="2026-08-22T17:16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1-</w:t>
              </w:r>
            </w:ins>
            <w:ins w:id="2961" w:author="易呈翔" w:date="2026-08-22T17:16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3</w:t>
              </w:r>
            </w:ins>
            <w:ins w:id="2962" w:author="易呈翔" w:date="2026-08-22T17:16:3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</w:t>
              </w:r>
            </w:ins>
          </w:p>
        </w:tc>
      </w:tr>
      <w:tr w14:paraId="4ABA26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963" w:author="易呈翔" w:date="2026-08-22T17:05:19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7F14FA5">
            <w:pPr>
              <w:jc w:val="left"/>
              <w:rPr>
                <w:ins w:id="2964" w:author="易呈翔" w:date="2026-08-22T17:05:1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65" w:author="易呈翔" w:date="2026-08-22T17:08:08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配送接收偏好终止日期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F2D3E71">
            <w:pPr>
              <w:jc w:val="left"/>
              <w:rPr>
                <w:ins w:id="2966" w:author="易呈翔" w:date="2026-08-22T17:05:1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67" w:author="易呈翔" w:date="2026-08-22T17:16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</w:t>
              </w:r>
            </w:ins>
            <w:ins w:id="2968" w:author="易呈翔" w:date="2026-08-22T17:16:5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nd</w:t>
              </w:r>
            </w:ins>
            <w:ins w:id="2969" w:author="易呈翔" w:date="2026-08-22T17:16:5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Da</w:t>
              </w:r>
            </w:ins>
            <w:ins w:id="2970" w:author="易呈翔" w:date="2026-08-22T17:17:0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3EE7BE9">
            <w:pPr>
              <w:jc w:val="left"/>
              <w:rPr>
                <w:ins w:id="2971" w:author="易呈翔" w:date="2026-08-22T17:05:1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72" w:author="易呈翔" w:date="2026-08-22T17:16:21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</w:t>
              </w:r>
            </w:ins>
            <w:ins w:id="2973" w:author="易呈翔" w:date="2026-08-22T17:15:4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(</w:t>
              </w:r>
            </w:ins>
            <w:ins w:id="2974" w:author="易呈翔" w:date="2026-08-22T17:15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2</w:t>
              </w:r>
            </w:ins>
            <w:ins w:id="2975" w:author="易呈翔" w:date="2026-08-22T17:15:4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1D47D14">
            <w:pPr>
              <w:jc w:val="left"/>
              <w:rPr>
                <w:ins w:id="2976" w:author="易呈翔" w:date="2026-08-22T17:05:1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77" w:author="易呈翔" w:date="2026-08-22T17:14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94458D9">
            <w:pPr>
              <w:jc w:val="left"/>
              <w:rPr>
                <w:ins w:id="2978" w:author="易呈翔" w:date="2026-08-22T17:05:1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79" w:author="易呈翔" w:date="2026-08-22T17:13:5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配送接收偏好终止日期</w:t>
              </w:r>
            </w:ins>
            <w:ins w:id="2980" w:author="易呈翔" w:date="2026-08-22T17:16:4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，范围：1-31</w:t>
              </w:r>
            </w:ins>
          </w:p>
        </w:tc>
      </w:tr>
      <w:tr w14:paraId="266304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981" w:author="易呈翔" w:date="2026-08-22T17:05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64703F4">
            <w:pPr>
              <w:jc w:val="left"/>
              <w:rPr>
                <w:ins w:id="2982" w:author="易呈翔" w:date="2026-08-22T17:05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83" w:author="易呈翔" w:date="2026-08-22T17:08:13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上一次配送接收日期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3351BFF">
            <w:pPr>
              <w:jc w:val="left"/>
              <w:rPr>
                <w:ins w:id="2984" w:author="易呈翔" w:date="2026-08-22T17:05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85" w:author="易呈翔" w:date="2026-08-22T17:15:2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</w:t>
              </w:r>
            </w:ins>
            <w:ins w:id="2986" w:author="易呈翔" w:date="2026-08-22T17:15:2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ast</w:t>
              </w:r>
            </w:ins>
            <w:ins w:id="2987" w:author="易呈翔" w:date="2026-08-22T17:30:0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R</w:t>
              </w:r>
            </w:ins>
            <w:ins w:id="2988" w:author="易呈翔" w:date="2026-08-22T17:30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</w:t>
              </w:r>
            </w:ins>
            <w:ins w:id="2989" w:author="易呈翔" w:date="2026-08-22T17:30:1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ce</w:t>
              </w:r>
            </w:ins>
            <w:ins w:id="2990" w:author="易呈翔" w:date="2026-08-22T17:30:1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i</w:t>
              </w:r>
            </w:ins>
            <w:ins w:id="2991" w:author="易呈翔" w:date="2026-08-22T17:30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</w:t>
              </w:r>
            </w:ins>
            <w:ins w:id="2992" w:author="易呈翔" w:date="2026-08-22T17:30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</w:t>
              </w:r>
            </w:ins>
            <w:ins w:id="2993" w:author="易呈翔" w:date="2026-08-22T17:15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</w:t>
              </w:r>
            </w:ins>
            <w:ins w:id="2994" w:author="易呈翔" w:date="2026-08-22T17:15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</w:t>
              </w:r>
            </w:ins>
            <w:ins w:id="2995" w:author="易呈翔" w:date="2026-08-22T17:15:3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A529554">
            <w:pPr>
              <w:jc w:val="left"/>
              <w:rPr>
                <w:ins w:id="2996" w:author="易呈翔" w:date="2026-08-22T17:05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97" w:author="易呈翔" w:date="2026-08-22T17:15:15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A9A0187">
            <w:pPr>
              <w:jc w:val="left"/>
              <w:rPr>
                <w:ins w:id="2998" w:author="易呈翔" w:date="2026-08-22T17:05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99" w:author="易呈翔" w:date="2026-08-22T17:14:0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DC3B698">
            <w:pPr>
              <w:jc w:val="left"/>
              <w:rPr>
                <w:ins w:id="3000" w:author="易呈翔" w:date="2026-08-22T17:05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01" w:author="易呈翔" w:date="2026-08-22T17:13:5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上一次配送接收日期</w:t>
              </w:r>
            </w:ins>
            <w:ins w:id="3002" w:author="易呈翔" w:date="2026-08-22T17:14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。</w:t>
              </w:r>
            </w:ins>
            <w:ins w:id="3003" w:author="易呈翔" w:date="2026-08-22T17:14:1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格式</w:t>
              </w:r>
            </w:ins>
            <w:ins w:id="3004" w:author="易呈翔" w:date="2026-08-22T17:14:1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：</w:t>
              </w:r>
            </w:ins>
            <w:ins w:id="3005" w:author="易呈翔" w:date="2026-08-22T17:14:4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yyyy-MM-dd</w:t>
              </w:r>
            </w:ins>
          </w:p>
        </w:tc>
      </w:tr>
      <w:tr w14:paraId="03F641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006" w:author="易呈翔" w:date="2026-08-22T17:05:32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A6B2232">
            <w:pPr>
              <w:jc w:val="left"/>
              <w:rPr>
                <w:ins w:id="3007" w:author="易呈翔" w:date="2026-08-22T17:05:32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08" w:author="易呈翔" w:date="2026-08-22T17:08:18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允许最大配送间隔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A4F851F">
            <w:pPr>
              <w:jc w:val="left"/>
              <w:rPr>
                <w:ins w:id="3009" w:author="易呈翔" w:date="2026-08-22T17:05:32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10" w:author="易呈翔" w:date="2026-08-22T17:17:0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m</w:t>
              </w:r>
            </w:ins>
            <w:ins w:id="3011" w:author="易呈翔" w:date="2026-08-22T17:17:0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ax</w:t>
              </w:r>
            </w:ins>
            <w:ins w:id="3012" w:author="易呈翔" w:date="2026-08-22T17:17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Dis</w:t>
              </w:r>
            </w:ins>
            <w:ins w:id="3013" w:author="易呈翔" w:date="2026-08-22T17:17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</w:t>
              </w:r>
            </w:ins>
            <w:ins w:id="3014" w:author="易呈翔" w:date="2026-08-22T17:17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Inte</w:t>
              </w:r>
            </w:ins>
            <w:ins w:id="3015" w:author="易呈翔" w:date="2026-08-22T17:17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r</w:t>
              </w:r>
            </w:ins>
            <w:ins w:id="3016" w:author="易呈翔" w:date="2026-08-22T17:17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</w:t>
              </w:r>
            </w:ins>
            <w:ins w:id="3017" w:author="易呈翔" w:date="2026-08-22T17:17:5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al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81BBC2E">
            <w:pPr>
              <w:jc w:val="left"/>
              <w:rPr>
                <w:ins w:id="3018" w:author="易呈翔" w:date="2026-08-22T17:05:32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19" w:author="易呈翔" w:date="2026-08-22T17:17:57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</w:t>
              </w:r>
            </w:ins>
            <w:ins w:id="3020" w:author="易呈翔" w:date="2026-08-22T17:17:5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(</w:t>
              </w:r>
            </w:ins>
            <w:ins w:id="3021" w:author="易呈翔" w:date="2026-08-22T17:17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2</w:t>
              </w:r>
            </w:ins>
            <w:ins w:id="3022" w:author="易呈翔" w:date="2026-08-22T17:17:5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29C6A27">
            <w:pPr>
              <w:jc w:val="left"/>
              <w:rPr>
                <w:ins w:id="3023" w:author="易呈翔" w:date="2026-08-22T17:05:32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24" w:author="易呈翔" w:date="2026-08-22T17:14:0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6E4AEA5">
            <w:pPr>
              <w:jc w:val="left"/>
              <w:rPr>
                <w:ins w:id="3025" w:author="易呈翔" w:date="2026-08-22T17:05:32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26" w:author="易呈翔" w:date="2026-08-22T17:14:0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允许最大配送间隔</w:t>
              </w:r>
            </w:ins>
          </w:p>
        </w:tc>
      </w:tr>
      <w:tr w14:paraId="5C16F6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027" w:author="易呈翔" w:date="2026-08-21T16:17:30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834BEBD">
            <w:pPr>
              <w:jc w:val="left"/>
              <w:rPr>
                <w:ins w:id="3028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29" w:author="易呈翔" w:date="2026-08-21T17:10:53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配送目标库房定额配置</w:t>
              </w:r>
            </w:ins>
            <w:ins w:id="3030" w:author="易呈翔" w:date="2026-08-21T17:10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集合</w:t>
              </w:r>
            </w:ins>
            <w:ins w:id="3031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(</w:t>
              </w:r>
            </w:ins>
            <w:ins w:id="3032" w:author="易呈翔" w:date="2026-08-21T17:11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targetWhQuotaList</w:t>
              </w:r>
            </w:ins>
            <w:ins w:id="3033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</w:tr>
      <w:tr w14:paraId="6549F5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034" w:author="易呈翔" w:date="2026-08-22T17:18:1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7977CC0">
            <w:pPr>
              <w:jc w:val="left"/>
              <w:rPr>
                <w:ins w:id="3035" w:author="易呈翔" w:date="2026-08-22T17:18:1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36" w:author="易呈翔" w:date="2026-08-22T17:27:55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</w:t>
              </w:r>
            </w:ins>
            <w:ins w:id="3037" w:author="易呈翔" w:date="2026-08-22T17:18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3D22BFE">
            <w:pPr>
              <w:jc w:val="left"/>
              <w:rPr>
                <w:ins w:id="3038" w:author="易呈翔" w:date="2026-08-22T17:18:17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39" w:author="易呈翔" w:date="2026-08-22T17:25:5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eastAsia="zh-CN"/>
                </w:rPr>
                <w:t>targetWhId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1A28BDB">
            <w:pPr>
              <w:jc w:val="left"/>
              <w:rPr>
                <w:ins w:id="3040" w:author="易呈翔" w:date="2026-08-22T17:18:1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41" w:author="易呈翔" w:date="2026-08-22T17:18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12E00F9">
            <w:pPr>
              <w:jc w:val="left"/>
              <w:rPr>
                <w:ins w:id="3042" w:author="易呈翔" w:date="2026-08-22T17:18:1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43" w:author="易呈翔" w:date="2026-08-22T17:18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6074BA5">
            <w:pPr>
              <w:jc w:val="left"/>
              <w:rPr>
                <w:ins w:id="3044" w:author="易呈翔" w:date="2026-08-22T17:18:1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45" w:author="易呈翔" w:date="2026-08-22T17:28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</w:t>
              </w:r>
            </w:ins>
            <w:ins w:id="3046" w:author="易呈翔" w:date="2026-08-22T17:18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标识</w:t>
              </w:r>
            </w:ins>
          </w:p>
        </w:tc>
      </w:tr>
      <w:tr w14:paraId="4E7167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047" w:author="易呈翔" w:date="2026-08-22T17:18:1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68504E5">
            <w:pPr>
              <w:jc w:val="left"/>
              <w:rPr>
                <w:ins w:id="3048" w:author="易呈翔" w:date="2026-08-22T17:18:1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49" w:author="易呈翔" w:date="2026-08-22T17:27:5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</w:t>
              </w:r>
            </w:ins>
            <w:ins w:id="3050" w:author="易呈翔" w:date="2026-08-22T17:18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名称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7CD1E30">
            <w:pPr>
              <w:jc w:val="left"/>
              <w:rPr>
                <w:ins w:id="3051" w:author="易呈翔" w:date="2026-08-22T17:18:17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eastAsia="zh-CN"/>
              </w:rPr>
            </w:pPr>
            <w:ins w:id="3052" w:author="易呈翔" w:date="2026-08-22T17:27:0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eastAsia="zh-CN"/>
                </w:rPr>
                <w:t>targetWhName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59825C5">
            <w:pPr>
              <w:jc w:val="left"/>
              <w:rPr>
                <w:ins w:id="3053" w:author="易呈翔" w:date="2026-08-22T17:18:1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54" w:author="易呈翔" w:date="2026-08-22T17:18:1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3055" w:author="易呈翔" w:date="2026-08-22T17:58:5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</w:t>
              </w:r>
            </w:ins>
            <w:ins w:id="3056" w:author="易呈翔" w:date="2026-08-22T17:59:0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28</w:t>
              </w:r>
            </w:ins>
            <w:ins w:id="3057" w:author="易呈翔" w:date="2026-08-22T17:18:1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E0250FF">
            <w:pPr>
              <w:jc w:val="left"/>
              <w:rPr>
                <w:ins w:id="3058" w:author="易呈翔" w:date="2026-08-22T17:18:1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59" w:author="易呈翔" w:date="2026-08-22T17:18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8E67375">
            <w:pPr>
              <w:jc w:val="left"/>
              <w:rPr>
                <w:ins w:id="3060" w:author="易呈翔" w:date="2026-08-22T17:18:1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61" w:author="易呈翔" w:date="2026-08-22T17:28:02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</w:t>
              </w:r>
            </w:ins>
            <w:ins w:id="3062" w:author="易呈翔" w:date="2026-08-22T17:18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名称</w:t>
              </w:r>
            </w:ins>
          </w:p>
        </w:tc>
      </w:tr>
      <w:tr w14:paraId="032150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063" w:author="易呈翔" w:date="2026-08-22T17:19:0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2C877D8">
            <w:pPr>
              <w:jc w:val="left"/>
              <w:rPr>
                <w:ins w:id="3064" w:author="易呈翔" w:date="2026-08-22T17:19:0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65" w:author="易呈翔" w:date="2026-08-22T17:19:0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设备类别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59D1A06">
            <w:pPr>
              <w:jc w:val="left"/>
              <w:rPr>
                <w:ins w:id="3066" w:author="易呈翔" w:date="2026-08-22T17:19:0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67" w:author="易呈翔" w:date="2026-08-22T17:19:0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equipCateg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28E85CA4">
            <w:pPr>
              <w:jc w:val="left"/>
              <w:rPr>
                <w:ins w:id="3068" w:author="易呈翔" w:date="2026-08-22T17:19:0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69" w:author="易呈翔" w:date="2026-08-22T17:19:0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36D781B">
            <w:pPr>
              <w:jc w:val="left"/>
              <w:rPr>
                <w:ins w:id="3070" w:author="易呈翔" w:date="2026-08-22T17:19:0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71" w:author="易呈翔" w:date="2026-08-22T17:19:0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0D108485">
            <w:pPr>
              <w:jc w:val="left"/>
              <w:rPr>
                <w:ins w:id="3072" w:author="易呈翔" w:date="2026-08-22T17:19:0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73" w:author="易呈翔" w:date="2026-08-22T17:19:0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设备类别</w:t>
              </w:r>
            </w:ins>
          </w:p>
        </w:tc>
      </w:tr>
      <w:tr w14:paraId="44AB3C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074" w:author="易呈翔" w:date="2026-08-22T17:19:0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8F62C0D">
            <w:pPr>
              <w:jc w:val="left"/>
              <w:rPr>
                <w:ins w:id="3075" w:author="易呈翔" w:date="2026-08-22T17:19:0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76" w:author="易呈翔" w:date="2026-08-22T17:19:0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3077" w:author="易呈翔" w:date="2026-08-22T17:19:0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分类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30DD819">
            <w:pPr>
              <w:jc w:val="left"/>
              <w:rPr>
                <w:ins w:id="3078" w:author="易呈翔" w:date="2026-08-22T17:19:0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79" w:author="易呈翔" w:date="2026-08-22T17:19:0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equipCls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4A0AF217">
            <w:pPr>
              <w:jc w:val="left"/>
              <w:rPr>
                <w:ins w:id="3080" w:author="易呈翔" w:date="2026-08-22T17:19:0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81" w:author="易呈翔" w:date="2026-08-22T17:19:0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839C675">
            <w:pPr>
              <w:jc w:val="left"/>
              <w:rPr>
                <w:ins w:id="3082" w:author="易呈翔" w:date="2026-08-22T17:19:0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83" w:author="易呈翔" w:date="2026-08-22T17:19:0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0B17F40F">
            <w:pPr>
              <w:jc w:val="left"/>
              <w:rPr>
                <w:ins w:id="3084" w:author="易呈翔" w:date="2026-08-22T17:19:0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85" w:author="易呈翔" w:date="2026-08-22T17:19:0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3086" w:author="易呈翔" w:date="2026-08-22T17:19:0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分类</w:t>
              </w:r>
            </w:ins>
          </w:p>
        </w:tc>
      </w:tr>
      <w:tr w14:paraId="2511AB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087" w:author="易呈翔" w:date="2026-08-22T17:19:0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1F9B52">
            <w:pPr>
              <w:jc w:val="left"/>
              <w:rPr>
                <w:ins w:id="3088" w:author="易呈翔" w:date="2026-08-22T17:19:0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89" w:author="易呈翔" w:date="2026-08-22T17:19:0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B5BCAB">
            <w:pPr>
              <w:jc w:val="left"/>
              <w:rPr>
                <w:ins w:id="3090" w:author="易呈翔" w:date="2026-08-22T17:19:0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91" w:author="易呈翔" w:date="2026-08-22T17:19:0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equipCode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5EDC237">
            <w:pPr>
              <w:jc w:val="left"/>
              <w:rPr>
                <w:ins w:id="3092" w:author="易呈翔" w:date="2026-08-22T17:19:0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93" w:author="易呈翔" w:date="2026-08-22T17:19:0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6E3C36D">
            <w:pPr>
              <w:jc w:val="left"/>
              <w:rPr>
                <w:ins w:id="3094" w:author="易呈翔" w:date="2026-08-22T17:19:0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95" w:author="易呈翔" w:date="2026-08-22T17:19:0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62C6CB4">
            <w:pPr>
              <w:jc w:val="left"/>
              <w:rPr>
                <w:ins w:id="3096" w:author="易呈翔" w:date="2026-08-22T17:19:0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97" w:author="易呈翔" w:date="2026-08-22T17:19:0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</w:t>
              </w:r>
            </w:ins>
          </w:p>
        </w:tc>
      </w:tr>
      <w:tr w14:paraId="3C051D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098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211792E">
            <w:pPr>
              <w:jc w:val="left"/>
              <w:rPr>
                <w:ins w:id="3099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00" w:author="易呈翔" w:date="2026-08-22T17:19:34Z">
              <w:r>
                <w:rPr>
                  <w:rFonts w:hint="default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定额下限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A4D68B6">
            <w:pPr>
              <w:jc w:val="left"/>
              <w:rPr>
                <w:ins w:id="3101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02" w:author="易呈翔" w:date="2026-08-22T17:20:57Z">
              <w:r>
                <w:rPr>
                  <w:rFonts w:hint="default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quotaLowerLimit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65F56C3">
            <w:pPr>
              <w:jc w:val="left"/>
              <w:rPr>
                <w:ins w:id="3103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04" w:author="易呈翔" w:date="2026-08-22T17:20:24Z">
              <w:r>
                <w:rPr>
                  <w:rFonts w:hint="default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3105" w:author="易呈翔" w:date="2026-08-22T17:22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8</w:t>
              </w:r>
            </w:ins>
            <w:ins w:id="3106" w:author="易呈翔" w:date="2026-08-22T17:20:24Z">
              <w:r>
                <w:rPr>
                  <w:rFonts w:hint="default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1D73ADB">
            <w:pPr>
              <w:jc w:val="left"/>
              <w:rPr>
                <w:ins w:id="3107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08" w:author="易呈翔" w:date="2026-08-22T17:20:2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0132D50">
            <w:pPr>
              <w:jc w:val="left"/>
              <w:rPr>
                <w:ins w:id="3109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10" w:author="易呈翔" w:date="2026-08-22T17:20:30Z">
              <w:r>
                <w:rPr>
                  <w:rFonts w:hint="default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定额下限</w:t>
              </w:r>
            </w:ins>
          </w:p>
        </w:tc>
      </w:tr>
      <w:tr w14:paraId="5EC459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111" w:author="易呈翔" w:date="2026-08-21T16:17:30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A1688C6">
            <w:pPr>
              <w:jc w:val="left"/>
              <w:rPr>
                <w:ins w:id="3112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13" w:author="易呈翔" w:date="2026-08-21T17:11:2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配送目标库房库存</w:t>
              </w:r>
            </w:ins>
            <w:ins w:id="3114" w:author="易呈翔" w:date="2026-08-21T17:11:2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集合</w:t>
              </w:r>
            </w:ins>
            <w:ins w:id="3115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(</w:t>
              </w:r>
            </w:ins>
            <w:ins w:id="3116" w:author="易呈翔" w:date="2026-08-21T17:11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targetWhStockList</w:t>
              </w:r>
            </w:ins>
            <w:ins w:id="3117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</w:tr>
      <w:tr w14:paraId="0859D2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118" w:author="易呈翔" w:date="2026-08-22T17:21:3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F0C9C8B">
            <w:pPr>
              <w:jc w:val="left"/>
              <w:rPr>
                <w:ins w:id="3119" w:author="易呈翔" w:date="2026-08-22T17:21:3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20" w:author="易呈翔" w:date="2026-08-22T17:28:1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</w:t>
              </w:r>
            </w:ins>
            <w:ins w:id="3121" w:author="易呈翔" w:date="2026-08-22T17:21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4FE7387">
            <w:pPr>
              <w:jc w:val="left"/>
              <w:rPr>
                <w:ins w:id="3122" w:author="易呈翔" w:date="2026-08-22T17:21:35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23" w:author="易呈翔" w:date="2026-08-22T17:25:5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eastAsia="zh-CN"/>
                </w:rPr>
                <w:t>targetWhId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51043F1">
            <w:pPr>
              <w:jc w:val="left"/>
              <w:rPr>
                <w:ins w:id="3124" w:author="易呈翔" w:date="2026-08-22T17:21:3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25" w:author="易呈翔" w:date="2026-08-22T17:21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990F464">
            <w:pPr>
              <w:jc w:val="left"/>
              <w:rPr>
                <w:ins w:id="3126" w:author="易呈翔" w:date="2026-08-22T17:21:3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27" w:author="易呈翔" w:date="2026-08-22T17:21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3853797">
            <w:pPr>
              <w:jc w:val="left"/>
              <w:rPr>
                <w:ins w:id="3128" w:author="易呈翔" w:date="2026-08-22T17:21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29" w:author="易呈翔" w:date="2026-08-22T17:28:0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</w:t>
              </w:r>
            </w:ins>
            <w:ins w:id="3130" w:author="易呈翔" w:date="2026-08-22T17:21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标识</w:t>
              </w:r>
            </w:ins>
          </w:p>
        </w:tc>
      </w:tr>
      <w:tr w14:paraId="233BDA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131" w:author="易呈翔" w:date="2026-08-22T17:21:3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3AD080E">
            <w:pPr>
              <w:jc w:val="left"/>
              <w:rPr>
                <w:ins w:id="3132" w:author="易呈翔" w:date="2026-08-22T17:21:3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33" w:author="易呈翔" w:date="2026-08-22T17:28:08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</w:t>
              </w:r>
            </w:ins>
            <w:ins w:id="3134" w:author="易呈翔" w:date="2026-08-22T17:21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名称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3582118">
            <w:pPr>
              <w:jc w:val="left"/>
              <w:rPr>
                <w:ins w:id="3135" w:author="易呈翔" w:date="2026-08-22T17:21:35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eastAsia="zh-CN"/>
              </w:rPr>
            </w:pPr>
            <w:ins w:id="3136" w:author="易呈翔" w:date="2026-08-22T17:27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eastAsia="zh-CN"/>
                </w:rPr>
                <w:t>targetWhName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475C34C">
            <w:pPr>
              <w:jc w:val="left"/>
              <w:rPr>
                <w:ins w:id="3137" w:author="易呈翔" w:date="2026-08-22T17:21:3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38" w:author="易呈翔" w:date="2026-08-22T17:21:35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3139" w:author="易呈翔" w:date="2026-08-22T17:59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</w:t>
              </w:r>
            </w:ins>
            <w:ins w:id="3140" w:author="易呈翔" w:date="2026-08-22T17:59:0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28</w:t>
              </w:r>
            </w:ins>
            <w:ins w:id="3141" w:author="易呈翔" w:date="2026-08-22T17:21:35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A1C7E9A">
            <w:pPr>
              <w:jc w:val="left"/>
              <w:rPr>
                <w:ins w:id="3142" w:author="易呈翔" w:date="2026-08-22T17:21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43" w:author="易呈翔" w:date="2026-08-22T17:21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9F28EB5">
            <w:pPr>
              <w:jc w:val="left"/>
              <w:rPr>
                <w:ins w:id="3144" w:author="易呈翔" w:date="2026-08-22T17:21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45" w:author="易呈翔" w:date="2026-08-22T17:28:06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</w:t>
              </w:r>
            </w:ins>
            <w:ins w:id="3146" w:author="易呈翔" w:date="2026-08-22T17:21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名称</w:t>
              </w:r>
            </w:ins>
          </w:p>
        </w:tc>
      </w:tr>
      <w:tr w14:paraId="2C7849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147" w:author="易呈翔" w:date="2026-08-22T17:21:4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0D48C36">
            <w:pPr>
              <w:jc w:val="left"/>
              <w:rPr>
                <w:ins w:id="3148" w:author="易呈翔" w:date="2026-08-22T17:21:4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49" w:author="易呈翔" w:date="2026-08-22T17:21:45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设备类别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A9D58A2">
            <w:pPr>
              <w:jc w:val="left"/>
              <w:rPr>
                <w:ins w:id="3150" w:author="易呈翔" w:date="2026-08-22T17:21:4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51" w:author="易呈翔" w:date="2026-08-22T17:21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equipCateg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14B10358">
            <w:pPr>
              <w:jc w:val="left"/>
              <w:rPr>
                <w:ins w:id="3152" w:author="易呈翔" w:date="2026-08-22T17:21:4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53" w:author="易呈翔" w:date="2026-08-22T17:21:45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06A4445">
            <w:pPr>
              <w:jc w:val="left"/>
              <w:rPr>
                <w:ins w:id="3154" w:author="易呈翔" w:date="2026-08-22T17:21:4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55" w:author="易呈翔" w:date="2026-08-22T17:21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4411B784">
            <w:pPr>
              <w:jc w:val="left"/>
              <w:rPr>
                <w:ins w:id="3156" w:author="易呈翔" w:date="2026-08-22T17:21:4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57" w:author="易呈翔" w:date="2026-08-22T17:21:45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设备类别</w:t>
              </w:r>
            </w:ins>
          </w:p>
        </w:tc>
      </w:tr>
      <w:tr w14:paraId="0B72A2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158" w:author="易呈翔" w:date="2026-08-22T17:21:4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B0365CD">
            <w:pPr>
              <w:jc w:val="left"/>
              <w:rPr>
                <w:ins w:id="3159" w:author="易呈翔" w:date="2026-08-22T17:21:4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60" w:author="易呈翔" w:date="2026-08-22T17:21:45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3161" w:author="易呈翔" w:date="2026-08-22T17:21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分类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151B8AB">
            <w:pPr>
              <w:jc w:val="left"/>
              <w:rPr>
                <w:ins w:id="3162" w:author="易呈翔" w:date="2026-08-22T17:21:4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63" w:author="易呈翔" w:date="2026-08-22T17:21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equipCls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4725EC7F">
            <w:pPr>
              <w:jc w:val="left"/>
              <w:rPr>
                <w:ins w:id="3164" w:author="易呈翔" w:date="2026-08-22T17:21:4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65" w:author="易呈翔" w:date="2026-08-22T17:21:45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F987804">
            <w:pPr>
              <w:jc w:val="left"/>
              <w:rPr>
                <w:ins w:id="3166" w:author="易呈翔" w:date="2026-08-22T17:21:4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67" w:author="易呈翔" w:date="2026-08-22T17:21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76A74C69">
            <w:pPr>
              <w:jc w:val="left"/>
              <w:rPr>
                <w:ins w:id="3168" w:author="易呈翔" w:date="2026-08-22T17:21:4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69" w:author="易呈翔" w:date="2026-08-22T17:21:45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3170" w:author="易呈翔" w:date="2026-08-22T17:21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分类</w:t>
              </w:r>
            </w:ins>
          </w:p>
        </w:tc>
      </w:tr>
      <w:tr w14:paraId="276601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171" w:author="易呈翔" w:date="2026-08-22T17:21:4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4822B0">
            <w:pPr>
              <w:jc w:val="left"/>
              <w:rPr>
                <w:ins w:id="3172" w:author="易呈翔" w:date="2026-08-22T17:21:4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73" w:author="易呈翔" w:date="2026-08-22T17:21:45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4B342A">
            <w:pPr>
              <w:jc w:val="left"/>
              <w:rPr>
                <w:ins w:id="3174" w:author="易呈翔" w:date="2026-08-22T17:21:4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75" w:author="易呈翔" w:date="2026-08-22T17:21:45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equipCode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1124DB8">
            <w:pPr>
              <w:jc w:val="left"/>
              <w:rPr>
                <w:ins w:id="3176" w:author="易呈翔" w:date="2026-08-22T17:21:4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77" w:author="易呈翔" w:date="2026-08-22T17:21:45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3077B96">
            <w:pPr>
              <w:jc w:val="left"/>
              <w:rPr>
                <w:ins w:id="3178" w:author="易呈翔" w:date="2026-08-22T17:21:4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79" w:author="易呈翔" w:date="2026-08-22T17:21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CD9DD9D">
            <w:pPr>
              <w:jc w:val="left"/>
              <w:rPr>
                <w:ins w:id="3180" w:author="易呈翔" w:date="2026-08-22T17:21:4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81" w:author="易呈翔" w:date="2026-08-22T17:21:45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</w:t>
              </w:r>
            </w:ins>
          </w:p>
        </w:tc>
      </w:tr>
      <w:tr w14:paraId="088CE1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182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37DFF1B">
            <w:pPr>
              <w:jc w:val="left"/>
              <w:rPr>
                <w:ins w:id="3183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84" w:author="易呈翔" w:date="2026-08-22T17:22:0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3185" w:author="易呈翔" w:date="2026-08-22T17:22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8D4F262">
            <w:pPr>
              <w:jc w:val="left"/>
              <w:rPr>
                <w:ins w:id="3186" w:author="易呈翔" w:date="2026-08-21T16:17:30Z"/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87" w:author="易呈翔" w:date="2026-08-22T17:22:0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</w:t>
              </w:r>
            </w:ins>
            <w:ins w:id="3188" w:author="易呈翔" w:date="2026-08-22T17:22:0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quip</w:t>
              </w:r>
            </w:ins>
            <w:ins w:id="3189" w:author="易呈翔" w:date="2026-08-22T17:22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Q</w:t>
              </w:r>
            </w:ins>
            <w:ins w:id="3190" w:author="易呈翔" w:date="2026-08-22T17:22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5B17FED">
            <w:pPr>
              <w:jc w:val="left"/>
              <w:rPr>
                <w:ins w:id="3191" w:author="易呈翔" w:date="2026-08-21T16:17:30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ins w:id="3192" w:author="易呈翔" w:date="2026-08-22T17:22:28Z">
              <w:r>
                <w:rPr>
                  <w:rFonts w:hint="default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3193" w:author="易呈翔" w:date="2026-08-22T17:22:2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8</w:t>
              </w:r>
            </w:ins>
            <w:ins w:id="3194" w:author="易呈翔" w:date="2026-08-22T17:22:28Z">
              <w:r>
                <w:rPr>
                  <w:rFonts w:hint="default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481794">
            <w:pPr>
              <w:jc w:val="left"/>
              <w:rPr>
                <w:ins w:id="3195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96" w:author="易呈翔" w:date="2026-08-22T17:22:3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3507A2F">
            <w:pPr>
              <w:jc w:val="left"/>
              <w:rPr>
                <w:ins w:id="3197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98" w:author="易呈翔" w:date="2026-08-22T17:22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设备数量</w:t>
              </w:r>
            </w:ins>
          </w:p>
        </w:tc>
      </w:tr>
      <w:tr w14:paraId="127290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199" w:author="易呈翔" w:date="2026-08-21T16:17:30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58F7EBF">
            <w:pPr>
              <w:jc w:val="left"/>
              <w:rPr>
                <w:ins w:id="3200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01" w:author="易呈翔" w:date="2026-08-21T17:11:4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已安排配送情况</w:t>
              </w:r>
            </w:ins>
            <w:ins w:id="3202" w:author="易呈翔" w:date="2026-08-21T17:11:4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集合</w:t>
              </w:r>
            </w:ins>
            <w:ins w:id="3203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(</w:t>
              </w:r>
            </w:ins>
            <w:ins w:id="3204" w:author="易呈翔" w:date="2026-08-21T17:11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distInfoList</w:t>
              </w:r>
            </w:ins>
            <w:ins w:id="3205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</w:tr>
      <w:tr w14:paraId="6D9749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206" w:author="易呈翔" w:date="2026-08-22T17:23:3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E4D5983">
            <w:pPr>
              <w:jc w:val="left"/>
              <w:rPr>
                <w:ins w:id="3207" w:author="易呈翔" w:date="2026-08-22T17:2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08" w:author="易呈翔" w:date="2026-08-22T17:23:35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需求计划明细标识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1E12AB1">
            <w:pPr>
              <w:jc w:val="left"/>
              <w:rPr>
                <w:ins w:id="3209" w:author="易呈翔" w:date="2026-08-22T17:23:3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10" w:author="易呈翔" w:date="2026-08-22T17:23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dmdPlanDetId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F21A8D4">
            <w:pPr>
              <w:jc w:val="left"/>
              <w:rPr>
                <w:ins w:id="3211" w:author="易呈翔" w:date="2026-08-22T17:2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12" w:author="易呈翔" w:date="2026-08-22T17:23:35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5FC089F">
            <w:pPr>
              <w:jc w:val="left"/>
              <w:rPr>
                <w:ins w:id="3213" w:author="易呈翔" w:date="2026-08-22T17:23:3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14" w:author="易呈翔" w:date="2026-08-22T17:23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E777113">
            <w:pPr>
              <w:jc w:val="left"/>
              <w:rPr>
                <w:ins w:id="3215" w:author="易呈翔" w:date="2026-08-22T17:2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16" w:author="易呈翔" w:date="2026-08-22T17:23:35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需求计划明细标识</w:t>
              </w:r>
            </w:ins>
          </w:p>
        </w:tc>
      </w:tr>
      <w:tr w14:paraId="211F01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217" w:author="易呈翔" w:date="2026-08-22T17:25:12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8058482">
            <w:pPr>
              <w:jc w:val="left"/>
              <w:rPr>
                <w:ins w:id="3218" w:author="易呈翔" w:date="2026-08-22T17:25:12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19" w:author="易呈翔" w:date="2026-08-22T17:28:1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</w:t>
              </w:r>
            </w:ins>
            <w:ins w:id="3220" w:author="易呈翔" w:date="2026-08-22T17:25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08C7802">
            <w:pPr>
              <w:jc w:val="left"/>
              <w:rPr>
                <w:ins w:id="3221" w:author="易呈翔" w:date="2026-08-22T17:25:12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22" w:author="易呈翔" w:date="2026-08-22T17:25:5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eastAsia="zh-CN"/>
                </w:rPr>
                <w:t>targetWhId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A45966A">
            <w:pPr>
              <w:jc w:val="left"/>
              <w:rPr>
                <w:ins w:id="3223" w:author="易呈翔" w:date="2026-08-22T17:25:12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24" w:author="易呈翔" w:date="2026-08-22T17:25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13E0DB2">
            <w:pPr>
              <w:jc w:val="left"/>
              <w:rPr>
                <w:ins w:id="3225" w:author="易呈翔" w:date="2026-08-22T17:25:12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26" w:author="易呈翔" w:date="2026-08-22T17:25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794F389">
            <w:pPr>
              <w:jc w:val="left"/>
              <w:rPr>
                <w:ins w:id="3227" w:author="易呈翔" w:date="2026-08-22T17:25:12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28" w:author="易呈翔" w:date="2026-08-22T17:28:18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</w:t>
              </w:r>
            </w:ins>
            <w:ins w:id="3229" w:author="易呈翔" w:date="2026-08-22T17:25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标识</w:t>
              </w:r>
            </w:ins>
          </w:p>
        </w:tc>
      </w:tr>
      <w:tr w14:paraId="623955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230" w:author="易呈翔" w:date="2026-08-22T17:25:12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80A977A">
            <w:pPr>
              <w:jc w:val="left"/>
              <w:rPr>
                <w:ins w:id="3231" w:author="易呈翔" w:date="2026-08-22T17:25:12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32" w:author="易呈翔" w:date="2026-08-22T17:28:16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</w:t>
              </w:r>
            </w:ins>
            <w:ins w:id="3233" w:author="易呈翔" w:date="2026-08-22T17:25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名称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53D1AD3">
            <w:pPr>
              <w:jc w:val="left"/>
              <w:rPr>
                <w:ins w:id="3234" w:author="易呈翔" w:date="2026-08-22T17:25:12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eastAsia="zh-CN"/>
              </w:rPr>
            </w:pPr>
            <w:ins w:id="3235" w:author="易呈翔" w:date="2026-08-22T17:27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eastAsia="zh-CN"/>
                </w:rPr>
                <w:t>targetWhName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8EA9018">
            <w:pPr>
              <w:jc w:val="left"/>
              <w:rPr>
                <w:ins w:id="3236" w:author="易呈翔" w:date="2026-08-22T17:25:12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37" w:author="易呈翔" w:date="2026-08-22T17:25:12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3238" w:author="易呈翔" w:date="2026-08-22T17:59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</w:t>
              </w:r>
            </w:ins>
            <w:ins w:id="3239" w:author="易呈翔" w:date="2026-08-22T17:59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28</w:t>
              </w:r>
            </w:ins>
            <w:ins w:id="3240" w:author="易呈翔" w:date="2026-08-22T17:25:12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7838F19">
            <w:pPr>
              <w:jc w:val="left"/>
              <w:rPr>
                <w:ins w:id="3241" w:author="易呈翔" w:date="2026-08-22T17:25:12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42" w:author="易呈翔" w:date="2026-08-22T17:25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F3A4A8F">
            <w:pPr>
              <w:jc w:val="left"/>
              <w:rPr>
                <w:ins w:id="3243" w:author="易呈翔" w:date="2026-08-22T17:25:12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44" w:author="易呈翔" w:date="2026-08-22T17:28:2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</w:t>
              </w:r>
            </w:ins>
            <w:ins w:id="3245" w:author="易呈翔" w:date="2026-08-22T17:25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名称</w:t>
              </w:r>
            </w:ins>
          </w:p>
        </w:tc>
      </w:tr>
      <w:tr w14:paraId="3ECAE7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246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E6AC766">
            <w:pPr>
              <w:jc w:val="left"/>
              <w:rPr>
                <w:ins w:id="3247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48" w:author="易呈翔" w:date="2026-08-22T17:31:15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配送计划日期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F7B7D60">
            <w:pPr>
              <w:jc w:val="left"/>
              <w:rPr>
                <w:ins w:id="3249" w:author="易呈翔" w:date="2026-08-21T16:17:30Z"/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50" w:author="易呈翔" w:date="2026-08-22T17:32:1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dist</w:t>
              </w:r>
            </w:ins>
            <w:ins w:id="3251" w:author="易呈翔" w:date="2026-08-22T17:32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Pla</w:t>
              </w:r>
            </w:ins>
            <w:ins w:id="3252" w:author="易呈翔" w:date="2026-08-22T17:32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</w:t>
              </w:r>
            </w:ins>
            <w:ins w:id="3253" w:author="易呈翔" w:date="2026-08-22T17:32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</w:t>
              </w:r>
            </w:ins>
            <w:ins w:id="3254" w:author="易呈翔" w:date="2026-08-22T17:32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at</w:t>
              </w:r>
            </w:ins>
            <w:ins w:id="3255" w:author="易呈翔" w:date="2026-08-22T17:32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30051A3">
            <w:pPr>
              <w:jc w:val="left"/>
              <w:rPr>
                <w:ins w:id="3256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57" w:author="易呈翔" w:date="2026-08-22T17:32:42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6B5475B">
            <w:pPr>
              <w:jc w:val="left"/>
              <w:rPr>
                <w:ins w:id="3258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59" w:author="易呈翔" w:date="2026-08-22T17:32:2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1AD949B">
            <w:pPr>
              <w:jc w:val="left"/>
              <w:rPr>
                <w:ins w:id="3260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61" w:author="易呈翔" w:date="2026-08-22T17:31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配送计划日期</w:t>
              </w:r>
            </w:ins>
            <w:ins w:id="3262" w:author="易呈翔" w:date="2026-08-22T17:32:5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,格式：yyyy-MM-dd</w:t>
              </w:r>
            </w:ins>
          </w:p>
        </w:tc>
      </w:tr>
      <w:tr w14:paraId="16D226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263" w:author="易呈翔" w:date="2026-08-22T17:31:2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B203C60">
            <w:pPr>
              <w:jc w:val="left"/>
              <w:rPr>
                <w:ins w:id="3264" w:author="易呈翔" w:date="2026-08-22T17:31:2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65" w:author="易呈翔" w:date="2026-08-22T17:31:2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设备类别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6C3780B">
            <w:pPr>
              <w:jc w:val="left"/>
              <w:rPr>
                <w:ins w:id="3266" w:author="易呈翔" w:date="2026-08-22T17:31:2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67" w:author="易呈翔" w:date="2026-08-22T17:31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equipCateg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44A115ED">
            <w:pPr>
              <w:jc w:val="left"/>
              <w:rPr>
                <w:ins w:id="3268" w:author="易呈翔" w:date="2026-08-22T17:31:2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69" w:author="易呈翔" w:date="2026-08-22T17:31:2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43E22D0">
            <w:pPr>
              <w:jc w:val="left"/>
              <w:rPr>
                <w:ins w:id="3270" w:author="易呈翔" w:date="2026-08-22T17:31:2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71" w:author="易呈翔" w:date="2026-08-22T17:31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34E3428B">
            <w:pPr>
              <w:jc w:val="left"/>
              <w:rPr>
                <w:ins w:id="3272" w:author="易呈翔" w:date="2026-08-22T17:31:2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73" w:author="易呈翔" w:date="2026-08-22T17:31:2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设备类别</w:t>
              </w:r>
            </w:ins>
          </w:p>
        </w:tc>
      </w:tr>
      <w:tr w14:paraId="60BED2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274" w:author="易呈翔" w:date="2026-08-22T17:31:2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69FE865">
            <w:pPr>
              <w:jc w:val="left"/>
              <w:rPr>
                <w:ins w:id="3275" w:author="易呈翔" w:date="2026-08-22T17:31:2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76" w:author="易呈翔" w:date="2026-08-22T17:31:2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3277" w:author="易呈翔" w:date="2026-08-22T17:31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分类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4EAEE7D">
            <w:pPr>
              <w:jc w:val="left"/>
              <w:rPr>
                <w:ins w:id="3278" w:author="易呈翔" w:date="2026-08-22T17:31:2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79" w:author="易呈翔" w:date="2026-08-22T17:31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equipCls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4433E4DB">
            <w:pPr>
              <w:jc w:val="left"/>
              <w:rPr>
                <w:ins w:id="3280" w:author="易呈翔" w:date="2026-08-22T17:31:2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81" w:author="易呈翔" w:date="2026-08-22T17:31:2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41FDC2E">
            <w:pPr>
              <w:jc w:val="left"/>
              <w:rPr>
                <w:ins w:id="3282" w:author="易呈翔" w:date="2026-08-22T17:31:2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83" w:author="易呈翔" w:date="2026-08-22T17:31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51A5487A">
            <w:pPr>
              <w:jc w:val="left"/>
              <w:rPr>
                <w:ins w:id="3284" w:author="易呈翔" w:date="2026-08-22T17:31:2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85" w:author="易呈翔" w:date="2026-08-22T17:31:2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3286" w:author="易呈翔" w:date="2026-08-22T17:31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分类</w:t>
              </w:r>
            </w:ins>
          </w:p>
        </w:tc>
      </w:tr>
      <w:tr w14:paraId="70613F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287" w:author="易呈翔" w:date="2026-08-22T17:31:2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CB020">
            <w:pPr>
              <w:jc w:val="left"/>
              <w:rPr>
                <w:ins w:id="3288" w:author="易呈翔" w:date="2026-08-22T17:31:2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89" w:author="易呈翔" w:date="2026-08-22T17:31:2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2DF3C9">
            <w:pPr>
              <w:jc w:val="left"/>
              <w:rPr>
                <w:ins w:id="3290" w:author="易呈翔" w:date="2026-08-22T17:31:2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91" w:author="易呈翔" w:date="2026-08-22T17:31:2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equipCode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0EFB884">
            <w:pPr>
              <w:jc w:val="left"/>
              <w:rPr>
                <w:ins w:id="3292" w:author="易呈翔" w:date="2026-08-22T17:31:2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93" w:author="易呈翔" w:date="2026-08-22T17:31:2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C46C9FF">
            <w:pPr>
              <w:jc w:val="left"/>
              <w:rPr>
                <w:ins w:id="3294" w:author="易呈翔" w:date="2026-08-22T17:31:2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95" w:author="易呈翔" w:date="2026-08-22T17:31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E15EEAC">
            <w:pPr>
              <w:jc w:val="left"/>
              <w:rPr>
                <w:ins w:id="3296" w:author="易呈翔" w:date="2026-08-22T17:31:2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97" w:author="易呈翔" w:date="2026-08-22T17:31:2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</w:t>
              </w:r>
            </w:ins>
          </w:p>
        </w:tc>
      </w:tr>
      <w:tr w14:paraId="49C277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298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2E8CEAC">
            <w:pPr>
              <w:jc w:val="left"/>
              <w:rPr>
                <w:ins w:id="3299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00" w:author="易呈翔" w:date="2026-08-22T17:31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计划数量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77A8E45">
            <w:pPr>
              <w:jc w:val="left"/>
              <w:rPr>
                <w:ins w:id="3301" w:author="易呈翔" w:date="2026-08-21T16:17:30Z"/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02" w:author="易呈翔" w:date="2026-08-22T17:32:0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</w:t>
              </w:r>
            </w:ins>
            <w:ins w:id="3303" w:author="易呈翔" w:date="2026-08-22T17:32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lan</w:t>
              </w:r>
            </w:ins>
            <w:ins w:id="3304" w:author="易呈翔" w:date="2026-08-22T17:32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Qt</w:t>
              </w:r>
            </w:ins>
            <w:ins w:id="3305" w:author="易呈翔" w:date="2026-08-22T17:32:0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E05E27D">
            <w:pPr>
              <w:jc w:val="left"/>
              <w:rPr>
                <w:ins w:id="3306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07" w:author="易呈翔" w:date="2026-08-22T17:31:58Z">
              <w:r>
                <w:rPr>
                  <w:rFonts w:hint="default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3308" w:author="易呈翔" w:date="2026-08-22T17:31:5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8</w:t>
              </w:r>
            </w:ins>
            <w:ins w:id="3309" w:author="易呈翔" w:date="2026-08-22T17:31:58Z">
              <w:r>
                <w:rPr>
                  <w:rFonts w:hint="default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3AC5A21">
            <w:pPr>
              <w:jc w:val="left"/>
              <w:rPr>
                <w:ins w:id="3310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11" w:author="易呈翔" w:date="2026-08-22T17:31:5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81A53DE">
            <w:pPr>
              <w:jc w:val="left"/>
              <w:rPr>
                <w:ins w:id="3312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13" w:author="易呈翔" w:date="2026-08-22T17:31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计划数量</w:t>
              </w:r>
            </w:ins>
          </w:p>
        </w:tc>
      </w:tr>
      <w:tr w14:paraId="302085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3314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4C454BAF">
            <w:pPr>
              <w:widowControl/>
              <w:jc w:val="left"/>
              <w:rPr>
                <w:ins w:id="3315" w:author="易呈翔" w:date="2026-08-21T16:17:30Z"/>
                <w:rFonts w:ascii="宋体" w:hAnsi="宋体" w:cs="宋体"/>
                <w:b/>
                <w:color w:val="000000"/>
                <w:kern w:val="0"/>
                <w:szCs w:val="21"/>
              </w:rPr>
            </w:pPr>
            <w:ins w:id="3316" w:author="易呈翔" w:date="2026-08-21T16:17:30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</w:rPr>
                <w:t>出参中文名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7B1D65EE">
            <w:pPr>
              <w:widowControl/>
              <w:jc w:val="left"/>
              <w:rPr>
                <w:ins w:id="3317" w:author="易呈翔" w:date="2026-08-21T16:17:30Z"/>
                <w:rFonts w:ascii="宋体" w:hAnsi="宋体" w:cs="宋体"/>
                <w:b/>
                <w:color w:val="000000"/>
                <w:kern w:val="0"/>
                <w:szCs w:val="21"/>
              </w:rPr>
            </w:pPr>
            <w:ins w:id="3318" w:author="易呈翔" w:date="2026-08-21T16:17:30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</w:rPr>
                <w:t>出参英文名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655CC7E9">
            <w:pPr>
              <w:widowControl/>
              <w:jc w:val="left"/>
              <w:rPr>
                <w:ins w:id="3319" w:author="易呈翔" w:date="2026-08-21T16:17:30Z"/>
                <w:rFonts w:hint="eastAsia" w:ascii="宋体" w:hAnsi="宋体" w:eastAsia="仿宋" w:cs="宋体"/>
                <w:b/>
                <w:color w:val="000000"/>
                <w:kern w:val="0"/>
                <w:szCs w:val="21"/>
                <w:lang w:eastAsia="zh-CN"/>
              </w:rPr>
            </w:pPr>
            <w:ins w:id="3320" w:author="易呈翔" w:date="2026-08-21T16:17:30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</w:rPr>
                <w:t>数据</w:t>
              </w:r>
            </w:ins>
            <w:ins w:id="3321" w:author="易呈翔" w:date="2026-08-21T16:17:30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  <w:lang w:val="en-US" w:eastAsia="zh-CN"/>
                </w:rPr>
                <w:t>格式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72D22C3D">
            <w:pPr>
              <w:widowControl/>
              <w:jc w:val="left"/>
              <w:rPr>
                <w:ins w:id="3322" w:author="易呈翔" w:date="2026-08-21T16:17:30Z"/>
                <w:rFonts w:ascii="宋体" w:hAnsi="宋体" w:cs="宋体"/>
                <w:b/>
                <w:color w:val="000000"/>
                <w:kern w:val="0"/>
                <w:szCs w:val="21"/>
              </w:rPr>
            </w:pPr>
            <w:ins w:id="3323" w:author="易呈翔" w:date="2026-08-21T16:17:30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</w:rPr>
                <w:t>是否必填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2F8EEB16">
            <w:pPr>
              <w:widowControl/>
              <w:jc w:val="left"/>
              <w:rPr>
                <w:ins w:id="3324" w:author="易呈翔" w:date="2026-08-21T16:17:30Z"/>
                <w:rFonts w:ascii="宋体" w:hAnsi="宋体" w:cs="宋体"/>
                <w:b/>
                <w:color w:val="000000"/>
                <w:kern w:val="0"/>
                <w:szCs w:val="21"/>
              </w:rPr>
            </w:pPr>
            <w:ins w:id="3325" w:author="易呈翔" w:date="2026-08-21T16:17:30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</w:rPr>
                <w:t>参数说明</w:t>
              </w:r>
            </w:ins>
          </w:p>
        </w:tc>
      </w:tr>
      <w:tr w14:paraId="295D09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ins w:id="3326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DA6EA93">
            <w:pPr>
              <w:widowControl/>
              <w:jc w:val="left"/>
              <w:textAlignment w:val="center"/>
              <w:rPr>
                <w:ins w:id="3327" w:author="易呈翔" w:date="2026-08-21T16:17:30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3328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结果标识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BB3D63C">
            <w:pPr>
              <w:widowControl/>
              <w:jc w:val="left"/>
              <w:textAlignment w:val="center"/>
              <w:rPr>
                <w:ins w:id="3329" w:author="易呈翔" w:date="2026-08-21T16:17:30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3330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resultFlag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0AC23C7">
            <w:pPr>
              <w:widowControl/>
              <w:jc w:val="left"/>
              <w:textAlignment w:val="center"/>
              <w:rPr>
                <w:ins w:id="3331" w:author="易呈翔" w:date="2026-08-21T16:17:30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3332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3C90F45">
            <w:pPr>
              <w:widowControl/>
              <w:jc w:val="left"/>
              <w:textAlignment w:val="center"/>
              <w:rPr>
                <w:ins w:id="3333" w:author="易呈翔" w:date="2026-08-21T16:17:30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3334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24AF5EB">
            <w:pPr>
              <w:widowControl/>
              <w:jc w:val="left"/>
              <w:textAlignment w:val="center"/>
              <w:rPr>
                <w:ins w:id="3335" w:author="易呈翔" w:date="2026-08-21T16:17:30Z"/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36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结果标识</w:t>
              </w:r>
            </w:ins>
            <w:ins w:id="3337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eastAsia="zh-CN"/>
                </w:rPr>
                <w:t>，</w:t>
              </w:r>
            </w:ins>
            <w:ins w:id="3338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1：成功，0：失败</w:t>
              </w:r>
            </w:ins>
          </w:p>
        </w:tc>
      </w:tr>
      <w:tr w14:paraId="472BAA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3339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7296D2C">
            <w:pPr>
              <w:widowControl/>
              <w:jc w:val="left"/>
              <w:textAlignment w:val="center"/>
              <w:rPr>
                <w:ins w:id="3340" w:author="易呈翔" w:date="2026-08-21T16:17:30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3341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错误信息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8723A15">
            <w:pPr>
              <w:widowControl/>
              <w:jc w:val="left"/>
              <w:textAlignment w:val="center"/>
              <w:rPr>
                <w:ins w:id="3342" w:author="易呈翔" w:date="2026-08-21T16:17:30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3343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errorInfo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320788B">
            <w:pPr>
              <w:widowControl/>
              <w:jc w:val="left"/>
              <w:textAlignment w:val="center"/>
              <w:rPr>
                <w:ins w:id="3344" w:author="易呈翔" w:date="2026-08-21T16:17:30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3345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VARCHAR2(1024)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0D7D2F7">
            <w:pPr>
              <w:widowControl/>
              <w:jc w:val="left"/>
              <w:textAlignment w:val="center"/>
              <w:rPr>
                <w:ins w:id="3346" w:author="易呈翔" w:date="2026-08-21T16:17:30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3347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否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752E7BD">
            <w:pPr>
              <w:widowControl/>
              <w:jc w:val="left"/>
              <w:textAlignment w:val="center"/>
              <w:rPr>
                <w:ins w:id="3348" w:author="易呈翔" w:date="2026-08-21T16:17:30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3349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错误信息</w:t>
              </w:r>
            </w:ins>
          </w:p>
        </w:tc>
      </w:tr>
      <w:tr w14:paraId="282C38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3350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BC64B8B">
            <w:pPr>
              <w:widowControl/>
              <w:jc w:val="both"/>
              <w:textAlignment w:val="center"/>
              <w:rPr>
                <w:ins w:id="3351" w:author="易呈翔" w:date="2026-08-21T16:17:30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3352" w:author="易呈翔" w:date="2026-08-22T17:33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</w:t>
              </w:r>
            </w:ins>
            <w:ins w:id="3353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计划排程明细信息集合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88C0D10">
            <w:pPr>
              <w:widowControl/>
              <w:jc w:val="both"/>
              <w:textAlignment w:val="center"/>
              <w:rPr>
                <w:ins w:id="3354" w:author="易呈翔" w:date="2026-08-21T16:17:30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3355" w:author="易呈翔" w:date="2026-08-22T17:33:5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</w:t>
              </w:r>
            </w:ins>
            <w:ins w:id="3356" w:author="易呈翔" w:date="2026-08-22T17:33:5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ist</w:t>
              </w:r>
            </w:ins>
            <w:ins w:id="3357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PlanSchedulingchList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1A1D8B8">
            <w:pPr>
              <w:widowControl/>
              <w:jc w:val="both"/>
              <w:textAlignment w:val="center"/>
              <w:rPr>
                <w:ins w:id="3358" w:author="易呈翔" w:date="2026-08-21T16:17:30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3359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A6CAEE5">
            <w:pPr>
              <w:widowControl/>
              <w:jc w:val="both"/>
              <w:textAlignment w:val="center"/>
              <w:rPr>
                <w:ins w:id="3360" w:author="易呈翔" w:date="2026-08-21T16:17:30Z"/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3361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 w:bidi="ar-SA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4BB0B45">
            <w:pPr>
              <w:widowControl/>
              <w:jc w:val="both"/>
              <w:textAlignment w:val="center"/>
              <w:rPr>
                <w:ins w:id="3362" w:author="易呈翔" w:date="2026-08-21T16:17:30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3363" w:author="易呈翔" w:date="2026-08-22T17:34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</w:t>
              </w:r>
            </w:ins>
            <w:ins w:id="3364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排程计划明细信息集合</w:t>
              </w:r>
            </w:ins>
          </w:p>
        </w:tc>
      </w:tr>
      <w:tr w14:paraId="08E8CE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3365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3E52C60">
            <w:pPr>
              <w:widowControl/>
              <w:jc w:val="both"/>
              <w:textAlignment w:val="center"/>
              <w:rPr>
                <w:ins w:id="3366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67" w:author="易呈翔" w:date="2026-08-22T17:34:2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缺口</w:t>
              </w:r>
            </w:ins>
            <w:ins w:id="3368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告警清单集合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8E7CF72">
            <w:pPr>
              <w:widowControl/>
              <w:jc w:val="both"/>
              <w:textAlignment w:val="center"/>
              <w:rPr>
                <w:ins w:id="3369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70" w:author="易呈翔" w:date="2026-08-22T17:37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s</w:t>
              </w:r>
            </w:ins>
            <w:ins w:id="3371" w:author="易呈翔" w:date="2026-08-22T17:37:5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to</w:t>
              </w:r>
            </w:ins>
            <w:ins w:id="3372" w:author="易呈翔" w:date="2026-08-22T17:38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ck</w:t>
              </w:r>
            </w:ins>
            <w:ins w:id="3373" w:author="易呈翔" w:date="2026-08-22T17:38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G</w:t>
              </w:r>
            </w:ins>
            <w:ins w:id="3374" w:author="易呈翔" w:date="2026-08-22T17:38:1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</w:t>
              </w:r>
            </w:ins>
            <w:ins w:id="3375" w:author="易呈翔" w:date="2026-08-22T17:38:1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</w:t>
              </w:r>
            </w:ins>
            <w:ins w:id="3376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AlarmList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13FB90F">
            <w:pPr>
              <w:widowControl/>
              <w:jc w:val="both"/>
              <w:textAlignment w:val="center"/>
              <w:rPr>
                <w:ins w:id="3377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78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ABB2A68">
            <w:pPr>
              <w:widowControl/>
              <w:jc w:val="both"/>
              <w:textAlignment w:val="center"/>
              <w:rPr>
                <w:ins w:id="3379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3380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 w:bidi="ar-SA"/>
                </w:rPr>
                <w:t>否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770502F">
            <w:pPr>
              <w:widowControl/>
              <w:jc w:val="both"/>
              <w:textAlignment w:val="center"/>
              <w:rPr>
                <w:ins w:id="3381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82" w:author="易呈翔" w:date="2026-08-22T17:34:3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缺口</w:t>
              </w:r>
            </w:ins>
            <w:ins w:id="3383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告警清单集合</w:t>
              </w:r>
            </w:ins>
          </w:p>
        </w:tc>
      </w:tr>
      <w:tr w14:paraId="37E004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3384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4CC3321">
            <w:pPr>
              <w:widowControl/>
              <w:jc w:val="both"/>
              <w:textAlignment w:val="center"/>
              <w:rPr>
                <w:ins w:id="3385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86" w:author="易呈翔" w:date="2026-08-22T17:35:5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净需求</w:t>
              </w:r>
            </w:ins>
            <w:ins w:id="3387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5107C0">
            <w:pPr>
              <w:widowControl/>
              <w:jc w:val="both"/>
              <w:textAlignment w:val="center"/>
              <w:rPr>
                <w:ins w:id="3388" w:author="易呈翔" w:date="2026-08-21T16:17:30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89" w:author="易呈翔" w:date="2026-08-22T17:40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dist</w:t>
              </w:r>
            </w:ins>
            <w:ins w:id="3390" w:author="易呈翔" w:date="2026-08-22T17:39:5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Allocation</w:t>
              </w:r>
            </w:ins>
            <w:ins w:id="3391" w:author="易呈翔" w:date="2026-08-22T17:39:5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E258122">
            <w:pPr>
              <w:widowControl/>
              <w:jc w:val="both"/>
              <w:textAlignment w:val="center"/>
              <w:rPr>
                <w:ins w:id="3392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93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B4F73FF">
            <w:pPr>
              <w:widowControl/>
              <w:jc w:val="both"/>
              <w:textAlignment w:val="center"/>
              <w:rPr>
                <w:ins w:id="3394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3395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 w:bidi="ar-SA"/>
                </w:rPr>
                <w:t>否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E902A51">
            <w:pPr>
              <w:widowControl/>
              <w:jc w:val="both"/>
              <w:textAlignment w:val="center"/>
              <w:rPr>
                <w:ins w:id="3396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97" w:author="易呈翔" w:date="2026-08-22T17:36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净需求集合</w:t>
              </w:r>
            </w:ins>
            <w:ins w:id="3398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，辅助算法数据排查，不做记录</w:t>
              </w:r>
            </w:ins>
          </w:p>
        </w:tc>
      </w:tr>
      <w:tr w14:paraId="2B7D82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3399" w:author="易呈翔" w:date="2026-08-21T16:17:30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4E73967">
            <w:pPr>
              <w:widowControl/>
              <w:jc w:val="left"/>
              <w:textAlignment w:val="center"/>
              <w:rPr>
                <w:ins w:id="3400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3401" w:author="易呈翔" w:date="2026-08-22T17:40:3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配送计划排程明细信息集合</w:t>
              </w:r>
            </w:ins>
            <w:ins w:id="3402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（</w:t>
              </w:r>
            </w:ins>
            <w:ins w:id="3403" w:author="易呈翔" w:date="2026-08-22T17:40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distPlanSchedulingchList</w:t>
              </w:r>
            </w:ins>
            <w:ins w:id="3404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）</w:t>
              </w:r>
            </w:ins>
          </w:p>
        </w:tc>
      </w:tr>
      <w:tr w14:paraId="15A24D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405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C9EFD18">
            <w:pPr>
              <w:widowControl/>
              <w:jc w:val="both"/>
              <w:textAlignment w:val="center"/>
              <w:rPr>
                <w:ins w:id="3406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07" w:author="易呈翔" w:date="2026-08-22T17:41:3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配送计划日期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07B6E8">
            <w:pPr>
              <w:widowControl/>
              <w:jc w:val="both"/>
              <w:textAlignment w:val="center"/>
              <w:rPr>
                <w:ins w:id="3408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09" w:author="易呈翔" w:date="2026-08-22T17:52:4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dist</w:t>
              </w:r>
            </w:ins>
            <w:ins w:id="3410" w:author="易呈翔" w:date="2026-08-22T17:52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</w:t>
              </w:r>
            </w:ins>
            <w:ins w:id="3411" w:author="易呈翔" w:date="2026-08-22T17:52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lan</w:t>
              </w:r>
            </w:ins>
            <w:ins w:id="3412" w:author="易呈翔" w:date="2026-08-22T17:52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Da</w:t>
              </w:r>
            </w:ins>
            <w:ins w:id="3413" w:author="易呈翔" w:date="2026-08-22T17:52:5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7FB33FA">
            <w:pPr>
              <w:widowControl/>
              <w:jc w:val="both"/>
              <w:textAlignment w:val="center"/>
              <w:rPr>
                <w:ins w:id="3414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15" w:author="易呈翔" w:date="2026-08-22T17:52:5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3416" w:author="易呈翔" w:date="2026-08-22T17:53:0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32</w:t>
              </w:r>
            </w:ins>
            <w:ins w:id="3417" w:author="易呈翔" w:date="2026-08-22T17:52:5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D19672C">
            <w:pPr>
              <w:widowControl/>
              <w:jc w:val="both"/>
              <w:textAlignment w:val="center"/>
              <w:rPr>
                <w:ins w:id="3418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19" w:author="易呈翔" w:date="2026-08-22T17:53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1C3D45F">
            <w:pPr>
              <w:widowControl/>
              <w:jc w:val="both"/>
              <w:textAlignment w:val="center"/>
              <w:rPr>
                <w:ins w:id="3420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21" w:author="易呈翔" w:date="2026-08-22T17:53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配送计划日期</w:t>
              </w:r>
            </w:ins>
            <w:ins w:id="3422" w:author="易呈翔" w:date="2026-08-22T17:53:4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，格式：yyyy-MM-dd</w:t>
              </w:r>
            </w:ins>
          </w:p>
        </w:tc>
      </w:tr>
      <w:tr w14:paraId="2906E5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423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0E52129">
            <w:pPr>
              <w:widowControl/>
              <w:jc w:val="both"/>
              <w:textAlignment w:val="center"/>
              <w:rPr>
                <w:ins w:id="3424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25" w:author="易呈翔" w:date="2026-08-22T17:41:5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配送接收日期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5C138F3">
            <w:pPr>
              <w:widowControl/>
              <w:jc w:val="both"/>
              <w:textAlignment w:val="center"/>
              <w:rPr>
                <w:ins w:id="3426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27" w:author="易呈翔" w:date="2026-08-22T17:54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r</w:t>
              </w:r>
            </w:ins>
            <w:ins w:id="3428" w:author="易呈翔" w:date="2026-08-22T17:54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eceive</w:t>
              </w:r>
            </w:ins>
            <w:ins w:id="3429" w:author="易呈翔" w:date="2026-08-22T17:54:2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Plan</w:t>
              </w:r>
            </w:ins>
            <w:ins w:id="3430" w:author="易呈翔" w:date="2026-08-22T17:54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Date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5168DA8">
            <w:pPr>
              <w:widowControl/>
              <w:jc w:val="both"/>
              <w:textAlignment w:val="center"/>
              <w:rPr>
                <w:ins w:id="3431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32" w:author="易呈翔" w:date="2026-08-22T17:54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D7B0205">
            <w:pPr>
              <w:widowControl/>
              <w:ind w:firstLine="0"/>
              <w:jc w:val="both"/>
              <w:textAlignment w:val="center"/>
              <w:rPr>
                <w:ins w:id="3433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34" w:author="易呈翔" w:date="2026-08-22T18:21:4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F1BD1ED">
            <w:pPr>
              <w:widowControl/>
              <w:jc w:val="both"/>
              <w:textAlignment w:val="center"/>
              <w:rPr>
                <w:ins w:id="3435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36" w:author="易呈翔" w:date="2026-08-22T17:54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配送接收日期</w:t>
              </w:r>
            </w:ins>
            <w:ins w:id="3437" w:author="易呈翔" w:date="2026-08-22T17:54:3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,</w:t>
              </w:r>
            </w:ins>
            <w:ins w:id="3438" w:author="易呈翔" w:date="2026-08-22T17:54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格式：yyyy-MM-dd</w:t>
              </w:r>
            </w:ins>
          </w:p>
        </w:tc>
      </w:tr>
      <w:tr w14:paraId="3ADB32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439" w:author="易呈翔" w:date="2026-08-22T17:50:53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017547">
            <w:pPr>
              <w:widowControl/>
              <w:jc w:val="both"/>
              <w:textAlignment w:val="center"/>
              <w:rPr>
                <w:ins w:id="3440" w:author="易呈翔" w:date="2026-08-22T17:50:53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41" w:author="易呈翔" w:date="2026-08-22T17:50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所属月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C81B8C9">
            <w:pPr>
              <w:widowControl/>
              <w:jc w:val="both"/>
              <w:textAlignment w:val="center"/>
              <w:rPr>
                <w:ins w:id="3442" w:author="易呈翔" w:date="2026-08-22T17:50:53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43" w:author="易呈翔" w:date="2026-08-22T17:50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planYm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E2FFB7E">
            <w:pPr>
              <w:widowControl/>
              <w:jc w:val="both"/>
              <w:textAlignment w:val="center"/>
              <w:rPr>
                <w:ins w:id="3444" w:author="易呈翔" w:date="2026-08-22T17:50:53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45" w:author="易呈翔" w:date="2026-08-22T17:50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91A86D2">
            <w:pPr>
              <w:widowControl/>
              <w:jc w:val="both"/>
              <w:textAlignment w:val="center"/>
              <w:rPr>
                <w:ins w:id="3446" w:author="易呈翔" w:date="2026-08-22T17:50:53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47" w:author="易呈翔" w:date="2026-08-22T17:50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C843721">
            <w:pPr>
              <w:widowControl/>
              <w:jc w:val="both"/>
              <w:textAlignment w:val="center"/>
              <w:rPr>
                <w:ins w:id="3448" w:author="易呈翔" w:date="2026-08-22T17:50:53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49" w:author="易呈翔" w:date="2026-08-22T17:50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所属月,格式：yyyy-MM</w:t>
              </w:r>
            </w:ins>
          </w:p>
        </w:tc>
      </w:tr>
      <w:tr w14:paraId="1F7BE1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450" w:author="易呈翔" w:date="2026-08-22T17:50:53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615AFBD">
            <w:pPr>
              <w:widowControl/>
              <w:jc w:val="both"/>
              <w:textAlignment w:val="center"/>
              <w:rPr>
                <w:ins w:id="3451" w:author="易呈翔" w:date="2026-08-22T17:50:53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52" w:author="易呈翔" w:date="2026-08-22T17:50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所属周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951B502">
            <w:pPr>
              <w:widowControl/>
              <w:jc w:val="both"/>
              <w:textAlignment w:val="center"/>
              <w:rPr>
                <w:ins w:id="3453" w:author="易呈翔" w:date="2026-08-22T17:50:53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54" w:author="易呈翔" w:date="2026-08-22T17:50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planWeek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70A94A8">
            <w:pPr>
              <w:widowControl/>
              <w:jc w:val="both"/>
              <w:textAlignment w:val="center"/>
              <w:rPr>
                <w:ins w:id="3455" w:author="易呈翔" w:date="2026-08-22T17:50:53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56" w:author="易呈翔" w:date="2026-08-22T17:50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E21E66D">
            <w:pPr>
              <w:widowControl/>
              <w:jc w:val="both"/>
              <w:textAlignment w:val="center"/>
              <w:rPr>
                <w:ins w:id="3457" w:author="易呈翔" w:date="2026-08-22T17:50:53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58" w:author="易呈翔" w:date="2026-08-22T17:50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2BEFBBE">
            <w:pPr>
              <w:widowControl/>
              <w:jc w:val="both"/>
              <w:textAlignment w:val="center"/>
              <w:rPr>
                <w:ins w:id="3459" w:author="易呈翔" w:date="2026-08-22T17:50:53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60" w:author="易呈翔" w:date="2026-08-22T17:50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所属周，格式：yyyy-Www，ISO 8601 标准的年周格式，例如：2026-W34</w:t>
              </w:r>
            </w:ins>
          </w:p>
        </w:tc>
      </w:tr>
      <w:tr w14:paraId="47712D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461" w:author="易呈翔" w:date="2026-08-22T17:49:14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45A00C5">
            <w:pPr>
              <w:jc w:val="both"/>
              <w:rPr>
                <w:ins w:id="3462" w:author="易呈翔" w:date="2026-08-22T17:49:1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63" w:author="易呈翔" w:date="2026-08-22T17:49:1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需求计划明细标识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1CC6534">
            <w:pPr>
              <w:jc w:val="both"/>
              <w:rPr>
                <w:ins w:id="3464" w:author="易呈翔" w:date="2026-08-22T17:49:14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65" w:author="易呈翔" w:date="2026-08-22T17:49:1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dmdPlanDetId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35F1D09">
            <w:pPr>
              <w:jc w:val="both"/>
              <w:rPr>
                <w:ins w:id="3466" w:author="易呈翔" w:date="2026-08-22T17:49:1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67" w:author="易呈翔" w:date="2026-08-22T17:49:1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FFB8218">
            <w:pPr>
              <w:jc w:val="both"/>
              <w:rPr>
                <w:ins w:id="3468" w:author="易呈翔" w:date="2026-08-22T17:49:14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69" w:author="易呈翔" w:date="2026-08-22T17:49:1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1273561">
            <w:pPr>
              <w:jc w:val="both"/>
              <w:rPr>
                <w:ins w:id="3470" w:author="易呈翔" w:date="2026-08-22T17:49:1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71" w:author="易呈翔" w:date="2026-08-22T17:49:1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需求计划明细标识</w:t>
              </w:r>
            </w:ins>
          </w:p>
        </w:tc>
      </w:tr>
      <w:tr w14:paraId="73666F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472" w:author="易呈翔" w:date="2026-08-22T17:49:4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AC98E9F">
            <w:pPr>
              <w:jc w:val="both"/>
              <w:rPr>
                <w:ins w:id="3473" w:author="易呈翔" w:date="2026-08-22T17:49:4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74" w:author="易呈翔" w:date="2026-08-22T17:49:4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需求计划编号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4171475">
            <w:pPr>
              <w:jc w:val="both"/>
              <w:rPr>
                <w:ins w:id="3475" w:author="易呈翔" w:date="2026-08-22T17:49:4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76" w:author="易呈翔" w:date="2026-08-22T17:49:4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dmdPlanNo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58BAD18">
            <w:pPr>
              <w:jc w:val="both"/>
              <w:rPr>
                <w:ins w:id="3477" w:author="易呈翔" w:date="2026-08-22T17:49:4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78" w:author="易呈翔" w:date="2026-08-22T17:49:4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3479" w:author="易呈翔" w:date="2026-08-22T17:49:4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16</w:t>
              </w:r>
            </w:ins>
            <w:ins w:id="3480" w:author="易呈翔" w:date="2026-08-22T17:49:4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AB26223">
            <w:pPr>
              <w:jc w:val="both"/>
              <w:rPr>
                <w:ins w:id="3481" w:author="易呈翔" w:date="2026-08-22T17:49:4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82" w:author="易呈翔" w:date="2026-08-22T17:49:4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B046030">
            <w:pPr>
              <w:jc w:val="both"/>
              <w:rPr>
                <w:ins w:id="3483" w:author="易呈翔" w:date="2026-08-22T17:49:4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84" w:author="易呈翔" w:date="2026-08-22T17:49:4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需求计划编号</w:t>
              </w:r>
            </w:ins>
          </w:p>
        </w:tc>
      </w:tr>
      <w:tr w14:paraId="1549F0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485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B2438B0">
            <w:pPr>
              <w:widowControl/>
              <w:jc w:val="both"/>
              <w:textAlignment w:val="auto"/>
              <w:rPr>
                <w:ins w:id="3486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87" w:author="易呈翔" w:date="2026-08-22T18:05:36Z">
              <w:r>
                <w:rPr>
                  <w:rFonts w:hint="eastAsia" w:ascii="宋体" w:hAnsi="宋体" w:cs="宋体" w:eastAsiaTheme="minorEastAsia"/>
                  <w:strike w:val="0"/>
                  <w:dstrike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配送目标单位编号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20190B">
            <w:pPr>
              <w:widowControl/>
              <w:jc w:val="both"/>
              <w:textAlignment w:val="auto"/>
              <w:rPr>
                <w:ins w:id="3488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89" w:author="易呈翔" w:date="2026-08-22T18:05:4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</w:t>
              </w:r>
            </w:ins>
            <w:ins w:id="3490" w:author="易呈翔" w:date="2026-08-22T18:05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ist</w:t>
              </w:r>
            </w:ins>
            <w:ins w:id="3491" w:author="易呈翔" w:date="2026-08-22T18:05:4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Org</w:t>
              </w:r>
            </w:ins>
            <w:ins w:id="3492" w:author="易呈翔" w:date="2026-08-22T18:05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5904ED1">
            <w:pPr>
              <w:widowControl/>
              <w:jc w:val="both"/>
              <w:textAlignment w:val="auto"/>
              <w:rPr>
                <w:ins w:id="3493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94" w:author="易呈翔" w:date="2026-08-22T18:07:5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3495" w:author="易呈翔" w:date="2026-08-22T18:08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32</w:t>
              </w:r>
            </w:ins>
            <w:ins w:id="3496" w:author="易呈翔" w:date="2026-08-22T18:07:5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ECBBCC">
            <w:pPr>
              <w:widowControl/>
              <w:jc w:val="both"/>
              <w:textAlignment w:val="auto"/>
              <w:rPr>
                <w:ins w:id="3497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98" w:author="易呈翔" w:date="2026-08-22T18:07:5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03DAB3D">
            <w:pPr>
              <w:widowControl/>
              <w:jc w:val="both"/>
              <w:textAlignment w:val="auto"/>
              <w:rPr>
                <w:ins w:id="3499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00" w:author="易呈翔" w:date="2026-08-22T18:08:26Z">
              <w:r>
                <w:rPr>
                  <w:rFonts w:hint="eastAsia" w:ascii="宋体" w:hAnsi="宋体" w:cs="宋体" w:eastAsiaTheme="minorEastAsia"/>
                  <w:strike w:val="0"/>
                  <w:dstrike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配送目标单位编号</w:t>
              </w:r>
            </w:ins>
          </w:p>
        </w:tc>
      </w:tr>
      <w:tr w14:paraId="342AB4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501" w:author="易呈翔" w:date="2026-08-22T18:05:2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506DE6E">
            <w:pPr>
              <w:widowControl/>
              <w:jc w:val="both"/>
              <w:textAlignment w:val="auto"/>
              <w:rPr>
                <w:ins w:id="3502" w:author="易呈翔" w:date="2026-08-22T18:05:2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03" w:author="易呈翔" w:date="2026-08-22T18:05:40Z">
              <w:r>
                <w:rPr>
                  <w:rFonts w:hint="eastAsia" w:ascii="宋体" w:hAnsi="宋体" w:cs="宋体" w:eastAsiaTheme="minorEastAsia"/>
                  <w:strike w:val="0"/>
                  <w:dstrike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配送目标单位名称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7076A27">
            <w:pPr>
              <w:widowControl/>
              <w:jc w:val="both"/>
              <w:textAlignment w:val="auto"/>
              <w:rPr>
                <w:ins w:id="3504" w:author="易呈翔" w:date="2026-08-22T18:05:2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05" w:author="易呈翔" w:date="2026-08-22T18:05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dis</w:t>
              </w:r>
            </w:ins>
            <w:ins w:id="3506" w:author="易呈翔" w:date="2026-08-22T18:05:5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</w:t>
              </w:r>
            </w:ins>
            <w:ins w:id="3507" w:author="易呈翔" w:date="2026-08-22T18:05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Org</w:t>
              </w:r>
            </w:ins>
            <w:ins w:id="3508" w:author="易呈翔" w:date="2026-08-22T18:05:5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</w:t>
              </w:r>
            </w:ins>
            <w:ins w:id="3509" w:author="易呈翔" w:date="2026-08-22T18:05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95E8F9D">
            <w:pPr>
              <w:widowControl/>
              <w:jc w:val="both"/>
              <w:textAlignment w:val="auto"/>
              <w:rPr>
                <w:ins w:id="3510" w:author="易呈翔" w:date="2026-08-22T18:05:2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11" w:author="易呈翔" w:date="2026-08-22T18:07:53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3512" w:author="易呈翔" w:date="2026-08-22T18:07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128</w:t>
              </w:r>
            </w:ins>
            <w:ins w:id="3513" w:author="易呈翔" w:date="2026-08-22T18:07:53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D432F3D">
            <w:pPr>
              <w:widowControl/>
              <w:jc w:val="both"/>
              <w:textAlignment w:val="auto"/>
              <w:rPr>
                <w:ins w:id="3514" w:author="易呈翔" w:date="2026-08-22T18:05:2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15" w:author="易呈翔" w:date="2026-08-22T18:07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1582246">
            <w:pPr>
              <w:widowControl/>
              <w:jc w:val="both"/>
              <w:textAlignment w:val="auto"/>
              <w:rPr>
                <w:ins w:id="3516" w:author="易呈翔" w:date="2026-08-22T18:05:2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17" w:author="易呈翔" w:date="2026-08-22T18:08:22Z">
              <w:r>
                <w:rPr>
                  <w:rFonts w:hint="eastAsia" w:ascii="宋体" w:hAnsi="宋体" w:cs="宋体" w:eastAsiaTheme="minorEastAsia"/>
                  <w:strike w:val="0"/>
                  <w:dstrike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配送目标单位名称</w:t>
              </w:r>
            </w:ins>
          </w:p>
        </w:tc>
      </w:tr>
      <w:tr w14:paraId="3589EA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518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39DB451">
            <w:pPr>
              <w:widowControl/>
              <w:jc w:val="both"/>
              <w:textAlignment w:val="auto"/>
              <w:rPr>
                <w:ins w:id="3519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20" w:author="易呈翔" w:date="2026-08-22T17:42:3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5A28B41">
            <w:pPr>
              <w:widowControl/>
              <w:jc w:val="both"/>
              <w:textAlignment w:val="auto"/>
              <w:rPr>
                <w:ins w:id="3521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22" w:author="易呈翔" w:date="2026-08-22T18:01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ta</w:t>
              </w:r>
            </w:ins>
            <w:ins w:id="3523" w:author="易呈翔" w:date="2026-08-22T18:01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rge</w:t>
              </w:r>
            </w:ins>
            <w:ins w:id="3524" w:author="易呈翔" w:date="2026-08-22T18:01:1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</w:t>
              </w:r>
            </w:ins>
            <w:ins w:id="3525" w:author="易呈翔" w:date="2026-08-22T18:01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W</w:t>
              </w:r>
            </w:ins>
            <w:ins w:id="3526" w:author="易呈翔" w:date="2026-08-22T17:57:3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h</w:t>
              </w:r>
            </w:ins>
            <w:ins w:id="3527" w:author="易呈翔" w:date="2026-08-22T17:57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I</w:t>
              </w:r>
            </w:ins>
            <w:ins w:id="3528" w:author="易呈翔" w:date="2026-08-22T17:57:3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B736E7E">
            <w:pPr>
              <w:widowControl/>
              <w:jc w:val="both"/>
              <w:textAlignment w:val="auto"/>
              <w:rPr>
                <w:ins w:id="3529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30" w:author="易呈翔" w:date="2026-08-22T17:58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E502684">
            <w:pPr>
              <w:widowControl/>
              <w:jc w:val="both"/>
              <w:textAlignment w:val="auto"/>
              <w:rPr>
                <w:ins w:id="3531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32" w:author="易呈翔" w:date="2026-08-22T17:58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65ACD78">
            <w:pPr>
              <w:widowControl/>
              <w:jc w:val="both"/>
              <w:textAlignment w:val="auto"/>
              <w:rPr>
                <w:ins w:id="3533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34" w:author="易呈翔" w:date="2026-08-22T17:58:3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配送目标库房标识</w:t>
              </w:r>
            </w:ins>
          </w:p>
        </w:tc>
      </w:tr>
      <w:tr w14:paraId="3874E4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535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E018AE4">
            <w:pPr>
              <w:widowControl/>
              <w:jc w:val="both"/>
              <w:textAlignment w:val="auto"/>
              <w:rPr>
                <w:ins w:id="3536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37" w:author="易呈翔" w:date="2026-08-22T17:43:2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配送目标库房名称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1D0C9DE">
            <w:pPr>
              <w:widowControl/>
              <w:jc w:val="both"/>
              <w:textAlignment w:val="auto"/>
              <w:rPr>
                <w:ins w:id="3538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39" w:author="易呈翔" w:date="2026-08-22T18:01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targe</w:t>
              </w:r>
            </w:ins>
            <w:ins w:id="3540" w:author="易呈翔" w:date="2026-08-22T18:01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</w:t>
              </w:r>
            </w:ins>
            <w:ins w:id="3541" w:author="易呈翔" w:date="2026-08-22T18:01:3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W</w:t>
              </w:r>
            </w:ins>
            <w:ins w:id="3542" w:author="易呈翔" w:date="2026-08-22T17:57:4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hNa</w:t>
              </w:r>
            </w:ins>
            <w:ins w:id="3543" w:author="易呈翔" w:date="2026-08-22T17:57:4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063D1A4">
            <w:pPr>
              <w:widowControl/>
              <w:jc w:val="both"/>
              <w:textAlignment w:val="auto"/>
              <w:rPr>
                <w:ins w:id="3544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45" w:author="易呈翔" w:date="2026-08-22T17:58:2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3546" w:author="易呈翔" w:date="2026-08-22T17:58:2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12</w:t>
              </w:r>
            </w:ins>
            <w:ins w:id="3547" w:author="易呈翔" w:date="2026-08-22T17:58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8</w:t>
              </w:r>
            </w:ins>
            <w:ins w:id="3548" w:author="易呈翔" w:date="2026-08-22T17:58:2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AF2265D">
            <w:pPr>
              <w:widowControl/>
              <w:jc w:val="both"/>
              <w:textAlignment w:val="auto"/>
              <w:rPr>
                <w:ins w:id="3549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50" w:author="易呈翔" w:date="2026-08-22T17:58:2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9B014E4">
            <w:pPr>
              <w:widowControl/>
              <w:jc w:val="both"/>
              <w:textAlignment w:val="auto"/>
              <w:rPr>
                <w:ins w:id="3551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52" w:author="易呈翔" w:date="2026-08-22T17:58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配送目标库房名称</w:t>
              </w:r>
            </w:ins>
          </w:p>
        </w:tc>
      </w:tr>
      <w:tr w14:paraId="13B20E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553" w:author="易呈翔" w:date="2026-08-22T17:55:39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5EDDAA">
            <w:pPr>
              <w:jc w:val="both"/>
              <w:rPr>
                <w:ins w:id="3554" w:author="易呈翔" w:date="2026-08-22T17:55:3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55" w:author="易呈翔" w:date="2026-08-22T17:55:3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设备类别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26FA66">
            <w:pPr>
              <w:jc w:val="both"/>
              <w:rPr>
                <w:ins w:id="3556" w:author="易呈翔" w:date="2026-08-22T17:55:3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57" w:author="易呈翔" w:date="2026-08-22T17:55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equipCateg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1BBAE2D">
            <w:pPr>
              <w:jc w:val="both"/>
              <w:rPr>
                <w:ins w:id="3558" w:author="易呈翔" w:date="2026-08-22T17:55:3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59" w:author="易呈翔" w:date="2026-08-22T17:55:3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9D5A9DA">
            <w:pPr>
              <w:jc w:val="both"/>
              <w:rPr>
                <w:ins w:id="3560" w:author="易呈翔" w:date="2026-08-22T17:55:3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61" w:author="易呈翔" w:date="2026-08-22T17:55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6B7FEAF">
            <w:pPr>
              <w:jc w:val="both"/>
              <w:rPr>
                <w:ins w:id="3562" w:author="易呈翔" w:date="2026-08-22T17:55:3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63" w:author="易呈翔" w:date="2026-08-22T17:55:3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设备类别</w:t>
              </w:r>
            </w:ins>
          </w:p>
        </w:tc>
      </w:tr>
      <w:tr w14:paraId="39D5FF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564" w:author="易呈翔" w:date="2026-08-22T17:55:39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C4DC75">
            <w:pPr>
              <w:jc w:val="both"/>
              <w:rPr>
                <w:ins w:id="3565" w:author="易呈翔" w:date="2026-08-22T17:55:3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66" w:author="易呈翔" w:date="2026-08-22T17:55:3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3567" w:author="易呈翔" w:date="2026-08-22T17:55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分类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98F3FB">
            <w:pPr>
              <w:jc w:val="both"/>
              <w:rPr>
                <w:ins w:id="3568" w:author="易呈翔" w:date="2026-08-22T17:55:3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69" w:author="易呈翔" w:date="2026-08-22T17:55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equipCls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D3CBBA3">
            <w:pPr>
              <w:jc w:val="both"/>
              <w:rPr>
                <w:ins w:id="3570" w:author="易呈翔" w:date="2026-08-22T17:55:3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71" w:author="易呈翔" w:date="2026-08-22T17:55:3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A13262D">
            <w:pPr>
              <w:jc w:val="both"/>
              <w:rPr>
                <w:ins w:id="3572" w:author="易呈翔" w:date="2026-08-22T17:55:3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73" w:author="易呈翔" w:date="2026-08-22T17:55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67A4642">
            <w:pPr>
              <w:jc w:val="both"/>
              <w:rPr>
                <w:ins w:id="3574" w:author="易呈翔" w:date="2026-08-22T17:55:3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75" w:author="易呈翔" w:date="2026-08-22T17:55:3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3576" w:author="易呈翔" w:date="2026-08-22T17:55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分类</w:t>
              </w:r>
            </w:ins>
          </w:p>
        </w:tc>
      </w:tr>
      <w:tr w14:paraId="2EF65C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577" w:author="易呈翔" w:date="2026-08-22T17:55:39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0B7B6A">
            <w:pPr>
              <w:jc w:val="both"/>
              <w:rPr>
                <w:ins w:id="3578" w:author="易呈翔" w:date="2026-08-22T17:55:3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79" w:author="易呈翔" w:date="2026-08-22T17:55:3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8B5CCD">
            <w:pPr>
              <w:jc w:val="both"/>
              <w:rPr>
                <w:ins w:id="3580" w:author="易呈翔" w:date="2026-08-22T17:55:3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81" w:author="易呈翔" w:date="2026-08-22T17:55:3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equipCode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245DF93">
            <w:pPr>
              <w:jc w:val="both"/>
              <w:rPr>
                <w:ins w:id="3582" w:author="易呈翔" w:date="2026-08-22T17:55:3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83" w:author="易呈翔" w:date="2026-08-22T17:55:3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A25FC56">
            <w:pPr>
              <w:jc w:val="both"/>
              <w:rPr>
                <w:ins w:id="3584" w:author="易呈翔" w:date="2026-08-22T17:55:3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85" w:author="易呈翔" w:date="2026-08-22T17:55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58CDAC7">
            <w:pPr>
              <w:jc w:val="both"/>
              <w:rPr>
                <w:ins w:id="3586" w:author="易呈翔" w:date="2026-08-22T17:55:3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87" w:author="易呈翔" w:date="2026-08-22T17:55:3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</w:t>
              </w:r>
            </w:ins>
          </w:p>
        </w:tc>
      </w:tr>
      <w:tr w14:paraId="03A8A0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588" w:author="易呈翔" w:date="2026-08-22T17:55:39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0B6FF6">
            <w:pPr>
              <w:jc w:val="both"/>
              <w:rPr>
                <w:ins w:id="3589" w:author="易呈翔" w:date="2026-08-22T17:55:3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90" w:author="易呈翔" w:date="2026-08-22T18:13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设备类型码描述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A935DB">
            <w:pPr>
              <w:jc w:val="both"/>
              <w:rPr>
                <w:ins w:id="3591" w:author="易呈翔" w:date="2026-08-22T17:55:3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92" w:author="易呈翔" w:date="2026-08-22T17:55:3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equipDesc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9A34F9D">
            <w:pPr>
              <w:jc w:val="both"/>
              <w:rPr>
                <w:ins w:id="3593" w:author="易呈翔" w:date="2026-08-22T17:55:3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94" w:author="易呈翔" w:date="2026-08-22T17:55:3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VARCHAR2(512)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6708463">
            <w:pPr>
              <w:jc w:val="both"/>
              <w:rPr>
                <w:ins w:id="3595" w:author="易呈翔" w:date="2026-08-22T17:55:3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96" w:author="易呈翔" w:date="2026-08-22T17:55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53BAFAC">
            <w:pPr>
              <w:jc w:val="both"/>
              <w:rPr>
                <w:ins w:id="3597" w:author="易呈翔" w:date="2026-08-22T17:55:3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98" w:author="易呈翔" w:date="2026-08-22T18:13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设备类型码描述</w:t>
              </w:r>
            </w:ins>
          </w:p>
        </w:tc>
      </w:tr>
      <w:tr w14:paraId="0D0263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599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24F0346">
            <w:pPr>
              <w:widowControl/>
              <w:jc w:val="both"/>
              <w:textAlignment w:val="auto"/>
              <w:rPr>
                <w:ins w:id="3600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01" w:author="易呈翔" w:date="2026-08-22T17:55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计划</w:t>
              </w:r>
            </w:ins>
            <w:ins w:id="3602" w:author="易呈翔" w:date="2026-08-22T17:47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1D47633">
            <w:pPr>
              <w:widowControl/>
              <w:jc w:val="both"/>
              <w:textAlignment w:val="auto"/>
              <w:rPr>
                <w:ins w:id="3603" w:author="易呈翔" w:date="2026-08-21T16:17:30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04" w:author="易呈翔" w:date="2026-08-22T17:5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plan</w:t>
              </w:r>
            </w:ins>
            <w:ins w:id="3605" w:author="易呈翔" w:date="2026-08-22T17:56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Q</w:t>
              </w:r>
            </w:ins>
            <w:ins w:id="3606" w:author="易呈翔" w:date="2026-08-22T17:56:0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E6A5B5E">
            <w:pPr>
              <w:widowControl/>
              <w:jc w:val="both"/>
              <w:textAlignment w:val="auto"/>
              <w:rPr>
                <w:ins w:id="3607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08" w:author="易呈翔" w:date="2026-08-22T17:56:22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1C734AA">
            <w:pPr>
              <w:widowControl/>
              <w:jc w:val="both"/>
              <w:textAlignment w:val="auto"/>
              <w:rPr>
                <w:ins w:id="3609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10" w:author="易呈翔" w:date="2026-08-22T17:56:2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32DED4E">
            <w:pPr>
              <w:widowControl/>
              <w:jc w:val="both"/>
              <w:textAlignment w:val="auto"/>
              <w:rPr>
                <w:ins w:id="3611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12" w:author="易呈翔" w:date="2026-08-22T17:56:2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计划数量</w:t>
              </w:r>
            </w:ins>
          </w:p>
        </w:tc>
      </w:tr>
      <w:tr w14:paraId="474263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613" w:author="易呈翔" w:date="2026-08-22T18:11:09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6D052EE">
            <w:pPr>
              <w:jc w:val="left"/>
              <w:rPr>
                <w:ins w:id="3614" w:author="易呈翔" w:date="2026-08-22T18:11:0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15" w:author="易呈翔" w:date="2026-08-22T18:11:0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配送时长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BA8BCFF">
            <w:pPr>
              <w:jc w:val="left"/>
              <w:rPr>
                <w:ins w:id="3616" w:author="易呈翔" w:date="2026-08-22T18:11:0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17" w:author="易呈翔" w:date="2026-08-22T18:11:0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distDuration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14EB7DC">
            <w:pPr>
              <w:jc w:val="left"/>
              <w:rPr>
                <w:ins w:id="3618" w:author="易呈翔" w:date="2026-08-22T18:11:0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19" w:author="易呈翔" w:date="2026-08-22T18:11:09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3620" w:author="易呈翔" w:date="2026-08-22T18:11:0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2</w:t>
              </w:r>
            </w:ins>
            <w:ins w:id="3621" w:author="易呈翔" w:date="2026-08-22T18:11:09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98F32C6">
            <w:pPr>
              <w:jc w:val="left"/>
              <w:rPr>
                <w:ins w:id="3622" w:author="易呈翔" w:date="2026-08-22T18:11:0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23" w:author="易呈翔" w:date="2026-08-22T18:11:0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A48342A">
            <w:pPr>
              <w:jc w:val="left"/>
              <w:rPr>
                <w:ins w:id="3624" w:author="易呈翔" w:date="2026-08-22T18:11:0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25" w:author="易呈翔" w:date="2026-08-22T18:11:0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配送时长</w:t>
              </w:r>
            </w:ins>
            <w:ins w:id="3626" w:author="易呈翔" w:date="2026-08-22T18:11:0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,单位：天</w:t>
              </w:r>
            </w:ins>
          </w:p>
        </w:tc>
      </w:tr>
      <w:tr w14:paraId="015F25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627" w:author="易呈翔" w:date="2026-08-22T18:10:4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DE86513">
            <w:pPr>
              <w:jc w:val="left"/>
              <w:rPr>
                <w:ins w:id="3628" w:author="易呈翔" w:date="2026-08-22T18:10:4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29" w:author="易呈翔" w:date="2026-08-22T18:10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库房</w:t>
              </w:r>
            </w:ins>
            <w:ins w:id="3630" w:author="易呈翔" w:date="2026-08-22T18:10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优先级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F8C5080">
            <w:pPr>
              <w:jc w:val="left"/>
              <w:rPr>
                <w:ins w:id="3631" w:author="易呈翔" w:date="2026-08-22T18:10:4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32" w:author="易呈翔" w:date="2026-08-22T18:10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priority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206F8CF">
            <w:pPr>
              <w:jc w:val="left"/>
              <w:rPr>
                <w:ins w:id="3633" w:author="易呈翔" w:date="2026-08-22T18:10:47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</w:rPr>
            </w:pPr>
            <w:ins w:id="3634" w:author="易呈翔" w:date="2026-08-22T18:10:47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3635" w:author="易呈翔" w:date="2026-08-22T18:10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4</w:t>
              </w:r>
            </w:ins>
            <w:ins w:id="3636" w:author="易呈翔" w:date="2026-08-22T18:10:47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6FC6BDF">
            <w:pPr>
              <w:jc w:val="left"/>
              <w:rPr>
                <w:ins w:id="3637" w:author="易呈翔" w:date="2026-08-22T18:10:4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38" w:author="易呈翔" w:date="2026-08-22T18:10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6C26BA5">
            <w:pPr>
              <w:jc w:val="left"/>
              <w:rPr>
                <w:ins w:id="3639" w:author="易呈翔" w:date="2026-08-22T18:10:4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40" w:author="易呈翔" w:date="2026-08-22T18:10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优先级，由小到大，优先级从高到低</w:t>
              </w:r>
            </w:ins>
          </w:p>
        </w:tc>
      </w:tr>
      <w:tr w14:paraId="116565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641" w:author="易呈翔" w:date="2026-08-22T17:47:4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D7FB42E">
            <w:pPr>
              <w:widowControl/>
              <w:jc w:val="both"/>
              <w:textAlignment w:val="auto"/>
              <w:rPr>
                <w:ins w:id="3642" w:author="易呈翔" w:date="2026-08-22T17:47:4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43" w:author="易呈翔" w:date="2026-08-22T17:47:5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是否紧急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868026C">
            <w:pPr>
              <w:widowControl/>
              <w:jc w:val="both"/>
              <w:textAlignment w:val="auto"/>
              <w:rPr>
                <w:ins w:id="3644" w:author="易呈翔" w:date="2026-08-22T17:47:41Z"/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45" w:author="易呈翔" w:date="2026-08-22T18:09:2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u</w:t>
              </w:r>
            </w:ins>
            <w:ins w:id="3646" w:author="易呈翔" w:date="2026-08-22T18:09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rg</w:t>
              </w:r>
            </w:ins>
            <w:ins w:id="3647" w:author="易呈翔" w:date="2026-08-22T18:09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ent</w:t>
              </w:r>
            </w:ins>
            <w:ins w:id="3648" w:author="易呈翔" w:date="2026-08-22T18:09:5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F</w:t>
              </w:r>
            </w:ins>
            <w:ins w:id="3649" w:author="易呈翔" w:date="2026-08-22T18:09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lag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17831C8">
            <w:pPr>
              <w:widowControl/>
              <w:jc w:val="both"/>
              <w:textAlignment w:val="auto"/>
              <w:rPr>
                <w:ins w:id="3650" w:author="易呈翔" w:date="2026-08-22T17:47:4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51" w:author="易呈翔" w:date="2026-08-22T18:09:55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427CCEC">
            <w:pPr>
              <w:widowControl/>
              <w:jc w:val="both"/>
              <w:textAlignment w:val="auto"/>
              <w:rPr>
                <w:ins w:id="3652" w:author="易呈翔" w:date="2026-08-22T17:47:4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53" w:author="易呈翔" w:date="2026-08-22T18:09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76C6939">
            <w:pPr>
              <w:widowControl/>
              <w:jc w:val="both"/>
              <w:textAlignment w:val="auto"/>
              <w:rPr>
                <w:ins w:id="3654" w:author="易呈翔" w:date="2026-08-22T17:47:4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55" w:author="易呈翔" w:date="2026-08-22T18:10:0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是否</w:t>
              </w:r>
            </w:ins>
            <w:ins w:id="3656" w:author="易呈翔" w:date="2026-08-22T18:10:0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紧急，</w:t>
              </w:r>
            </w:ins>
            <w:ins w:id="3657" w:author="易呈翔" w:date="2026-08-22T18:10:0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</w:t>
              </w:r>
            </w:ins>
            <w:ins w:id="3658" w:author="易呈翔" w:date="2026-08-22T18:10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  <w:ins w:id="3659" w:author="易呈翔" w:date="2026-08-22T18:10:1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，</w:t>
              </w:r>
            </w:ins>
            <w:ins w:id="3660" w:author="易呈翔" w:date="2026-08-22T18:10:1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0</w:t>
              </w:r>
            </w:ins>
            <w:ins w:id="3661" w:author="易呈翔" w:date="2026-08-22T18:10:1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否</w:t>
              </w:r>
            </w:ins>
          </w:p>
        </w:tc>
      </w:tr>
      <w:tr w14:paraId="7EFEA1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3662" w:author="易呈翔" w:date="2026-08-21T16:17:30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8C75114">
            <w:pPr>
              <w:widowControl/>
              <w:jc w:val="left"/>
              <w:textAlignment w:val="center"/>
              <w:rPr>
                <w:ins w:id="3663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3664" w:author="易呈翔" w:date="2026-08-22T17:40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缺口告警清单集合</w:t>
              </w:r>
            </w:ins>
            <w:ins w:id="3665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（</w:t>
              </w:r>
            </w:ins>
            <w:ins w:id="3666" w:author="易呈翔" w:date="2026-08-22T17:40:4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stockGapAlarmList</w:t>
              </w:r>
            </w:ins>
            <w:ins w:id="3667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）</w:t>
              </w:r>
            </w:ins>
          </w:p>
        </w:tc>
      </w:tr>
      <w:tr w14:paraId="646C44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668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87D886C">
            <w:pPr>
              <w:widowControl/>
              <w:jc w:val="both"/>
              <w:textAlignment w:val="center"/>
              <w:rPr>
                <w:ins w:id="3669" w:author="易呈翔" w:date="2026-08-21T16:17:30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70" w:author="易呈翔" w:date="2026-08-22T18:11:36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/>
                </w:rPr>
                <w:t>缺口日期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C96C323">
            <w:pPr>
              <w:widowControl/>
              <w:jc w:val="both"/>
              <w:textAlignment w:val="center"/>
              <w:rPr>
                <w:ins w:id="3671" w:author="易呈翔" w:date="2026-08-21T16:17:30Z"/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72" w:author="易呈翔" w:date="2026-08-22T18:16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g</w:t>
              </w:r>
            </w:ins>
            <w:ins w:id="3673" w:author="易呈翔" w:date="2026-08-22T18:16:0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</w:t>
              </w:r>
            </w:ins>
            <w:ins w:id="3674" w:author="易呈翔" w:date="2026-08-22T18:16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</w:t>
              </w:r>
            </w:ins>
            <w:ins w:id="3675" w:author="易呈翔" w:date="2026-08-22T18:16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Date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5899EF7">
            <w:pPr>
              <w:widowControl/>
              <w:jc w:val="both"/>
              <w:textAlignment w:val="center"/>
              <w:rPr>
                <w:ins w:id="3676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3677" w:author="易呈翔" w:date="2026-08-22T18:16:1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3678" w:author="易呈翔" w:date="2026-08-22T18:16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32</w:t>
              </w:r>
            </w:ins>
            <w:ins w:id="3679" w:author="易呈翔" w:date="2026-08-22T18:16:1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173E671">
            <w:pPr>
              <w:widowControl/>
              <w:jc w:val="both"/>
              <w:textAlignment w:val="center"/>
              <w:rPr>
                <w:ins w:id="3680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81" w:author="易呈翔" w:date="2026-08-22T18:16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F27525">
            <w:pPr>
              <w:widowControl/>
              <w:jc w:val="both"/>
              <w:textAlignment w:val="center"/>
              <w:rPr>
                <w:ins w:id="3682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3683" w:author="易呈翔" w:date="2026-08-22T18:16:30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/>
                </w:rPr>
                <w:t>缺口日期</w:t>
              </w:r>
            </w:ins>
            <w:ins w:id="3684" w:author="易呈翔" w:date="2026-08-22T18:16:2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,格式：yyyy-MM-dd</w:t>
              </w:r>
            </w:ins>
          </w:p>
        </w:tc>
      </w:tr>
      <w:tr w14:paraId="0ACD3D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685" w:author="易呈翔" w:date="2026-08-22T18:11:49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86383A3">
            <w:pPr>
              <w:jc w:val="both"/>
              <w:rPr>
                <w:ins w:id="3686" w:author="易呈翔" w:date="2026-08-22T18:11:4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87" w:author="易呈翔" w:date="2026-08-22T18:11:4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需求计划明细标识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26675D5">
            <w:pPr>
              <w:jc w:val="both"/>
              <w:rPr>
                <w:ins w:id="3688" w:author="易呈翔" w:date="2026-08-22T18:11:4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89" w:author="易呈翔" w:date="2026-08-22T18:11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dmdPlanDetId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F224933">
            <w:pPr>
              <w:jc w:val="both"/>
              <w:rPr>
                <w:ins w:id="3690" w:author="易呈翔" w:date="2026-08-22T18:11:4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91" w:author="易呈翔" w:date="2026-08-22T18:11:4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FF2333E">
            <w:pPr>
              <w:jc w:val="both"/>
              <w:rPr>
                <w:ins w:id="3692" w:author="易呈翔" w:date="2026-08-22T18:11:4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93" w:author="易呈翔" w:date="2026-08-22T18:11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9FCD5E9">
            <w:pPr>
              <w:jc w:val="both"/>
              <w:rPr>
                <w:ins w:id="3694" w:author="易呈翔" w:date="2026-08-22T18:11:4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95" w:author="易呈翔" w:date="2026-08-22T18:11:4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需求计划明细标识</w:t>
              </w:r>
            </w:ins>
          </w:p>
        </w:tc>
      </w:tr>
      <w:tr w14:paraId="26E412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696" w:author="易呈翔" w:date="2026-08-22T18:11:49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B7FA644">
            <w:pPr>
              <w:jc w:val="both"/>
              <w:rPr>
                <w:ins w:id="3697" w:author="易呈翔" w:date="2026-08-22T18:11:4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98" w:author="易呈翔" w:date="2026-08-22T18:11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需求计划编号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0E058C6">
            <w:pPr>
              <w:jc w:val="both"/>
              <w:rPr>
                <w:ins w:id="3699" w:author="易呈翔" w:date="2026-08-22T18:11:4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00" w:author="易呈翔" w:date="2026-08-22T18:11:4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dmdPlanNo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D09B4E5">
            <w:pPr>
              <w:jc w:val="both"/>
              <w:rPr>
                <w:ins w:id="3701" w:author="易呈翔" w:date="2026-08-22T18:11:4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02" w:author="易呈翔" w:date="2026-08-22T18:11:4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3703" w:author="易呈翔" w:date="2026-08-22T18:11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16</w:t>
              </w:r>
            </w:ins>
            <w:ins w:id="3704" w:author="易呈翔" w:date="2026-08-22T18:11:4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1C1DB97">
            <w:pPr>
              <w:jc w:val="both"/>
              <w:rPr>
                <w:ins w:id="3705" w:author="易呈翔" w:date="2026-08-22T18:11:4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06" w:author="易呈翔" w:date="2026-08-22T18:11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F64787A">
            <w:pPr>
              <w:jc w:val="both"/>
              <w:rPr>
                <w:ins w:id="3707" w:author="易呈翔" w:date="2026-08-22T18:11:4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08" w:author="易呈翔" w:date="2026-08-22T18:11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需求计划编号</w:t>
              </w:r>
            </w:ins>
          </w:p>
        </w:tc>
      </w:tr>
      <w:tr w14:paraId="713BEB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709" w:author="易呈翔" w:date="2026-08-22T18:12:1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36C16B8">
            <w:pPr>
              <w:widowControl/>
              <w:jc w:val="both"/>
              <w:textAlignment w:val="auto"/>
              <w:rPr>
                <w:ins w:id="3710" w:author="易呈翔" w:date="2026-08-22T18:12:1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11" w:author="易呈翔" w:date="2026-08-22T18:12:10Z">
              <w:r>
                <w:rPr>
                  <w:rFonts w:hint="eastAsia" w:ascii="宋体" w:hAnsi="宋体" w:cs="宋体" w:eastAsiaTheme="minorEastAsia"/>
                  <w:strike w:val="0"/>
                  <w:dstrike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配送目标单位编号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745B1ED">
            <w:pPr>
              <w:widowControl/>
              <w:jc w:val="both"/>
              <w:textAlignment w:val="auto"/>
              <w:rPr>
                <w:ins w:id="3712" w:author="易呈翔" w:date="2026-08-22T18:12:1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13" w:author="易呈翔" w:date="2026-08-22T18:12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distOrgNo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1ECC302">
            <w:pPr>
              <w:widowControl/>
              <w:jc w:val="both"/>
              <w:textAlignment w:val="auto"/>
              <w:rPr>
                <w:ins w:id="3714" w:author="易呈翔" w:date="2026-08-22T18:12:1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15" w:author="易呈翔" w:date="2026-08-22T18:12:1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3716" w:author="易呈翔" w:date="2026-08-22T18:12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32</w:t>
              </w:r>
            </w:ins>
            <w:ins w:id="3717" w:author="易呈翔" w:date="2026-08-22T18:12:1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0F21E3D">
            <w:pPr>
              <w:widowControl/>
              <w:jc w:val="both"/>
              <w:textAlignment w:val="auto"/>
              <w:rPr>
                <w:ins w:id="3718" w:author="易呈翔" w:date="2026-08-22T18:12:1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19" w:author="易呈翔" w:date="2026-08-22T18:12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C8FAAC5">
            <w:pPr>
              <w:widowControl/>
              <w:jc w:val="both"/>
              <w:textAlignment w:val="auto"/>
              <w:rPr>
                <w:ins w:id="3720" w:author="易呈翔" w:date="2026-08-22T18:12:1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21" w:author="易呈翔" w:date="2026-08-22T18:12:10Z">
              <w:r>
                <w:rPr>
                  <w:rFonts w:hint="eastAsia" w:ascii="宋体" w:hAnsi="宋体" w:cs="宋体" w:eastAsiaTheme="minorEastAsia"/>
                  <w:strike w:val="0"/>
                  <w:dstrike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配送目标单位编号</w:t>
              </w:r>
            </w:ins>
          </w:p>
        </w:tc>
      </w:tr>
      <w:tr w14:paraId="3DEFC2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722" w:author="易呈翔" w:date="2026-08-22T18:12:1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06BF61E">
            <w:pPr>
              <w:widowControl/>
              <w:jc w:val="both"/>
              <w:textAlignment w:val="auto"/>
              <w:rPr>
                <w:ins w:id="3723" w:author="易呈翔" w:date="2026-08-22T18:12:1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24" w:author="易呈翔" w:date="2026-08-22T18:12:10Z">
              <w:r>
                <w:rPr>
                  <w:rFonts w:hint="eastAsia" w:ascii="宋体" w:hAnsi="宋体" w:cs="宋体" w:eastAsiaTheme="minorEastAsia"/>
                  <w:strike w:val="0"/>
                  <w:dstrike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配送目标单位名称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10BE6AD">
            <w:pPr>
              <w:widowControl/>
              <w:jc w:val="both"/>
              <w:textAlignment w:val="auto"/>
              <w:rPr>
                <w:ins w:id="3725" w:author="易呈翔" w:date="2026-08-22T18:12:1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26" w:author="易呈翔" w:date="2026-08-22T18:12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distOrgName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7FD0D9C">
            <w:pPr>
              <w:widowControl/>
              <w:jc w:val="both"/>
              <w:textAlignment w:val="auto"/>
              <w:rPr>
                <w:ins w:id="3727" w:author="易呈翔" w:date="2026-08-22T18:12:1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28" w:author="易呈翔" w:date="2026-08-22T18:12:1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3729" w:author="易呈翔" w:date="2026-08-22T18:12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128</w:t>
              </w:r>
            </w:ins>
            <w:ins w:id="3730" w:author="易呈翔" w:date="2026-08-22T18:12:1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E5BA429">
            <w:pPr>
              <w:widowControl/>
              <w:jc w:val="both"/>
              <w:textAlignment w:val="auto"/>
              <w:rPr>
                <w:ins w:id="3731" w:author="易呈翔" w:date="2026-08-22T18:12:1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32" w:author="易呈翔" w:date="2026-08-22T18:12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22573A7">
            <w:pPr>
              <w:widowControl/>
              <w:jc w:val="both"/>
              <w:textAlignment w:val="auto"/>
              <w:rPr>
                <w:ins w:id="3733" w:author="易呈翔" w:date="2026-08-22T18:12:1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34" w:author="易呈翔" w:date="2026-08-22T18:12:10Z">
              <w:r>
                <w:rPr>
                  <w:rFonts w:hint="eastAsia" w:ascii="宋体" w:hAnsi="宋体" w:cs="宋体" w:eastAsiaTheme="minorEastAsia"/>
                  <w:strike w:val="0"/>
                  <w:dstrike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配送目标单位名称</w:t>
              </w:r>
            </w:ins>
          </w:p>
        </w:tc>
      </w:tr>
      <w:tr w14:paraId="7408F4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735" w:author="易呈翔" w:date="2026-08-22T18:12:1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2F36AA9">
            <w:pPr>
              <w:widowControl/>
              <w:jc w:val="both"/>
              <w:textAlignment w:val="auto"/>
              <w:rPr>
                <w:ins w:id="3736" w:author="易呈翔" w:date="2026-08-22T18:12:1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37" w:author="易呈翔" w:date="2026-08-22T18:12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FD78871">
            <w:pPr>
              <w:widowControl/>
              <w:jc w:val="both"/>
              <w:textAlignment w:val="auto"/>
              <w:rPr>
                <w:ins w:id="3738" w:author="易呈翔" w:date="2026-08-22T18:12:1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39" w:author="易呈翔" w:date="2026-08-22T18:12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targetWhId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B804AC8">
            <w:pPr>
              <w:widowControl/>
              <w:jc w:val="both"/>
              <w:textAlignment w:val="auto"/>
              <w:rPr>
                <w:ins w:id="3740" w:author="易呈翔" w:date="2026-08-22T18:12:1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41" w:author="易呈翔" w:date="2026-08-22T18:12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3FDA795">
            <w:pPr>
              <w:widowControl/>
              <w:jc w:val="both"/>
              <w:textAlignment w:val="auto"/>
              <w:rPr>
                <w:ins w:id="3742" w:author="易呈翔" w:date="2026-08-22T18:12:1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43" w:author="易呈翔" w:date="2026-08-22T18:12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32A021B">
            <w:pPr>
              <w:widowControl/>
              <w:jc w:val="both"/>
              <w:textAlignment w:val="auto"/>
              <w:rPr>
                <w:ins w:id="3744" w:author="易呈翔" w:date="2026-08-22T18:12:1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45" w:author="易呈翔" w:date="2026-08-22T18:12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配送目标库房标识</w:t>
              </w:r>
            </w:ins>
          </w:p>
        </w:tc>
      </w:tr>
      <w:tr w14:paraId="0B02BE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746" w:author="易呈翔" w:date="2026-08-22T18:12:1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A6AB576">
            <w:pPr>
              <w:widowControl/>
              <w:jc w:val="both"/>
              <w:textAlignment w:val="auto"/>
              <w:rPr>
                <w:ins w:id="3747" w:author="易呈翔" w:date="2026-08-22T18:12:1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48" w:author="易呈翔" w:date="2026-08-22T18:12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配送目标库房名称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B311E18">
            <w:pPr>
              <w:widowControl/>
              <w:jc w:val="both"/>
              <w:textAlignment w:val="auto"/>
              <w:rPr>
                <w:ins w:id="3749" w:author="易呈翔" w:date="2026-08-22T18:12:1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50" w:author="易呈翔" w:date="2026-08-22T18:12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targetWhName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97F1761">
            <w:pPr>
              <w:widowControl/>
              <w:jc w:val="both"/>
              <w:textAlignment w:val="auto"/>
              <w:rPr>
                <w:ins w:id="3751" w:author="易呈翔" w:date="2026-08-22T18:12:1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52" w:author="易呈翔" w:date="2026-08-22T18:12:1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3753" w:author="易呈翔" w:date="2026-08-22T18:12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128</w:t>
              </w:r>
            </w:ins>
            <w:ins w:id="3754" w:author="易呈翔" w:date="2026-08-22T18:12:1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15B31AF">
            <w:pPr>
              <w:widowControl/>
              <w:jc w:val="both"/>
              <w:textAlignment w:val="auto"/>
              <w:rPr>
                <w:ins w:id="3755" w:author="易呈翔" w:date="2026-08-22T18:12:1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56" w:author="易呈翔" w:date="2026-08-22T18:12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B158946">
            <w:pPr>
              <w:widowControl/>
              <w:jc w:val="both"/>
              <w:textAlignment w:val="auto"/>
              <w:rPr>
                <w:ins w:id="3757" w:author="易呈翔" w:date="2026-08-22T18:12:1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58" w:author="易呈翔" w:date="2026-08-22T18:12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配送目标库房名称</w:t>
              </w:r>
            </w:ins>
          </w:p>
        </w:tc>
      </w:tr>
      <w:tr w14:paraId="1CB9BA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759" w:author="易呈翔" w:date="2026-08-22T18:12:24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65D9AE">
            <w:pPr>
              <w:jc w:val="both"/>
              <w:rPr>
                <w:ins w:id="3760" w:author="易呈翔" w:date="2026-08-22T18:12:24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61" w:author="易呈翔" w:date="2026-08-22T18:12:2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设备类别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5185E4">
            <w:pPr>
              <w:jc w:val="both"/>
              <w:rPr>
                <w:ins w:id="3762" w:author="易呈翔" w:date="2026-08-22T18:12:24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63" w:author="易呈翔" w:date="2026-08-22T18:12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equipCateg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F027338">
            <w:pPr>
              <w:jc w:val="both"/>
              <w:rPr>
                <w:ins w:id="3764" w:author="易呈翔" w:date="2026-08-22T18:12:24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65" w:author="易呈翔" w:date="2026-08-22T18:12:2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93D845">
            <w:pPr>
              <w:jc w:val="both"/>
              <w:rPr>
                <w:ins w:id="3766" w:author="易呈翔" w:date="2026-08-22T18:12:2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67" w:author="易呈翔" w:date="2026-08-22T18:12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B7A0B14">
            <w:pPr>
              <w:jc w:val="both"/>
              <w:rPr>
                <w:ins w:id="3768" w:author="易呈翔" w:date="2026-08-22T18:12:24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69" w:author="易呈翔" w:date="2026-08-22T18:12:2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设备类别</w:t>
              </w:r>
            </w:ins>
          </w:p>
        </w:tc>
      </w:tr>
      <w:tr w14:paraId="0FBAFB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770" w:author="易呈翔" w:date="2026-08-22T18:12:24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A08166">
            <w:pPr>
              <w:jc w:val="both"/>
              <w:rPr>
                <w:ins w:id="3771" w:author="易呈翔" w:date="2026-08-22T18:12:24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72" w:author="易呈翔" w:date="2026-08-22T18:12:2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3773" w:author="易呈翔" w:date="2026-08-22T18:12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分类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876DAE">
            <w:pPr>
              <w:jc w:val="both"/>
              <w:rPr>
                <w:ins w:id="3774" w:author="易呈翔" w:date="2026-08-22T18:12:24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75" w:author="易呈翔" w:date="2026-08-22T18:12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equipCls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68F6157">
            <w:pPr>
              <w:jc w:val="both"/>
              <w:rPr>
                <w:ins w:id="3776" w:author="易呈翔" w:date="2026-08-22T18:12:24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77" w:author="易呈翔" w:date="2026-08-22T18:12:2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72F9CDE">
            <w:pPr>
              <w:jc w:val="both"/>
              <w:rPr>
                <w:ins w:id="3778" w:author="易呈翔" w:date="2026-08-22T18:12:2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79" w:author="易呈翔" w:date="2026-08-22T18:12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8426355">
            <w:pPr>
              <w:jc w:val="both"/>
              <w:rPr>
                <w:ins w:id="3780" w:author="易呈翔" w:date="2026-08-22T18:12:24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81" w:author="易呈翔" w:date="2026-08-22T18:12:2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3782" w:author="易呈翔" w:date="2026-08-22T18:12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分类</w:t>
              </w:r>
            </w:ins>
          </w:p>
        </w:tc>
      </w:tr>
      <w:tr w14:paraId="175DDE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783" w:author="易呈翔" w:date="2026-08-22T18:12:24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F1892C">
            <w:pPr>
              <w:jc w:val="both"/>
              <w:rPr>
                <w:ins w:id="3784" w:author="易呈翔" w:date="2026-08-22T18:12:24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85" w:author="易呈翔" w:date="2026-08-22T18:12:2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BB95A0">
            <w:pPr>
              <w:jc w:val="both"/>
              <w:rPr>
                <w:ins w:id="3786" w:author="易呈翔" w:date="2026-08-22T18:12:24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87" w:author="易呈翔" w:date="2026-08-22T18:12:2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equipCode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4CF12B9">
            <w:pPr>
              <w:jc w:val="both"/>
              <w:rPr>
                <w:ins w:id="3788" w:author="易呈翔" w:date="2026-08-22T18:12:2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89" w:author="易呈翔" w:date="2026-08-22T18:12:2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CDB380E">
            <w:pPr>
              <w:jc w:val="both"/>
              <w:rPr>
                <w:ins w:id="3790" w:author="易呈翔" w:date="2026-08-22T18:12:24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91" w:author="易呈翔" w:date="2026-08-22T18:12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6D808F9">
            <w:pPr>
              <w:jc w:val="both"/>
              <w:rPr>
                <w:ins w:id="3792" w:author="易呈翔" w:date="2026-08-22T18:12:2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93" w:author="易呈翔" w:date="2026-08-22T18:12:2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</w:t>
              </w:r>
            </w:ins>
          </w:p>
        </w:tc>
      </w:tr>
      <w:tr w14:paraId="334E31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794" w:author="易呈翔" w:date="2026-08-22T18:12:24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1BAB74">
            <w:pPr>
              <w:jc w:val="both"/>
              <w:rPr>
                <w:ins w:id="3795" w:author="易呈翔" w:date="2026-08-22T18:12:24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96" w:author="易呈翔" w:date="2026-08-22T18:12:2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3797" w:author="易呈翔" w:date="2026-08-22T18:12:28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类型码</w:t>
              </w:r>
            </w:ins>
            <w:ins w:id="3798" w:author="易呈翔" w:date="2026-08-22T18:12:2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描述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020335">
            <w:pPr>
              <w:jc w:val="both"/>
              <w:rPr>
                <w:ins w:id="3799" w:author="易呈翔" w:date="2026-08-22T18:12:24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00" w:author="易呈翔" w:date="2026-08-22T18:12:2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equipDesc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C294825">
            <w:pPr>
              <w:jc w:val="both"/>
              <w:rPr>
                <w:ins w:id="3801" w:author="易呈翔" w:date="2026-08-22T18:12:2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02" w:author="易呈翔" w:date="2026-08-22T18:12:2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VARCHAR2(512)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3647FFB">
            <w:pPr>
              <w:jc w:val="both"/>
              <w:rPr>
                <w:ins w:id="3803" w:author="易呈翔" w:date="2026-08-22T18:12:24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04" w:author="易呈翔" w:date="2026-08-22T18:12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B3B5003">
            <w:pPr>
              <w:jc w:val="both"/>
              <w:rPr>
                <w:ins w:id="3805" w:author="易呈翔" w:date="2026-08-22T18:12:2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06" w:author="易呈翔" w:date="2026-08-22T18:12:2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3807" w:author="易呈翔" w:date="2026-08-22T18:12:3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类型码</w:t>
              </w:r>
            </w:ins>
            <w:ins w:id="3808" w:author="易呈翔" w:date="2026-08-22T18:12:2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描述</w:t>
              </w:r>
            </w:ins>
          </w:p>
        </w:tc>
      </w:tr>
      <w:tr w14:paraId="4F06A1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809" w:author="易呈翔" w:date="2026-08-22T18:14:0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6F23F66">
            <w:pPr>
              <w:widowControl/>
              <w:jc w:val="both"/>
              <w:textAlignment w:val="auto"/>
              <w:rPr>
                <w:ins w:id="3810" w:author="易呈翔" w:date="2026-08-22T18:14:0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11" w:author="易呈翔" w:date="2026-08-22T18:14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计划数量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96A1DC1">
            <w:pPr>
              <w:widowControl/>
              <w:jc w:val="both"/>
              <w:textAlignment w:val="auto"/>
              <w:rPr>
                <w:ins w:id="3812" w:author="易呈翔" w:date="2026-08-22T18:14:07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13" w:author="易呈翔" w:date="2026-08-22T18:14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planQty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76B4855">
            <w:pPr>
              <w:widowControl/>
              <w:jc w:val="both"/>
              <w:textAlignment w:val="auto"/>
              <w:rPr>
                <w:ins w:id="3814" w:author="易呈翔" w:date="2026-08-22T18:14:0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15" w:author="易呈翔" w:date="2026-08-22T18:14:0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A22D361">
            <w:pPr>
              <w:widowControl/>
              <w:jc w:val="both"/>
              <w:textAlignment w:val="auto"/>
              <w:rPr>
                <w:ins w:id="3816" w:author="易呈翔" w:date="2026-08-22T18:14:0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17" w:author="易呈翔" w:date="2026-08-22T18:14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3047627">
            <w:pPr>
              <w:widowControl/>
              <w:jc w:val="both"/>
              <w:textAlignment w:val="auto"/>
              <w:rPr>
                <w:ins w:id="3818" w:author="易呈翔" w:date="2026-08-22T18:14:0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19" w:author="易呈翔" w:date="2026-08-22T18:14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计划数量</w:t>
              </w:r>
            </w:ins>
          </w:p>
        </w:tc>
      </w:tr>
      <w:tr w14:paraId="67481D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820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1DD44A9">
            <w:pPr>
              <w:widowControl/>
              <w:jc w:val="both"/>
              <w:textAlignment w:val="center"/>
              <w:rPr>
                <w:ins w:id="3821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22" w:author="易呈翔" w:date="2026-08-22T18:14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已分配数量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6A79BC3">
            <w:pPr>
              <w:widowControl/>
              <w:jc w:val="both"/>
              <w:textAlignment w:val="center"/>
              <w:rPr>
                <w:ins w:id="3823" w:author="易呈翔" w:date="2026-08-21T16:17:30Z"/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24" w:author="易呈翔" w:date="2026-08-22T18:15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</w:t>
              </w:r>
            </w:ins>
            <w:ins w:id="3825" w:author="易呈翔" w:date="2026-08-22T18:15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llocation</w:t>
              </w:r>
            </w:ins>
            <w:ins w:id="3826" w:author="易呈翔" w:date="2026-08-22T18:15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Q</w:t>
              </w:r>
            </w:ins>
            <w:ins w:id="3827" w:author="易呈翔" w:date="2026-08-22T18:15:1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968B5BE">
            <w:pPr>
              <w:widowControl/>
              <w:jc w:val="both"/>
              <w:textAlignment w:val="center"/>
              <w:rPr>
                <w:ins w:id="3828" w:author="易呈翔" w:date="2026-08-21T16:17:30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ins w:id="3829" w:author="易呈翔" w:date="2026-08-22T18:14:58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EBB2D46">
            <w:pPr>
              <w:widowControl/>
              <w:jc w:val="both"/>
              <w:textAlignment w:val="center"/>
              <w:rPr>
                <w:ins w:id="3830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31" w:author="易呈翔" w:date="2026-08-22T18:14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0EB422A">
            <w:pPr>
              <w:widowControl/>
              <w:jc w:val="both"/>
              <w:textAlignment w:val="center"/>
              <w:rPr>
                <w:ins w:id="3832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33" w:author="易呈翔" w:date="2026-08-22T18:14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已分配数量</w:t>
              </w:r>
            </w:ins>
          </w:p>
        </w:tc>
      </w:tr>
      <w:tr w14:paraId="485ABC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834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D74FC5">
            <w:pPr>
              <w:widowControl/>
              <w:jc w:val="both"/>
              <w:textAlignment w:val="center"/>
              <w:rPr>
                <w:ins w:id="3835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36" w:author="易呈翔" w:date="2026-08-22T18:14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缺口数量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690466">
            <w:pPr>
              <w:widowControl/>
              <w:jc w:val="both"/>
              <w:textAlignment w:val="center"/>
              <w:rPr>
                <w:ins w:id="3837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38" w:author="易呈翔" w:date="2026-08-22T18:14:3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g</w:t>
              </w:r>
            </w:ins>
            <w:ins w:id="3839" w:author="易呈翔" w:date="2026-08-22T18:14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ap</w:t>
              </w:r>
            </w:ins>
            <w:ins w:id="3840" w:author="易呈翔" w:date="2026-08-22T18:14:4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Q</w:t>
              </w:r>
            </w:ins>
            <w:ins w:id="3841" w:author="易呈翔" w:date="2026-08-22T18:14:4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</w:t>
              </w:r>
            </w:ins>
            <w:ins w:id="3842" w:author="易呈翔" w:date="2026-08-22T18:14:4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F22A703">
            <w:pPr>
              <w:widowControl/>
              <w:jc w:val="both"/>
              <w:textAlignment w:val="center"/>
              <w:rPr>
                <w:ins w:id="3843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44" w:author="易呈翔" w:date="2026-08-22T18:14:46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BCBCC3C">
            <w:pPr>
              <w:widowControl/>
              <w:jc w:val="both"/>
              <w:textAlignment w:val="center"/>
              <w:rPr>
                <w:ins w:id="3845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46" w:author="易呈翔" w:date="2026-08-22T18:14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F89BB35">
            <w:pPr>
              <w:widowControl/>
              <w:jc w:val="both"/>
              <w:textAlignment w:val="center"/>
              <w:rPr>
                <w:ins w:id="3847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48" w:author="易呈翔" w:date="2026-08-22T18:14:5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缺口数量</w:t>
              </w:r>
            </w:ins>
          </w:p>
        </w:tc>
      </w:tr>
      <w:tr w14:paraId="089BFC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849" w:author="易呈翔" w:date="2026-08-22T18:14:3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7F7F51C">
            <w:pPr>
              <w:widowControl/>
              <w:jc w:val="both"/>
              <w:textAlignment w:val="center"/>
              <w:rPr>
                <w:ins w:id="3850" w:author="易呈翔" w:date="2026-08-22T18:14:3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51" w:author="易呈翔" w:date="2026-08-22T18:14:3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所属月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C127CC7">
            <w:pPr>
              <w:widowControl/>
              <w:jc w:val="both"/>
              <w:textAlignment w:val="center"/>
              <w:rPr>
                <w:ins w:id="3852" w:author="易呈翔" w:date="2026-08-22T18:14:3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53" w:author="易呈翔" w:date="2026-08-22T18:14:3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planYm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1579435">
            <w:pPr>
              <w:widowControl/>
              <w:jc w:val="both"/>
              <w:textAlignment w:val="center"/>
              <w:rPr>
                <w:ins w:id="3854" w:author="易呈翔" w:date="2026-08-22T18:14:3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55" w:author="易呈翔" w:date="2026-08-22T18:14:3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AD576A9">
            <w:pPr>
              <w:widowControl/>
              <w:jc w:val="both"/>
              <w:textAlignment w:val="center"/>
              <w:rPr>
                <w:ins w:id="3856" w:author="易呈翔" w:date="2026-08-22T18:14:3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57" w:author="易呈翔" w:date="2026-08-22T18:14:3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21757D6">
            <w:pPr>
              <w:widowControl/>
              <w:jc w:val="both"/>
              <w:textAlignment w:val="center"/>
              <w:rPr>
                <w:ins w:id="3858" w:author="易呈翔" w:date="2026-08-22T18:14:3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59" w:author="易呈翔" w:date="2026-08-22T18:14:3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所属月,格式：yyyy-MM</w:t>
              </w:r>
            </w:ins>
          </w:p>
        </w:tc>
      </w:tr>
      <w:tr w14:paraId="10178B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3860" w:author="易呈翔" w:date="2026-08-21T16:17:30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FF54E47">
            <w:pPr>
              <w:widowControl/>
              <w:jc w:val="left"/>
              <w:textAlignment w:val="center"/>
              <w:rPr>
                <w:ins w:id="3861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3862" w:author="易呈翔" w:date="2026-08-22T17:40:5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净需求集合</w:t>
              </w:r>
            </w:ins>
            <w:ins w:id="3863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（</w:t>
              </w:r>
            </w:ins>
            <w:ins w:id="3864" w:author="易呈翔" w:date="2026-08-22T17:41:0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dist</w:t>
              </w:r>
            </w:ins>
            <w:ins w:id="3865" w:author="易呈翔" w:date="2026-08-22T17:41:0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Allocation</w:t>
              </w:r>
            </w:ins>
            <w:ins w:id="3866" w:author="易呈翔" w:date="2026-08-22T17:41:0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</w:t>
              </w:r>
            </w:ins>
            <w:ins w:id="3867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）</w:t>
              </w:r>
            </w:ins>
          </w:p>
        </w:tc>
      </w:tr>
      <w:tr w14:paraId="52F34F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868" w:author="易呈翔" w:date="2026-08-22T18:16:4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64DCDDE">
            <w:pPr>
              <w:widowControl/>
              <w:jc w:val="both"/>
              <w:textAlignment w:val="center"/>
              <w:rPr>
                <w:ins w:id="3869" w:author="易呈翔" w:date="2026-08-22T18:16:4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70" w:author="易呈翔" w:date="2026-08-22T18:16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所属月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95CD9A1">
            <w:pPr>
              <w:widowControl/>
              <w:jc w:val="both"/>
              <w:textAlignment w:val="center"/>
              <w:rPr>
                <w:ins w:id="3871" w:author="易呈翔" w:date="2026-08-22T18:16:4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72" w:author="易呈翔" w:date="2026-08-22T18:16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planYm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C024CE1">
            <w:pPr>
              <w:widowControl/>
              <w:jc w:val="both"/>
              <w:textAlignment w:val="center"/>
              <w:rPr>
                <w:ins w:id="3873" w:author="易呈翔" w:date="2026-08-22T18:16:4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74" w:author="易呈翔" w:date="2026-08-22T18:16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E3DC3B2">
            <w:pPr>
              <w:widowControl/>
              <w:jc w:val="both"/>
              <w:textAlignment w:val="center"/>
              <w:rPr>
                <w:ins w:id="3875" w:author="易呈翔" w:date="2026-08-22T18:16:4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76" w:author="易呈翔" w:date="2026-08-22T18:16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EB6190E">
            <w:pPr>
              <w:widowControl/>
              <w:jc w:val="both"/>
              <w:textAlignment w:val="center"/>
              <w:rPr>
                <w:ins w:id="3877" w:author="易呈翔" w:date="2026-08-22T18:16:4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78" w:author="易呈翔" w:date="2026-08-22T18:16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所属月,格式：yyyy-MM</w:t>
              </w:r>
            </w:ins>
          </w:p>
        </w:tc>
      </w:tr>
      <w:tr w14:paraId="37246E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879" w:author="易呈翔" w:date="2026-08-22T18:17:19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8650FC2">
            <w:pPr>
              <w:jc w:val="both"/>
              <w:rPr>
                <w:ins w:id="3880" w:author="易呈翔" w:date="2026-08-22T18:17:1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81" w:author="易呈翔" w:date="2026-08-22T18:17:1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需求计划明细标识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1DD52EF">
            <w:pPr>
              <w:jc w:val="both"/>
              <w:rPr>
                <w:ins w:id="3882" w:author="易呈翔" w:date="2026-08-22T18:17:1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83" w:author="易呈翔" w:date="2026-08-22T18:17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dmdPlanDetId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9FC6CC6">
            <w:pPr>
              <w:jc w:val="both"/>
              <w:rPr>
                <w:ins w:id="3884" w:author="易呈翔" w:date="2026-08-22T18:17:1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85" w:author="易呈翔" w:date="2026-08-22T18:17:1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7BD88B1">
            <w:pPr>
              <w:jc w:val="both"/>
              <w:rPr>
                <w:ins w:id="3886" w:author="易呈翔" w:date="2026-08-22T18:17:1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87" w:author="易呈翔" w:date="2026-08-22T18:17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5DC96BB">
            <w:pPr>
              <w:jc w:val="both"/>
              <w:rPr>
                <w:ins w:id="3888" w:author="易呈翔" w:date="2026-08-22T18:17:1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89" w:author="易呈翔" w:date="2026-08-22T18:17:1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需求计划明细标识</w:t>
              </w:r>
            </w:ins>
          </w:p>
        </w:tc>
      </w:tr>
      <w:tr w14:paraId="3F4A6E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890" w:author="易呈翔" w:date="2026-08-22T18:17:19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8CC43EB">
            <w:pPr>
              <w:jc w:val="both"/>
              <w:rPr>
                <w:ins w:id="3891" w:author="易呈翔" w:date="2026-08-22T18:17:1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92" w:author="易呈翔" w:date="2026-08-22T18:17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需求计划编号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527D46F">
            <w:pPr>
              <w:jc w:val="both"/>
              <w:rPr>
                <w:ins w:id="3893" w:author="易呈翔" w:date="2026-08-22T18:17:1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94" w:author="易呈翔" w:date="2026-08-22T18:17:1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dmdPlanNo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A1E4CE2">
            <w:pPr>
              <w:jc w:val="both"/>
              <w:rPr>
                <w:ins w:id="3895" w:author="易呈翔" w:date="2026-08-22T18:17:1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96" w:author="易呈翔" w:date="2026-08-22T18:17:1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3897" w:author="易呈翔" w:date="2026-08-22T18:17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16</w:t>
              </w:r>
            </w:ins>
            <w:ins w:id="3898" w:author="易呈翔" w:date="2026-08-22T18:17:1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5F01AC4">
            <w:pPr>
              <w:jc w:val="both"/>
              <w:rPr>
                <w:ins w:id="3899" w:author="易呈翔" w:date="2026-08-22T18:17:1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00" w:author="易呈翔" w:date="2026-08-22T18:17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2601BDB">
            <w:pPr>
              <w:jc w:val="both"/>
              <w:rPr>
                <w:ins w:id="3901" w:author="易呈翔" w:date="2026-08-22T18:17:1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02" w:author="易呈翔" w:date="2026-08-22T18:17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需求计划编号</w:t>
              </w:r>
            </w:ins>
          </w:p>
        </w:tc>
      </w:tr>
      <w:tr w14:paraId="2C2C5C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903" w:author="易呈翔" w:date="2026-08-22T18:16:5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1A2AB73">
            <w:pPr>
              <w:widowControl/>
              <w:jc w:val="both"/>
              <w:textAlignment w:val="auto"/>
              <w:rPr>
                <w:ins w:id="3904" w:author="易呈翔" w:date="2026-08-22T18:16:5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05" w:author="易呈翔" w:date="2026-08-22T18:16:57Z">
              <w:r>
                <w:rPr>
                  <w:rFonts w:hint="eastAsia" w:ascii="宋体" w:hAnsi="宋体" w:cs="宋体" w:eastAsiaTheme="minorEastAsia"/>
                  <w:strike w:val="0"/>
                  <w:dstrike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配送目标单位编号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3C29584">
            <w:pPr>
              <w:widowControl/>
              <w:jc w:val="both"/>
              <w:textAlignment w:val="auto"/>
              <w:rPr>
                <w:ins w:id="3906" w:author="易呈翔" w:date="2026-08-22T18:16:5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07" w:author="易呈翔" w:date="2026-08-22T18:16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distOrgNo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BA5AC86">
            <w:pPr>
              <w:widowControl/>
              <w:jc w:val="both"/>
              <w:textAlignment w:val="auto"/>
              <w:rPr>
                <w:ins w:id="3908" w:author="易呈翔" w:date="2026-08-22T18:16:5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09" w:author="易呈翔" w:date="2026-08-22T18:16:5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3910" w:author="易呈翔" w:date="2026-08-22T18:16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32</w:t>
              </w:r>
            </w:ins>
            <w:ins w:id="3911" w:author="易呈翔" w:date="2026-08-22T18:16:5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B57620B">
            <w:pPr>
              <w:widowControl/>
              <w:jc w:val="both"/>
              <w:textAlignment w:val="auto"/>
              <w:rPr>
                <w:ins w:id="3912" w:author="易呈翔" w:date="2026-08-22T18:16:5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13" w:author="易呈翔" w:date="2026-08-22T18:16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9E397C2">
            <w:pPr>
              <w:widowControl/>
              <w:jc w:val="both"/>
              <w:textAlignment w:val="auto"/>
              <w:rPr>
                <w:ins w:id="3914" w:author="易呈翔" w:date="2026-08-22T18:16:5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15" w:author="易呈翔" w:date="2026-08-22T18:16:57Z">
              <w:r>
                <w:rPr>
                  <w:rFonts w:hint="eastAsia" w:ascii="宋体" w:hAnsi="宋体" w:cs="宋体" w:eastAsiaTheme="minorEastAsia"/>
                  <w:strike w:val="0"/>
                  <w:dstrike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配送目标单位编号</w:t>
              </w:r>
            </w:ins>
          </w:p>
        </w:tc>
      </w:tr>
      <w:tr w14:paraId="0F96FB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916" w:author="易呈翔" w:date="2026-08-22T18:16:5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33D9DEB">
            <w:pPr>
              <w:widowControl/>
              <w:jc w:val="both"/>
              <w:textAlignment w:val="auto"/>
              <w:rPr>
                <w:ins w:id="3917" w:author="易呈翔" w:date="2026-08-22T18:16:5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18" w:author="易呈翔" w:date="2026-08-22T18:16:57Z">
              <w:r>
                <w:rPr>
                  <w:rFonts w:hint="eastAsia" w:ascii="宋体" w:hAnsi="宋体" w:cs="宋体" w:eastAsiaTheme="minorEastAsia"/>
                  <w:strike w:val="0"/>
                  <w:dstrike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配送目标单位名称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3810CF6">
            <w:pPr>
              <w:widowControl/>
              <w:jc w:val="both"/>
              <w:textAlignment w:val="auto"/>
              <w:rPr>
                <w:ins w:id="3919" w:author="易呈翔" w:date="2026-08-22T18:16:5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20" w:author="易呈翔" w:date="2026-08-22T18:16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distOrgName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8FCFC28">
            <w:pPr>
              <w:widowControl/>
              <w:jc w:val="both"/>
              <w:textAlignment w:val="auto"/>
              <w:rPr>
                <w:ins w:id="3921" w:author="易呈翔" w:date="2026-08-22T18:16:5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22" w:author="易呈翔" w:date="2026-08-22T18:16:5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3923" w:author="易呈翔" w:date="2026-08-22T18:16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128</w:t>
              </w:r>
            </w:ins>
            <w:ins w:id="3924" w:author="易呈翔" w:date="2026-08-22T18:16:5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65041ED">
            <w:pPr>
              <w:widowControl/>
              <w:jc w:val="both"/>
              <w:textAlignment w:val="auto"/>
              <w:rPr>
                <w:ins w:id="3925" w:author="易呈翔" w:date="2026-08-22T18:16:5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26" w:author="易呈翔" w:date="2026-08-22T18:16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71D41F1">
            <w:pPr>
              <w:widowControl/>
              <w:jc w:val="both"/>
              <w:textAlignment w:val="auto"/>
              <w:rPr>
                <w:ins w:id="3927" w:author="易呈翔" w:date="2026-08-22T18:16:5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28" w:author="易呈翔" w:date="2026-08-22T18:16:57Z">
              <w:r>
                <w:rPr>
                  <w:rFonts w:hint="eastAsia" w:ascii="宋体" w:hAnsi="宋体" w:cs="宋体" w:eastAsiaTheme="minorEastAsia"/>
                  <w:strike w:val="0"/>
                  <w:dstrike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配送目标单位名称</w:t>
              </w:r>
            </w:ins>
          </w:p>
        </w:tc>
      </w:tr>
      <w:tr w14:paraId="596C00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929" w:author="易呈翔" w:date="2026-08-22T18:16:5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CAB4FF5">
            <w:pPr>
              <w:widowControl/>
              <w:jc w:val="both"/>
              <w:textAlignment w:val="auto"/>
              <w:rPr>
                <w:ins w:id="3930" w:author="易呈翔" w:date="2026-08-22T18:16:5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31" w:author="易呈翔" w:date="2026-08-22T18:16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AA0A772">
            <w:pPr>
              <w:widowControl/>
              <w:jc w:val="both"/>
              <w:textAlignment w:val="auto"/>
              <w:rPr>
                <w:ins w:id="3932" w:author="易呈翔" w:date="2026-08-22T18:16:5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33" w:author="易呈翔" w:date="2026-08-22T18:16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targetWhId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FF4E58B">
            <w:pPr>
              <w:widowControl/>
              <w:jc w:val="both"/>
              <w:textAlignment w:val="auto"/>
              <w:rPr>
                <w:ins w:id="3934" w:author="易呈翔" w:date="2026-08-22T18:16:5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35" w:author="易呈翔" w:date="2026-08-22T18:16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0BF99DE">
            <w:pPr>
              <w:widowControl/>
              <w:jc w:val="both"/>
              <w:textAlignment w:val="auto"/>
              <w:rPr>
                <w:ins w:id="3936" w:author="易呈翔" w:date="2026-08-22T18:16:5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37" w:author="易呈翔" w:date="2026-08-22T18:16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9E8BF9D">
            <w:pPr>
              <w:widowControl/>
              <w:jc w:val="both"/>
              <w:textAlignment w:val="auto"/>
              <w:rPr>
                <w:ins w:id="3938" w:author="易呈翔" w:date="2026-08-22T18:16:5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39" w:author="易呈翔" w:date="2026-08-22T18:16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配送目标库房标识</w:t>
              </w:r>
            </w:ins>
          </w:p>
        </w:tc>
      </w:tr>
      <w:tr w14:paraId="27B836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940" w:author="易呈翔" w:date="2026-08-22T18:16:5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18C94B7">
            <w:pPr>
              <w:widowControl/>
              <w:jc w:val="both"/>
              <w:textAlignment w:val="auto"/>
              <w:rPr>
                <w:ins w:id="3941" w:author="易呈翔" w:date="2026-08-22T18:16:5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42" w:author="易呈翔" w:date="2026-08-22T18:16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配送目标库房名称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FB62EC2">
            <w:pPr>
              <w:widowControl/>
              <w:jc w:val="both"/>
              <w:textAlignment w:val="auto"/>
              <w:rPr>
                <w:ins w:id="3943" w:author="易呈翔" w:date="2026-08-22T18:16:5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44" w:author="易呈翔" w:date="2026-08-22T18:16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targetWhName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AE77E89">
            <w:pPr>
              <w:widowControl/>
              <w:jc w:val="both"/>
              <w:textAlignment w:val="auto"/>
              <w:rPr>
                <w:ins w:id="3945" w:author="易呈翔" w:date="2026-08-22T18:16:5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46" w:author="易呈翔" w:date="2026-08-22T18:16:5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3947" w:author="易呈翔" w:date="2026-08-22T18:16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128</w:t>
              </w:r>
            </w:ins>
            <w:ins w:id="3948" w:author="易呈翔" w:date="2026-08-22T18:16:5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9D7C516">
            <w:pPr>
              <w:widowControl/>
              <w:jc w:val="both"/>
              <w:textAlignment w:val="auto"/>
              <w:rPr>
                <w:ins w:id="3949" w:author="易呈翔" w:date="2026-08-22T18:16:5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50" w:author="易呈翔" w:date="2026-08-22T18:16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18ECA2D">
            <w:pPr>
              <w:widowControl/>
              <w:jc w:val="both"/>
              <w:textAlignment w:val="auto"/>
              <w:rPr>
                <w:ins w:id="3951" w:author="易呈翔" w:date="2026-08-22T18:16:5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52" w:author="易呈翔" w:date="2026-08-22T18:16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配送目标库房名称</w:t>
              </w:r>
            </w:ins>
          </w:p>
        </w:tc>
      </w:tr>
      <w:tr w14:paraId="099F7C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953" w:author="易呈翔" w:date="2026-08-22T18:17:29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4E9A9C">
            <w:pPr>
              <w:jc w:val="both"/>
              <w:rPr>
                <w:ins w:id="3954" w:author="易呈翔" w:date="2026-08-22T18:17:2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55" w:author="易呈翔" w:date="2026-08-22T18:17:2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设备类别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7D1D02">
            <w:pPr>
              <w:jc w:val="both"/>
              <w:rPr>
                <w:ins w:id="3956" w:author="易呈翔" w:date="2026-08-22T18:17:2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57" w:author="易呈翔" w:date="2026-08-22T18:17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equipCateg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EA0F1FB">
            <w:pPr>
              <w:jc w:val="both"/>
              <w:rPr>
                <w:ins w:id="3958" w:author="易呈翔" w:date="2026-08-22T18:17:2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59" w:author="易呈翔" w:date="2026-08-22T18:17:2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F867CDD">
            <w:pPr>
              <w:jc w:val="both"/>
              <w:rPr>
                <w:ins w:id="3960" w:author="易呈翔" w:date="2026-08-22T18:17:2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61" w:author="易呈翔" w:date="2026-08-22T18:17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A77C7AC">
            <w:pPr>
              <w:jc w:val="both"/>
              <w:rPr>
                <w:ins w:id="3962" w:author="易呈翔" w:date="2026-08-22T18:17:2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63" w:author="易呈翔" w:date="2026-08-22T18:17:2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设备类别</w:t>
              </w:r>
            </w:ins>
          </w:p>
        </w:tc>
      </w:tr>
      <w:tr w14:paraId="3FBAC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964" w:author="易呈翔" w:date="2026-08-22T18:17:29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6C0944">
            <w:pPr>
              <w:jc w:val="both"/>
              <w:rPr>
                <w:ins w:id="3965" w:author="易呈翔" w:date="2026-08-22T18:17:2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66" w:author="易呈翔" w:date="2026-08-22T18:17:2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3967" w:author="易呈翔" w:date="2026-08-22T18:17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分类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1932B2">
            <w:pPr>
              <w:jc w:val="both"/>
              <w:rPr>
                <w:ins w:id="3968" w:author="易呈翔" w:date="2026-08-22T18:17:2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69" w:author="易呈翔" w:date="2026-08-22T18:17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equipCls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648DA1C">
            <w:pPr>
              <w:jc w:val="both"/>
              <w:rPr>
                <w:ins w:id="3970" w:author="易呈翔" w:date="2026-08-22T18:17:2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71" w:author="易呈翔" w:date="2026-08-22T18:17:2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5244BC3">
            <w:pPr>
              <w:jc w:val="both"/>
              <w:rPr>
                <w:ins w:id="3972" w:author="易呈翔" w:date="2026-08-22T18:17:2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73" w:author="易呈翔" w:date="2026-08-22T18:17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2A44A60">
            <w:pPr>
              <w:jc w:val="both"/>
              <w:rPr>
                <w:ins w:id="3974" w:author="易呈翔" w:date="2026-08-22T18:17:2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75" w:author="易呈翔" w:date="2026-08-22T18:17:2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3976" w:author="易呈翔" w:date="2026-08-22T18:17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分类</w:t>
              </w:r>
            </w:ins>
          </w:p>
        </w:tc>
      </w:tr>
      <w:tr w14:paraId="755206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977" w:author="易呈翔" w:date="2026-08-22T18:17:29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E1A82A">
            <w:pPr>
              <w:jc w:val="both"/>
              <w:rPr>
                <w:ins w:id="3978" w:author="易呈翔" w:date="2026-08-22T18:17:2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79" w:author="易呈翔" w:date="2026-08-22T18:17:2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E82D53">
            <w:pPr>
              <w:jc w:val="both"/>
              <w:rPr>
                <w:ins w:id="3980" w:author="易呈翔" w:date="2026-08-22T18:17:2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81" w:author="易呈翔" w:date="2026-08-22T18:17:2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equipCode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A7D9A82">
            <w:pPr>
              <w:jc w:val="both"/>
              <w:rPr>
                <w:ins w:id="3982" w:author="易呈翔" w:date="2026-08-22T18:17:2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83" w:author="易呈翔" w:date="2026-08-22T18:17:2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6B60B11">
            <w:pPr>
              <w:jc w:val="both"/>
              <w:rPr>
                <w:ins w:id="3984" w:author="易呈翔" w:date="2026-08-22T18:17:2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85" w:author="易呈翔" w:date="2026-08-22T18:17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C64A43E">
            <w:pPr>
              <w:jc w:val="both"/>
              <w:rPr>
                <w:ins w:id="3986" w:author="易呈翔" w:date="2026-08-22T18:17:2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87" w:author="易呈翔" w:date="2026-08-22T18:17:2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</w:t>
              </w:r>
            </w:ins>
          </w:p>
        </w:tc>
      </w:tr>
      <w:tr w14:paraId="593821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988" w:author="易呈翔" w:date="2026-08-22T18:17:29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7D6983">
            <w:pPr>
              <w:jc w:val="both"/>
              <w:rPr>
                <w:ins w:id="3989" w:author="易呈翔" w:date="2026-08-22T18:17:2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90" w:author="易呈翔" w:date="2026-08-22T18:17:2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设备类型码描述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8B0FF">
            <w:pPr>
              <w:jc w:val="both"/>
              <w:rPr>
                <w:ins w:id="3991" w:author="易呈翔" w:date="2026-08-22T18:17:2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92" w:author="易呈翔" w:date="2026-08-22T18:17:2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equipDesc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D8ED149">
            <w:pPr>
              <w:jc w:val="both"/>
              <w:rPr>
                <w:ins w:id="3993" w:author="易呈翔" w:date="2026-08-22T18:17:2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94" w:author="易呈翔" w:date="2026-08-22T18:17:2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VARCHAR2(512)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D7915EE">
            <w:pPr>
              <w:jc w:val="both"/>
              <w:rPr>
                <w:ins w:id="3995" w:author="易呈翔" w:date="2026-08-22T18:17:2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96" w:author="易呈翔" w:date="2026-08-22T18:17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8E72843">
            <w:pPr>
              <w:jc w:val="both"/>
              <w:rPr>
                <w:ins w:id="3997" w:author="易呈翔" w:date="2026-08-22T18:17:2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98" w:author="易呈翔" w:date="2026-08-22T18:17:2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设备类型码描述</w:t>
              </w:r>
            </w:ins>
          </w:p>
        </w:tc>
      </w:tr>
      <w:tr w14:paraId="166C45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999" w:author="易呈翔" w:date="2026-08-22T18:17:4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6668D49">
            <w:pPr>
              <w:widowControl/>
              <w:jc w:val="both"/>
              <w:textAlignment w:val="auto"/>
              <w:rPr>
                <w:ins w:id="4000" w:author="易呈翔" w:date="2026-08-22T18:17:4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01" w:author="易呈翔" w:date="2026-08-22T18:17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计划数量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9D2524D">
            <w:pPr>
              <w:widowControl/>
              <w:jc w:val="both"/>
              <w:textAlignment w:val="auto"/>
              <w:rPr>
                <w:ins w:id="4002" w:author="易呈翔" w:date="2026-08-22T18:17:47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03" w:author="易呈翔" w:date="2026-08-22T18:17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planQty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E2026DF">
            <w:pPr>
              <w:widowControl/>
              <w:jc w:val="both"/>
              <w:textAlignment w:val="auto"/>
              <w:rPr>
                <w:ins w:id="4004" w:author="易呈翔" w:date="2026-08-22T18:17:4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05" w:author="易呈翔" w:date="2026-08-22T18:17:4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FADE7D8">
            <w:pPr>
              <w:widowControl/>
              <w:jc w:val="both"/>
              <w:textAlignment w:val="auto"/>
              <w:rPr>
                <w:ins w:id="4006" w:author="易呈翔" w:date="2026-08-22T18:17:4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07" w:author="易呈翔" w:date="2026-08-22T18:17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DC2A159">
            <w:pPr>
              <w:widowControl/>
              <w:jc w:val="both"/>
              <w:textAlignment w:val="auto"/>
              <w:rPr>
                <w:ins w:id="4008" w:author="易呈翔" w:date="2026-08-22T18:17:4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09" w:author="易呈翔" w:date="2026-08-22T18:17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计划数量</w:t>
              </w:r>
            </w:ins>
          </w:p>
        </w:tc>
      </w:tr>
      <w:tr w14:paraId="227E18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010" w:author="易呈翔" w:date="2026-08-22T18:17:4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5272B55">
            <w:pPr>
              <w:widowControl/>
              <w:jc w:val="both"/>
              <w:textAlignment w:val="center"/>
              <w:rPr>
                <w:ins w:id="4011" w:author="易呈翔" w:date="2026-08-22T18:17:4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12" w:author="易呈翔" w:date="2026-08-22T18:17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已分配数量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FA52D88">
            <w:pPr>
              <w:widowControl/>
              <w:jc w:val="both"/>
              <w:textAlignment w:val="center"/>
              <w:rPr>
                <w:ins w:id="4013" w:author="易呈翔" w:date="2026-08-22T18:17:47Z"/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14" w:author="易呈翔" w:date="2026-08-22T18:17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</w:t>
              </w:r>
            </w:ins>
            <w:ins w:id="4015" w:author="易呈翔" w:date="2026-08-22T18:17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llocation</w:t>
              </w:r>
            </w:ins>
            <w:ins w:id="4016" w:author="易呈翔" w:date="2026-08-22T18:17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DE1620A">
            <w:pPr>
              <w:widowControl/>
              <w:jc w:val="both"/>
              <w:textAlignment w:val="center"/>
              <w:rPr>
                <w:ins w:id="4017" w:author="易呈翔" w:date="2026-08-22T18:17:47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ins w:id="4018" w:author="易呈翔" w:date="2026-08-22T18:17:4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581FE14">
            <w:pPr>
              <w:widowControl/>
              <w:jc w:val="both"/>
              <w:textAlignment w:val="center"/>
              <w:rPr>
                <w:ins w:id="4019" w:author="易呈翔" w:date="2026-08-22T18:17:4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20" w:author="易呈翔" w:date="2026-08-22T18:17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3052F37">
            <w:pPr>
              <w:widowControl/>
              <w:jc w:val="both"/>
              <w:textAlignment w:val="center"/>
              <w:rPr>
                <w:ins w:id="4021" w:author="易呈翔" w:date="2026-08-22T18:17:4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22" w:author="易呈翔" w:date="2026-08-22T18:17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已分配数量</w:t>
              </w:r>
            </w:ins>
          </w:p>
        </w:tc>
      </w:tr>
      <w:tr w14:paraId="606AA3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023" w:author="易呈翔" w:date="2026-08-22T18:17:4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5CE662">
            <w:pPr>
              <w:widowControl/>
              <w:jc w:val="both"/>
              <w:textAlignment w:val="center"/>
              <w:rPr>
                <w:ins w:id="4024" w:author="易呈翔" w:date="2026-08-22T18:17:4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25" w:author="易呈翔" w:date="2026-08-22T18:17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缺口数量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DA5584">
            <w:pPr>
              <w:widowControl/>
              <w:jc w:val="both"/>
              <w:textAlignment w:val="center"/>
              <w:rPr>
                <w:ins w:id="4026" w:author="易呈翔" w:date="2026-08-22T18:17:4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27" w:author="易呈翔" w:date="2026-08-22T18:17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gapQty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0F7F939">
            <w:pPr>
              <w:widowControl/>
              <w:jc w:val="both"/>
              <w:textAlignment w:val="center"/>
              <w:rPr>
                <w:ins w:id="4028" w:author="易呈翔" w:date="2026-08-22T18:17:4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29" w:author="易呈翔" w:date="2026-08-22T18:17:4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9E162F6">
            <w:pPr>
              <w:widowControl/>
              <w:jc w:val="both"/>
              <w:textAlignment w:val="center"/>
              <w:rPr>
                <w:ins w:id="4030" w:author="易呈翔" w:date="2026-08-22T18:17:4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31" w:author="易呈翔" w:date="2026-08-22T18:17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AE1A461">
            <w:pPr>
              <w:widowControl/>
              <w:jc w:val="both"/>
              <w:textAlignment w:val="center"/>
              <w:rPr>
                <w:ins w:id="4032" w:author="易呈翔" w:date="2026-08-22T18:17:4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33" w:author="易呈翔" w:date="2026-08-22T18:17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缺口数量</w:t>
              </w:r>
            </w:ins>
          </w:p>
        </w:tc>
      </w:tr>
      <w:tr w14:paraId="7A696F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034" w:author="易呈翔" w:date="2026-08-22T18:18:0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51622ED">
            <w:pPr>
              <w:jc w:val="left"/>
              <w:rPr>
                <w:ins w:id="4035" w:author="易呈翔" w:date="2026-08-22T18:18:0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36" w:author="易呈翔" w:date="2026-08-22T18:18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库房优先级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2C5B2C4">
            <w:pPr>
              <w:jc w:val="left"/>
              <w:rPr>
                <w:ins w:id="4037" w:author="易呈翔" w:date="2026-08-22T18:18:0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38" w:author="易呈翔" w:date="2026-08-22T18:18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priority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7C45CBD">
            <w:pPr>
              <w:jc w:val="left"/>
              <w:rPr>
                <w:ins w:id="4039" w:author="易呈翔" w:date="2026-08-22T18:18:07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</w:rPr>
            </w:pPr>
            <w:ins w:id="4040" w:author="易呈翔" w:date="2026-08-22T18:18:07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4041" w:author="易呈翔" w:date="2026-08-22T18:18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4</w:t>
              </w:r>
            </w:ins>
            <w:ins w:id="4042" w:author="易呈翔" w:date="2026-08-22T18:18:07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B980E46">
            <w:pPr>
              <w:jc w:val="left"/>
              <w:rPr>
                <w:ins w:id="4043" w:author="易呈翔" w:date="2026-08-22T18:18:0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44" w:author="易呈翔" w:date="2026-08-22T18:18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5AD318A">
            <w:pPr>
              <w:jc w:val="left"/>
              <w:rPr>
                <w:ins w:id="4045" w:author="易呈翔" w:date="2026-08-22T18:18:0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46" w:author="易呈翔" w:date="2026-08-22T18:18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优先级，由小到大，优先级从高到低</w:t>
              </w:r>
            </w:ins>
          </w:p>
        </w:tc>
      </w:tr>
      <w:tr w14:paraId="35C835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047" w:author="易呈翔" w:date="2026-08-22T18:18:1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9E4A1AA">
            <w:pPr>
              <w:widowControl/>
              <w:jc w:val="both"/>
              <w:textAlignment w:val="auto"/>
              <w:rPr>
                <w:ins w:id="4048" w:author="易呈翔" w:date="2026-08-22T18:18:1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49" w:author="易呈翔" w:date="2026-08-22T18:18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是否紧急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38FD083">
            <w:pPr>
              <w:widowControl/>
              <w:jc w:val="both"/>
              <w:textAlignment w:val="auto"/>
              <w:rPr>
                <w:ins w:id="4050" w:author="易呈翔" w:date="2026-08-22T18:18:17Z"/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51" w:author="易呈翔" w:date="2026-08-22T18:18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urgentFlag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40C1E21">
            <w:pPr>
              <w:widowControl/>
              <w:jc w:val="both"/>
              <w:textAlignment w:val="auto"/>
              <w:rPr>
                <w:ins w:id="4052" w:author="易呈翔" w:date="2026-08-22T18:18:1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53" w:author="易呈翔" w:date="2026-08-22T18:18:1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A585937">
            <w:pPr>
              <w:widowControl/>
              <w:jc w:val="both"/>
              <w:textAlignment w:val="auto"/>
              <w:rPr>
                <w:ins w:id="4054" w:author="易呈翔" w:date="2026-08-22T18:18:1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55" w:author="易呈翔" w:date="2026-08-22T18:18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E7D41CB">
            <w:pPr>
              <w:widowControl/>
              <w:jc w:val="both"/>
              <w:textAlignment w:val="auto"/>
              <w:rPr>
                <w:ins w:id="4056" w:author="易呈翔" w:date="2026-08-22T18:18:1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57" w:author="易呈翔" w:date="2026-08-22T18:18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是否紧急，1是，0否</w:t>
              </w:r>
            </w:ins>
          </w:p>
        </w:tc>
      </w:tr>
      <w:tr w14:paraId="64AAD8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4058" w:author="易呈翔" w:date="2026-08-21T16:17:30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5FD0564">
            <w:pPr>
              <w:widowControl/>
              <w:jc w:val="left"/>
              <w:rPr>
                <w:ins w:id="4059" w:author="易呈翔" w:date="2026-08-21T16:17:30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4060" w:author="易呈翔" w:date="2026-08-21T16:17:30Z">
              <w:r>
                <w:rPr>
                  <w:rFonts w:hint="eastAsia" w:ascii="宋体" w:hAnsi="宋体" w:cs="宋体"/>
                  <w:bCs/>
                  <w:color w:val="000000"/>
                  <w:kern w:val="0"/>
                  <w:sz w:val="21"/>
                  <w:szCs w:val="21"/>
                </w:rPr>
                <w:t>示例</w:t>
              </w:r>
            </w:ins>
          </w:p>
        </w:tc>
      </w:tr>
      <w:tr w14:paraId="6BBB43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4061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D61AAF6">
            <w:pPr>
              <w:widowControl/>
              <w:jc w:val="left"/>
              <w:rPr>
                <w:ins w:id="4062" w:author="易呈翔" w:date="2026-08-21T16:17:30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4063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发送json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8501919">
            <w:pPr>
              <w:widowControl/>
              <w:jc w:val="left"/>
              <w:rPr>
                <w:ins w:id="4064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065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{</w:t>
              </w:r>
            </w:ins>
          </w:p>
          <w:p w14:paraId="339699E0">
            <w:pPr>
              <w:widowControl/>
              <w:jc w:val="left"/>
              <w:rPr>
                <w:ins w:id="4066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067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"dmdPlanDetList": [</w:t>
              </w:r>
            </w:ins>
          </w:p>
          <w:p w14:paraId="013829EB">
            <w:pPr>
              <w:widowControl/>
              <w:jc w:val="left"/>
              <w:rPr>
                <w:ins w:id="4068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069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{</w:t>
              </w:r>
            </w:ins>
          </w:p>
          <w:p w14:paraId="7D9830C3">
            <w:pPr>
              <w:widowControl/>
              <w:jc w:val="left"/>
              <w:rPr>
                <w:ins w:id="4070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071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"dmdPlanDetId": "需求计划明细标识",</w:t>
              </w:r>
            </w:ins>
          </w:p>
          <w:p w14:paraId="7D6DC813">
            <w:pPr>
              <w:widowControl/>
              <w:jc w:val="left"/>
              <w:rPr>
                <w:ins w:id="4072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073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"dmdPlanNo": "需求计划编号",</w:t>
              </w:r>
            </w:ins>
          </w:p>
          <w:p w14:paraId="471A81B9">
            <w:pPr>
              <w:widowControl/>
              <w:jc w:val="left"/>
              <w:rPr>
                <w:ins w:id="4074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075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"planType": "计划类型",</w:t>
              </w:r>
            </w:ins>
          </w:p>
          <w:p w14:paraId="5165F235">
            <w:pPr>
              <w:widowControl/>
              <w:jc w:val="left"/>
              <w:rPr>
                <w:ins w:id="4076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077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"planYear": "计划年份",</w:t>
              </w:r>
            </w:ins>
          </w:p>
          <w:p w14:paraId="708D3929">
            <w:pPr>
              <w:widowControl/>
              <w:jc w:val="left"/>
              <w:rPr>
                <w:ins w:id="4078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079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"planMonth": "计划月份",</w:t>
              </w:r>
            </w:ins>
          </w:p>
          <w:p w14:paraId="0C187EAB">
            <w:pPr>
              <w:widowControl/>
              <w:jc w:val="left"/>
              <w:rPr>
                <w:ins w:id="4080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081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"appOrg": "申请单位",</w:t>
              </w:r>
            </w:ins>
          </w:p>
          <w:p w14:paraId="3C1281A5">
            <w:pPr>
              <w:widowControl/>
              <w:jc w:val="left"/>
              <w:rPr>
                <w:ins w:id="4082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083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"appOrgName": "申请单位名称",</w:t>
              </w:r>
            </w:ins>
          </w:p>
          <w:p w14:paraId="7248DAD4">
            <w:pPr>
              <w:widowControl/>
              <w:jc w:val="left"/>
              <w:rPr>
                <w:ins w:id="4084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085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"equipCateg": "设备类别",</w:t>
              </w:r>
            </w:ins>
          </w:p>
          <w:p w14:paraId="221DD76A">
            <w:pPr>
              <w:widowControl/>
              <w:jc w:val="left"/>
              <w:rPr>
                <w:ins w:id="4086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087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"equipCls": "设备分类",</w:t>
              </w:r>
            </w:ins>
          </w:p>
          <w:p w14:paraId="36E3BC00">
            <w:pPr>
              <w:widowControl/>
              <w:jc w:val="left"/>
              <w:rPr>
                <w:ins w:id="4088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089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"equipCode": "设备类别码",</w:t>
              </w:r>
            </w:ins>
          </w:p>
          <w:p w14:paraId="2FBF77E6">
            <w:pPr>
              <w:widowControl/>
              <w:jc w:val="left"/>
              <w:rPr>
                <w:ins w:id="4090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091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"equipDesc": "设备类别描述",</w:t>
              </w:r>
            </w:ins>
          </w:p>
          <w:p w14:paraId="469F94DE">
            <w:pPr>
              <w:widowControl/>
              <w:jc w:val="left"/>
              <w:rPr>
                <w:ins w:id="4092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093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"sumQty": "汇总平衡后数量"</w:t>
              </w:r>
            </w:ins>
          </w:p>
          <w:p w14:paraId="4D9A1BDF">
            <w:pPr>
              <w:widowControl/>
              <w:jc w:val="left"/>
              <w:rPr>
                <w:ins w:id="4094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095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}</w:t>
              </w:r>
            </w:ins>
          </w:p>
          <w:p w14:paraId="399899A4">
            <w:pPr>
              <w:widowControl/>
              <w:jc w:val="left"/>
              <w:rPr>
                <w:ins w:id="4096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097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],</w:t>
              </w:r>
            </w:ins>
          </w:p>
          <w:p w14:paraId="39B9CBE1">
            <w:pPr>
              <w:widowControl/>
              <w:jc w:val="left"/>
              <w:rPr>
                <w:ins w:id="4098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099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"whAreaConfigList": [</w:t>
              </w:r>
            </w:ins>
          </w:p>
          <w:p w14:paraId="450DA91E">
            <w:pPr>
              <w:widowControl/>
              <w:jc w:val="left"/>
              <w:rPr>
                <w:ins w:id="4100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101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{</w:t>
              </w:r>
            </w:ins>
          </w:p>
          <w:p w14:paraId="2575B327">
            <w:pPr>
              <w:widowControl/>
              <w:jc w:val="left"/>
              <w:rPr>
                <w:ins w:id="4102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103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"whAreaId": "库区标识",</w:t>
              </w:r>
            </w:ins>
          </w:p>
          <w:p w14:paraId="1D5D60E1">
            <w:pPr>
              <w:widowControl/>
              <w:jc w:val="left"/>
              <w:rPr>
                <w:ins w:id="4104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105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"whAreaName": "库区名称",</w:t>
              </w:r>
            </w:ins>
          </w:p>
          <w:p w14:paraId="5ECDAB86">
            <w:pPr>
              <w:widowControl/>
              <w:jc w:val="left"/>
              <w:rPr>
                <w:ins w:id="4106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107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"whAreaType": "库区类型",</w:t>
              </w:r>
            </w:ins>
          </w:p>
          <w:p w14:paraId="36E4281A">
            <w:pPr>
              <w:widowControl/>
              <w:jc w:val="left"/>
              <w:rPr>
                <w:ins w:id="4108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109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"outTaskQty": "每日最大出库批次数",</w:t>
              </w:r>
            </w:ins>
          </w:p>
          <w:p w14:paraId="30914AE5">
            <w:pPr>
              <w:widowControl/>
              <w:jc w:val="left"/>
              <w:rPr>
                <w:ins w:id="4110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111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"priority": "优先级"</w:t>
              </w:r>
            </w:ins>
          </w:p>
          <w:p w14:paraId="3F715F45">
            <w:pPr>
              <w:widowControl/>
              <w:jc w:val="left"/>
              <w:rPr>
                <w:ins w:id="4112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113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}</w:t>
              </w:r>
            </w:ins>
          </w:p>
          <w:p w14:paraId="74B15747">
            <w:pPr>
              <w:widowControl/>
              <w:jc w:val="left"/>
              <w:rPr>
                <w:ins w:id="4114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115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],</w:t>
              </w:r>
            </w:ins>
          </w:p>
          <w:p w14:paraId="157EDDE9">
            <w:pPr>
              <w:widowControl/>
              <w:jc w:val="left"/>
              <w:rPr>
                <w:ins w:id="4116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117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"scheduleTimeList": [</w:t>
              </w:r>
            </w:ins>
          </w:p>
          <w:p w14:paraId="1AF002CA">
            <w:pPr>
              <w:widowControl/>
              <w:jc w:val="left"/>
              <w:rPr>
                <w:ins w:id="4118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119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{</w:t>
              </w:r>
            </w:ins>
          </w:p>
          <w:p w14:paraId="2CA4285F">
            <w:pPr>
              <w:widowControl/>
              <w:jc w:val="left"/>
              <w:rPr>
                <w:ins w:id="4120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121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"workDay": "工作日期",</w:t>
              </w:r>
            </w:ins>
          </w:p>
          <w:p w14:paraId="1C507814">
            <w:pPr>
              <w:widowControl/>
              <w:jc w:val="left"/>
              <w:rPr>
                <w:ins w:id="4122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123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"startTime": "开始时间",</w:t>
              </w:r>
            </w:ins>
          </w:p>
          <w:p w14:paraId="7D609D3F">
            <w:pPr>
              <w:widowControl/>
              <w:jc w:val="left"/>
              <w:rPr>
                <w:ins w:id="4124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125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"endTime": "结束时间"</w:t>
              </w:r>
            </w:ins>
          </w:p>
          <w:p w14:paraId="0A0D2DA3">
            <w:pPr>
              <w:widowControl/>
              <w:jc w:val="left"/>
              <w:rPr>
                <w:ins w:id="4126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127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}</w:t>
              </w:r>
            </w:ins>
          </w:p>
          <w:p w14:paraId="5E944427">
            <w:pPr>
              <w:widowControl/>
              <w:jc w:val="left"/>
              <w:rPr>
                <w:ins w:id="4128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129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],</w:t>
              </w:r>
            </w:ins>
          </w:p>
          <w:p w14:paraId="7D165AF0">
            <w:pPr>
              <w:widowControl/>
              <w:jc w:val="left"/>
              <w:rPr>
                <w:ins w:id="4130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131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"distWhStockList": [</w:t>
              </w:r>
            </w:ins>
          </w:p>
          <w:p w14:paraId="68D34482">
            <w:pPr>
              <w:widowControl/>
              <w:jc w:val="left"/>
              <w:rPr>
                <w:ins w:id="4132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133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{</w:t>
              </w:r>
            </w:ins>
          </w:p>
          <w:p w14:paraId="5354DF68">
            <w:pPr>
              <w:widowControl/>
              <w:jc w:val="left"/>
              <w:rPr>
                <w:ins w:id="4134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135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"whAreaId": "库区标识",</w:t>
              </w:r>
            </w:ins>
          </w:p>
          <w:p w14:paraId="744E6264">
            <w:pPr>
              <w:widowControl/>
              <w:jc w:val="left"/>
              <w:rPr>
                <w:ins w:id="4136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137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"whAreaName": "库区名称",</w:t>
              </w:r>
            </w:ins>
          </w:p>
          <w:p w14:paraId="1F77FC50">
            <w:pPr>
              <w:widowControl/>
              <w:jc w:val="left"/>
              <w:rPr>
                <w:ins w:id="4138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139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"equipCateg": "设备类别",</w:t>
              </w:r>
            </w:ins>
          </w:p>
          <w:p w14:paraId="52200B83">
            <w:pPr>
              <w:widowControl/>
              <w:jc w:val="left"/>
              <w:rPr>
                <w:ins w:id="4140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141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"equipCls": "设备分类",</w:t>
              </w:r>
            </w:ins>
          </w:p>
          <w:p w14:paraId="2281E4B0">
            <w:pPr>
              <w:widowControl/>
              <w:jc w:val="left"/>
              <w:rPr>
                <w:ins w:id="4142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143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"equipCode": "设备类型码",</w:t>
              </w:r>
            </w:ins>
          </w:p>
          <w:p w14:paraId="078CC00E">
            <w:pPr>
              <w:widowControl/>
              <w:jc w:val="left"/>
              <w:rPr>
                <w:ins w:id="4144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145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"equipDesc": "设备类型码描述",</w:t>
              </w:r>
            </w:ins>
          </w:p>
          <w:p w14:paraId="1886A70F">
            <w:pPr>
              <w:widowControl/>
              <w:jc w:val="left"/>
              <w:rPr>
                <w:ins w:id="4146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147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"distStockQty": "可配送库存"</w:t>
              </w:r>
            </w:ins>
          </w:p>
          <w:p w14:paraId="43632E3A">
            <w:pPr>
              <w:widowControl/>
              <w:jc w:val="left"/>
              <w:rPr>
                <w:ins w:id="4148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149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}</w:t>
              </w:r>
            </w:ins>
          </w:p>
          <w:p w14:paraId="202B2513">
            <w:pPr>
              <w:widowControl/>
              <w:jc w:val="left"/>
              <w:rPr>
                <w:ins w:id="4150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151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],</w:t>
              </w:r>
            </w:ins>
          </w:p>
          <w:p w14:paraId="0050190D">
            <w:pPr>
              <w:widowControl/>
              <w:jc w:val="left"/>
              <w:rPr>
                <w:ins w:id="4152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153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"targetWhConfigList": [</w:t>
              </w:r>
            </w:ins>
          </w:p>
          <w:p w14:paraId="42C49752">
            <w:pPr>
              <w:widowControl/>
              <w:jc w:val="left"/>
              <w:rPr>
                <w:ins w:id="4154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155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{</w:t>
              </w:r>
            </w:ins>
          </w:p>
          <w:p w14:paraId="58806B61">
            <w:pPr>
              <w:widowControl/>
              <w:jc w:val="left"/>
              <w:rPr>
                <w:ins w:id="4156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157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"targetWhId": "配送目标库房标识",</w:t>
              </w:r>
            </w:ins>
          </w:p>
          <w:p w14:paraId="7D8181F5">
            <w:pPr>
              <w:widowControl/>
              <w:jc w:val="left"/>
              <w:rPr>
                <w:ins w:id="4158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159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"targetWhName": "配送目标库房名称",</w:t>
              </w:r>
            </w:ins>
          </w:p>
          <w:p w14:paraId="11D1D8E8">
            <w:pPr>
              <w:widowControl/>
              <w:jc w:val="left"/>
              <w:rPr>
                <w:ins w:id="4160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161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"priority": "优先级",</w:t>
              </w:r>
            </w:ins>
          </w:p>
          <w:p w14:paraId="5A4C3C82">
            <w:pPr>
              <w:widowControl/>
              <w:jc w:val="left"/>
              <w:rPr>
                <w:ins w:id="4162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163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"weekFre": "每周配送最大频次",</w:t>
              </w:r>
            </w:ins>
          </w:p>
          <w:p w14:paraId="55FBB646">
            <w:pPr>
              <w:widowControl/>
              <w:jc w:val="left"/>
              <w:rPr>
                <w:ins w:id="4164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165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"distDuration": "配送时长",</w:t>
              </w:r>
            </w:ins>
          </w:p>
          <w:p w14:paraId="0FF0E5AD">
            <w:pPr>
              <w:widowControl/>
              <w:jc w:val="left"/>
              <w:rPr>
                <w:ins w:id="4166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167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"startDay": "配送接收偏好起始日期",</w:t>
              </w:r>
            </w:ins>
          </w:p>
          <w:p w14:paraId="3917EE64">
            <w:pPr>
              <w:widowControl/>
              <w:jc w:val="left"/>
              <w:rPr>
                <w:ins w:id="4168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169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"endDay": "配送接收偏好终止日期",</w:t>
              </w:r>
            </w:ins>
          </w:p>
          <w:p w14:paraId="751FD47E">
            <w:pPr>
              <w:widowControl/>
              <w:jc w:val="left"/>
              <w:rPr>
                <w:ins w:id="4170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171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"lastReceiveDate": "上一次配送接收日期",</w:t>
              </w:r>
            </w:ins>
          </w:p>
          <w:p w14:paraId="342E7EA0">
            <w:pPr>
              <w:widowControl/>
              <w:jc w:val="left"/>
              <w:rPr>
                <w:ins w:id="4172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173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"maxDistInterval": "允许最大配送间隔"</w:t>
              </w:r>
            </w:ins>
          </w:p>
          <w:p w14:paraId="0212A2F9">
            <w:pPr>
              <w:widowControl/>
              <w:jc w:val="left"/>
              <w:rPr>
                <w:ins w:id="4174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175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}</w:t>
              </w:r>
            </w:ins>
          </w:p>
          <w:p w14:paraId="3EE54D9F">
            <w:pPr>
              <w:widowControl/>
              <w:jc w:val="left"/>
              <w:rPr>
                <w:ins w:id="4176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177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],</w:t>
              </w:r>
            </w:ins>
          </w:p>
          <w:p w14:paraId="7586B17B">
            <w:pPr>
              <w:widowControl/>
              <w:jc w:val="left"/>
              <w:rPr>
                <w:ins w:id="4178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179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"targetWhQuotaList": [</w:t>
              </w:r>
            </w:ins>
          </w:p>
          <w:p w14:paraId="1BA559E1">
            <w:pPr>
              <w:widowControl/>
              <w:jc w:val="left"/>
              <w:rPr>
                <w:ins w:id="4180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181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{</w:t>
              </w:r>
            </w:ins>
          </w:p>
          <w:p w14:paraId="1098AF08">
            <w:pPr>
              <w:widowControl/>
              <w:jc w:val="left"/>
              <w:rPr>
                <w:ins w:id="4182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183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"targetWhId": "配送目标库房标识",</w:t>
              </w:r>
            </w:ins>
          </w:p>
          <w:p w14:paraId="56EB2383">
            <w:pPr>
              <w:widowControl/>
              <w:jc w:val="left"/>
              <w:rPr>
                <w:ins w:id="4184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185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"targetWhName": "配送目标库房名称",</w:t>
              </w:r>
            </w:ins>
          </w:p>
          <w:p w14:paraId="2D3B7EC1">
            <w:pPr>
              <w:widowControl/>
              <w:jc w:val="left"/>
              <w:rPr>
                <w:ins w:id="4186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187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"equipCateg": "设备类别",</w:t>
              </w:r>
            </w:ins>
          </w:p>
          <w:p w14:paraId="013ABBE9">
            <w:pPr>
              <w:widowControl/>
              <w:jc w:val="left"/>
              <w:rPr>
                <w:ins w:id="4188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189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"equipCls": "设备分类",</w:t>
              </w:r>
            </w:ins>
          </w:p>
          <w:p w14:paraId="5E0C4B72">
            <w:pPr>
              <w:widowControl/>
              <w:jc w:val="left"/>
              <w:rPr>
                <w:ins w:id="4190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191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"equipCode": "设备类型码",</w:t>
              </w:r>
            </w:ins>
          </w:p>
          <w:p w14:paraId="337A17F3">
            <w:pPr>
              <w:widowControl/>
              <w:jc w:val="left"/>
              <w:rPr>
                <w:ins w:id="4192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193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"quotaLowerLimit": "定额下限"</w:t>
              </w:r>
            </w:ins>
          </w:p>
          <w:p w14:paraId="26775148">
            <w:pPr>
              <w:widowControl/>
              <w:jc w:val="left"/>
              <w:rPr>
                <w:ins w:id="4194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195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}</w:t>
              </w:r>
            </w:ins>
          </w:p>
          <w:p w14:paraId="0BE8391D">
            <w:pPr>
              <w:widowControl/>
              <w:jc w:val="left"/>
              <w:rPr>
                <w:ins w:id="4196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197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],</w:t>
              </w:r>
            </w:ins>
          </w:p>
          <w:p w14:paraId="6CD42250">
            <w:pPr>
              <w:widowControl/>
              <w:jc w:val="left"/>
              <w:rPr>
                <w:ins w:id="4198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199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"targetWhStockList": [</w:t>
              </w:r>
            </w:ins>
          </w:p>
          <w:p w14:paraId="6CEE45DE">
            <w:pPr>
              <w:widowControl/>
              <w:jc w:val="left"/>
              <w:rPr>
                <w:ins w:id="4200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201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{</w:t>
              </w:r>
            </w:ins>
          </w:p>
          <w:p w14:paraId="41E630FE">
            <w:pPr>
              <w:widowControl/>
              <w:jc w:val="left"/>
              <w:rPr>
                <w:ins w:id="4202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203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"targetWhId": "配送目标库房标识",</w:t>
              </w:r>
            </w:ins>
          </w:p>
          <w:p w14:paraId="5442E9CC">
            <w:pPr>
              <w:widowControl/>
              <w:jc w:val="left"/>
              <w:rPr>
                <w:ins w:id="4204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205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"targetWhName": "配送目标库房名称",</w:t>
              </w:r>
            </w:ins>
          </w:p>
          <w:p w14:paraId="6836CBB7">
            <w:pPr>
              <w:widowControl/>
              <w:jc w:val="left"/>
              <w:rPr>
                <w:ins w:id="4206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207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"equipCateg": "设备类别",</w:t>
              </w:r>
            </w:ins>
          </w:p>
          <w:p w14:paraId="60946CD4">
            <w:pPr>
              <w:widowControl/>
              <w:jc w:val="left"/>
              <w:rPr>
                <w:ins w:id="4208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209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"equipCls": "设备分类",</w:t>
              </w:r>
            </w:ins>
          </w:p>
          <w:p w14:paraId="51F15417">
            <w:pPr>
              <w:widowControl/>
              <w:jc w:val="left"/>
              <w:rPr>
                <w:ins w:id="4210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211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"equipCode": "设备类型码",</w:t>
              </w:r>
            </w:ins>
          </w:p>
          <w:p w14:paraId="0497951C">
            <w:pPr>
              <w:widowControl/>
              <w:jc w:val="left"/>
              <w:rPr>
                <w:ins w:id="4212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213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"equipQty": "设备数量"</w:t>
              </w:r>
            </w:ins>
          </w:p>
          <w:p w14:paraId="09BE6FD2">
            <w:pPr>
              <w:widowControl/>
              <w:jc w:val="left"/>
              <w:rPr>
                <w:ins w:id="4214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215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}</w:t>
              </w:r>
            </w:ins>
          </w:p>
          <w:p w14:paraId="4A4E1CF1">
            <w:pPr>
              <w:widowControl/>
              <w:jc w:val="left"/>
              <w:rPr>
                <w:ins w:id="4216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217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],</w:t>
              </w:r>
            </w:ins>
          </w:p>
          <w:p w14:paraId="1C6DC703">
            <w:pPr>
              <w:widowControl/>
              <w:jc w:val="left"/>
              <w:rPr>
                <w:ins w:id="4218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219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"distInfoList": [</w:t>
              </w:r>
            </w:ins>
          </w:p>
          <w:p w14:paraId="58214A7B">
            <w:pPr>
              <w:widowControl/>
              <w:jc w:val="left"/>
              <w:rPr>
                <w:ins w:id="4220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221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{</w:t>
              </w:r>
            </w:ins>
          </w:p>
          <w:p w14:paraId="6544FD84">
            <w:pPr>
              <w:widowControl/>
              <w:jc w:val="left"/>
              <w:rPr>
                <w:ins w:id="4222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223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"dmdPlanDetId": "需求计划明细标识",</w:t>
              </w:r>
            </w:ins>
          </w:p>
          <w:p w14:paraId="6E8116BA">
            <w:pPr>
              <w:widowControl/>
              <w:jc w:val="left"/>
              <w:rPr>
                <w:ins w:id="4224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225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"targetWhId": "配送目标库房标识",</w:t>
              </w:r>
            </w:ins>
          </w:p>
          <w:p w14:paraId="790A3563">
            <w:pPr>
              <w:widowControl/>
              <w:jc w:val="left"/>
              <w:rPr>
                <w:ins w:id="4226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227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"targetWhName": "配送目标库房名称",</w:t>
              </w:r>
            </w:ins>
          </w:p>
          <w:p w14:paraId="201974B3">
            <w:pPr>
              <w:widowControl/>
              <w:jc w:val="left"/>
              <w:rPr>
                <w:ins w:id="4228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229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"distPlanDate": "配送计划日期",</w:t>
              </w:r>
            </w:ins>
          </w:p>
          <w:p w14:paraId="43E29B20">
            <w:pPr>
              <w:widowControl/>
              <w:jc w:val="left"/>
              <w:rPr>
                <w:ins w:id="4230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231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"equipCateg": "设备类别",</w:t>
              </w:r>
            </w:ins>
          </w:p>
          <w:p w14:paraId="23596523">
            <w:pPr>
              <w:widowControl/>
              <w:jc w:val="left"/>
              <w:rPr>
                <w:ins w:id="4232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233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"equipCls": "设备分类",</w:t>
              </w:r>
            </w:ins>
          </w:p>
          <w:p w14:paraId="49F6A651">
            <w:pPr>
              <w:widowControl/>
              <w:jc w:val="left"/>
              <w:rPr>
                <w:ins w:id="4234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235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"equipCode": "设备类型码",</w:t>
              </w:r>
            </w:ins>
          </w:p>
          <w:p w14:paraId="11BCE5F3">
            <w:pPr>
              <w:widowControl/>
              <w:jc w:val="left"/>
              <w:rPr>
                <w:ins w:id="4236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237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"planQty": "计划数量"</w:t>
              </w:r>
            </w:ins>
          </w:p>
          <w:p w14:paraId="5184FBC7">
            <w:pPr>
              <w:widowControl/>
              <w:jc w:val="left"/>
              <w:rPr>
                <w:ins w:id="4238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239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}</w:t>
              </w:r>
            </w:ins>
          </w:p>
          <w:p w14:paraId="39121245">
            <w:pPr>
              <w:widowControl/>
              <w:jc w:val="left"/>
              <w:rPr>
                <w:ins w:id="4240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241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]</w:t>
              </w:r>
            </w:ins>
          </w:p>
          <w:p w14:paraId="3A5D55E6">
            <w:pPr>
              <w:widowControl/>
              <w:jc w:val="left"/>
              <w:rPr>
                <w:ins w:id="4242" w:author="易呈翔" w:date="2026-08-21T16:17:30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4243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}</w:t>
              </w:r>
            </w:ins>
          </w:p>
        </w:tc>
      </w:tr>
      <w:tr w14:paraId="6F8DE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4244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9ABFDFA">
            <w:pPr>
              <w:widowControl/>
              <w:jc w:val="left"/>
              <w:rPr>
                <w:ins w:id="4245" w:author="易呈翔" w:date="2026-08-21T16:17:30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4246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返回json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ED8FF30">
            <w:pPr>
              <w:widowControl/>
              <w:jc w:val="left"/>
              <w:rPr>
                <w:ins w:id="4247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248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{</w:t>
              </w:r>
            </w:ins>
          </w:p>
          <w:p w14:paraId="7BC40BBB">
            <w:pPr>
              <w:widowControl/>
              <w:jc w:val="left"/>
              <w:rPr>
                <w:ins w:id="4249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250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"resultFlag": "结果标识",</w:t>
              </w:r>
            </w:ins>
          </w:p>
          <w:p w14:paraId="76F94554">
            <w:pPr>
              <w:widowControl/>
              <w:jc w:val="left"/>
              <w:rPr>
                <w:ins w:id="4251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252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"errorInfo": "错误信息",</w:t>
              </w:r>
            </w:ins>
          </w:p>
          <w:p w14:paraId="0809FF96">
            <w:pPr>
              <w:widowControl/>
              <w:jc w:val="left"/>
              <w:rPr>
                <w:ins w:id="4253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254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"distPlanScheduleList": [</w:t>
              </w:r>
            </w:ins>
          </w:p>
          <w:p w14:paraId="172E691C">
            <w:pPr>
              <w:widowControl/>
              <w:jc w:val="left"/>
              <w:rPr>
                <w:ins w:id="4255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256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{</w:t>
              </w:r>
            </w:ins>
          </w:p>
          <w:p w14:paraId="167F94E9">
            <w:pPr>
              <w:widowControl/>
              <w:jc w:val="left"/>
              <w:rPr>
                <w:ins w:id="4257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258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"distPlanDate": "配送计划日期",</w:t>
              </w:r>
            </w:ins>
          </w:p>
          <w:p w14:paraId="07AAF382">
            <w:pPr>
              <w:widowControl/>
              <w:jc w:val="left"/>
              <w:rPr>
                <w:ins w:id="4259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260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"receivePlanDate": "配送接收日期",</w:t>
              </w:r>
            </w:ins>
          </w:p>
          <w:p w14:paraId="68A54130">
            <w:pPr>
              <w:widowControl/>
              <w:jc w:val="left"/>
              <w:rPr>
                <w:ins w:id="4261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262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"planYm": "所属月",</w:t>
              </w:r>
            </w:ins>
          </w:p>
          <w:p w14:paraId="78C3C299">
            <w:pPr>
              <w:widowControl/>
              <w:jc w:val="left"/>
              <w:rPr>
                <w:ins w:id="4263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264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"planWeek": "所属周",</w:t>
              </w:r>
            </w:ins>
          </w:p>
          <w:p w14:paraId="3A2CEA06">
            <w:pPr>
              <w:widowControl/>
              <w:jc w:val="left"/>
              <w:rPr>
                <w:ins w:id="4265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266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"dmdPlanDetId": "需求计划明细标识",</w:t>
              </w:r>
            </w:ins>
          </w:p>
          <w:p w14:paraId="38ABCE08">
            <w:pPr>
              <w:widowControl/>
              <w:jc w:val="left"/>
              <w:rPr>
                <w:ins w:id="4267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268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"dmdPlanNo": "需求计划编号",</w:t>
              </w:r>
            </w:ins>
          </w:p>
          <w:p w14:paraId="197B22F2">
            <w:pPr>
              <w:widowControl/>
              <w:jc w:val="left"/>
              <w:rPr>
                <w:ins w:id="4269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270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"distOrgNo": "配送目标单位编号",</w:t>
              </w:r>
            </w:ins>
          </w:p>
          <w:p w14:paraId="5C816D66">
            <w:pPr>
              <w:widowControl/>
              <w:jc w:val="left"/>
              <w:rPr>
                <w:ins w:id="4271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272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"distOrgName": "配送目标单位名称",</w:t>
              </w:r>
            </w:ins>
          </w:p>
          <w:p w14:paraId="1ED9D740">
            <w:pPr>
              <w:widowControl/>
              <w:jc w:val="left"/>
              <w:rPr>
                <w:ins w:id="4273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274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"targetWhId": "配送目标库房标识",</w:t>
              </w:r>
            </w:ins>
          </w:p>
          <w:p w14:paraId="40FB280F">
            <w:pPr>
              <w:widowControl/>
              <w:jc w:val="left"/>
              <w:rPr>
                <w:ins w:id="4275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276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"targetWhName": "配送目标库房名称",</w:t>
              </w:r>
            </w:ins>
          </w:p>
          <w:p w14:paraId="59B4CDB4">
            <w:pPr>
              <w:widowControl/>
              <w:jc w:val="left"/>
              <w:rPr>
                <w:ins w:id="4277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278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"equipCateg": "设备类别",</w:t>
              </w:r>
            </w:ins>
          </w:p>
          <w:p w14:paraId="77C9E9A9">
            <w:pPr>
              <w:widowControl/>
              <w:jc w:val="left"/>
              <w:rPr>
                <w:ins w:id="4279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280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"equipCls": "设备分类",</w:t>
              </w:r>
            </w:ins>
          </w:p>
          <w:p w14:paraId="4A377D18">
            <w:pPr>
              <w:widowControl/>
              <w:jc w:val="left"/>
              <w:rPr>
                <w:ins w:id="4281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282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"equipCode": "设备类型码",</w:t>
              </w:r>
            </w:ins>
          </w:p>
          <w:p w14:paraId="41A4EE6E">
            <w:pPr>
              <w:widowControl/>
              <w:jc w:val="left"/>
              <w:rPr>
                <w:ins w:id="4283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284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"equipDesc": "设备类型码描述",</w:t>
              </w:r>
            </w:ins>
          </w:p>
          <w:p w14:paraId="421F5FB6">
            <w:pPr>
              <w:widowControl/>
              <w:jc w:val="left"/>
              <w:rPr>
                <w:ins w:id="4285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286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"planQty": "计划数量",</w:t>
              </w:r>
            </w:ins>
          </w:p>
          <w:p w14:paraId="64138D00">
            <w:pPr>
              <w:widowControl/>
              <w:jc w:val="left"/>
              <w:rPr>
                <w:ins w:id="4287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288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"distDuration": "配送时长",</w:t>
              </w:r>
            </w:ins>
          </w:p>
          <w:p w14:paraId="0D535E6F">
            <w:pPr>
              <w:widowControl/>
              <w:jc w:val="left"/>
              <w:rPr>
                <w:ins w:id="4289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290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"priority": "库房优先级",</w:t>
              </w:r>
            </w:ins>
          </w:p>
          <w:p w14:paraId="5335B2DB">
            <w:pPr>
              <w:widowControl/>
              <w:jc w:val="left"/>
              <w:rPr>
                <w:ins w:id="4291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292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"urgentFlag": "是否紧急"</w:t>
              </w:r>
            </w:ins>
          </w:p>
          <w:p w14:paraId="2A287C4F">
            <w:pPr>
              <w:widowControl/>
              <w:jc w:val="left"/>
              <w:rPr>
                <w:ins w:id="4293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294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}</w:t>
              </w:r>
            </w:ins>
          </w:p>
          <w:p w14:paraId="3328C72E">
            <w:pPr>
              <w:widowControl/>
              <w:jc w:val="left"/>
              <w:rPr>
                <w:ins w:id="4295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296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],</w:t>
              </w:r>
            </w:ins>
          </w:p>
          <w:p w14:paraId="61C3C76A">
            <w:pPr>
              <w:widowControl/>
              <w:jc w:val="left"/>
              <w:rPr>
                <w:ins w:id="4297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298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"stockGapAlarmLists": [</w:t>
              </w:r>
            </w:ins>
          </w:p>
          <w:p w14:paraId="661D3337">
            <w:pPr>
              <w:widowControl/>
              <w:jc w:val="left"/>
              <w:rPr>
                <w:ins w:id="4299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300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{</w:t>
              </w:r>
            </w:ins>
          </w:p>
          <w:p w14:paraId="114C0F6B">
            <w:pPr>
              <w:widowControl/>
              <w:jc w:val="left"/>
              <w:rPr>
                <w:ins w:id="4301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302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"gapDate": "缺口日期",</w:t>
              </w:r>
            </w:ins>
          </w:p>
          <w:p w14:paraId="33B02C83">
            <w:pPr>
              <w:widowControl/>
              <w:jc w:val="left"/>
              <w:rPr>
                <w:ins w:id="4303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304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"dmdPlanDetId": "需求计划明细标识",</w:t>
              </w:r>
            </w:ins>
          </w:p>
          <w:p w14:paraId="0CC7DAF9">
            <w:pPr>
              <w:widowControl/>
              <w:jc w:val="left"/>
              <w:rPr>
                <w:ins w:id="4305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306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"dmdPlanNo": "需求计划编号",</w:t>
              </w:r>
            </w:ins>
          </w:p>
          <w:p w14:paraId="787C664C">
            <w:pPr>
              <w:widowControl/>
              <w:jc w:val="left"/>
              <w:rPr>
                <w:ins w:id="4307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308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"distOrgNo": "配送目标单位编号",</w:t>
              </w:r>
            </w:ins>
          </w:p>
          <w:p w14:paraId="486770C4">
            <w:pPr>
              <w:widowControl/>
              <w:jc w:val="left"/>
              <w:rPr>
                <w:ins w:id="4309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310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"distOrgName": "配送目标单位名称",</w:t>
              </w:r>
            </w:ins>
          </w:p>
          <w:p w14:paraId="36A257D3">
            <w:pPr>
              <w:widowControl/>
              <w:jc w:val="left"/>
              <w:rPr>
                <w:ins w:id="4311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312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"targetWhId": "配送目标库房标识",</w:t>
              </w:r>
            </w:ins>
          </w:p>
          <w:p w14:paraId="72158849">
            <w:pPr>
              <w:widowControl/>
              <w:jc w:val="left"/>
              <w:rPr>
                <w:ins w:id="4313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314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"targetWhName": "配送目标库房名称",</w:t>
              </w:r>
            </w:ins>
          </w:p>
          <w:p w14:paraId="0A4A25CD">
            <w:pPr>
              <w:widowControl/>
              <w:jc w:val="left"/>
              <w:rPr>
                <w:ins w:id="4315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316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"equipCateg": "设备类别",</w:t>
              </w:r>
            </w:ins>
          </w:p>
          <w:p w14:paraId="2A2806EA">
            <w:pPr>
              <w:widowControl/>
              <w:jc w:val="left"/>
              <w:rPr>
                <w:ins w:id="4317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318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"equipCls": "设备分类",</w:t>
              </w:r>
            </w:ins>
          </w:p>
          <w:p w14:paraId="447163C5">
            <w:pPr>
              <w:widowControl/>
              <w:jc w:val="left"/>
              <w:rPr>
                <w:ins w:id="4319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320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"equipCode": "设备类型码描述",</w:t>
              </w:r>
            </w:ins>
          </w:p>
          <w:p w14:paraId="7C32E93D">
            <w:pPr>
              <w:widowControl/>
              <w:jc w:val="left"/>
              <w:rPr>
                <w:ins w:id="4321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322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"equipDesc": "设备类型码描述",</w:t>
              </w:r>
            </w:ins>
          </w:p>
          <w:p w14:paraId="3CB28DE9">
            <w:pPr>
              <w:widowControl/>
              <w:jc w:val="left"/>
              <w:rPr>
                <w:ins w:id="4323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324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"planQty": "计划数量",</w:t>
              </w:r>
            </w:ins>
          </w:p>
          <w:p w14:paraId="2AB6BEB7">
            <w:pPr>
              <w:widowControl/>
              <w:jc w:val="left"/>
              <w:rPr>
                <w:ins w:id="4325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326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"allocationQty": "已分配数量",</w:t>
              </w:r>
            </w:ins>
          </w:p>
          <w:p w14:paraId="3CBEF235">
            <w:pPr>
              <w:widowControl/>
              <w:jc w:val="left"/>
              <w:rPr>
                <w:ins w:id="4327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328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"gapQty": "缺口数量",</w:t>
              </w:r>
            </w:ins>
          </w:p>
          <w:p w14:paraId="319F3F99">
            <w:pPr>
              <w:widowControl/>
              <w:jc w:val="left"/>
              <w:rPr>
                <w:ins w:id="4329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330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"planYm": "所属月"</w:t>
              </w:r>
            </w:ins>
          </w:p>
          <w:p w14:paraId="059AFC66">
            <w:pPr>
              <w:widowControl/>
              <w:jc w:val="left"/>
              <w:rPr>
                <w:ins w:id="4331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332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}</w:t>
              </w:r>
            </w:ins>
          </w:p>
          <w:p w14:paraId="7A156CBE">
            <w:pPr>
              <w:widowControl/>
              <w:jc w:val="left"/>
              <w:rPr>
                <w:ins w:id="4333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334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],</w:t>
              </w:r>
            </w:ins>
          </w:p>
          <w:p w14:paraId="4B67F5F5">
            <w:pPr>
              <w:widowControl/>
              <w:jc w:val="left"/>
              <w:rPr>
                <w:ins w:id="4335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336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"distAllocationList": [</w:t>
              </w:r>
            </w:ins>
          </w:p>
          <w:p w14:paraId="5B9FAFE5">
            <w:pPr>
              <w:widowControl/>
              <w:jc w:val="left"/>
              <w:rPr>
                <w:ins w:id="4337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338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{</w:t>
              </w:r>
            </w:ins>
          </w:p>
          <w:p w14:paraId="3957482B">
            <w:pPr>
              <w:widowControl/>
              <w:jc w:val="left"/>
              <w:rPr>
                <w:ins w:id="4339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340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"planYm": "所属月",</w:t>
              </w:r>
            </w:ins>
          </w:p>
          <w:p w14:paraId="316A8A13">
            <w:pPr>
              <w:widowControl/>
              <w:jc w:val="left"/>
              <w:rPr>
                <w:ins w:id="4341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342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"dmdPlanDetId": "需求计划明细标识",</w:t>
              </w:r>
            </w:ins>
          </w:p>
          <w:p w14:paraId="4EE28D49">
            <w:pPr>
              <w:widowControl/>
              <w:jc w:val="left"/>
              <w:rPr>
                <w:ins w:id="4343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344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"dmdPlanNo": "需求计划编号",</w:t>
              </w:r>
            </w:ins>
          </w:p>
          <w:p w14:paraId="2CD836D3">
            <w:pPr>
              <w:widowControl/>
              <w:jc w:val="left"/>
              <w:rPr>
                <w:ins w:id="4345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346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"distOrgNo": "配送目标单位编号",</w:t>
              </w:r>
            </w:ins>
          </w:p>
          <w:p w14:paraId="03F532CF">
            <w:pPr>
              <w:widowControl/>
              <w:jc w:val="left"/>
              <w:rPr>
                <w:ins w:id="4347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348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"distOrgName": "配送目标单位名称",</w:t>
              </w:r>
            </w:ins>
          </w:p>
          <w:p w14:paraId="0F34AF25">
            <w:pPr>
              <w:widowControl/>
              <w:jc w:val="left"/>
              <w:rPr>
                <w:ins w:id="4349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350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"targetWhId": "配送目标库房标识",</w:t>
              </w:r>
            </w:ins>
          </w:p>
          <w:p w14:paraId="0452FCE8">
            <w:pPr>
              <w:widowControl/>
              <w:jc w:val="left"/>
              <w:rPr>
                <w:ins w:id="4351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352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"targetWhName": "配送目标库房名称",</w:t>
              </w:r>
            </w:ins>
          </w:p>
          <w:p w14:paraId="6ED85A51">
            <w:pPr>
              <w:widowControl/>
              <w:jc w:val="left"/>
              <w:rPr>
                <w:ins w:id="4353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354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"equipCateg": "设备类别",</w:t>
              </w:r>
            </w:ins>
          </w:p>
          <w:p w14:paraId="761403D1">
            <w:pPr>
              <w:widowControl/>
              <w:jc w:val="left"/>
              <w:rPr>
                <w:ins w:id="4355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356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"equipCls": "设备分类",</w:t>
              </w:r>
            </w:ins>
          </w:p>
          <w:p w14:paraId="58BD7C90">
            <w:pPr>
              <w:widowControl/>
              <w:jc w:val="left"/>
              <w:rPr>
                <w:ins w:id="4357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358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"equipCode": "设备类型码",</w:t>
              </w:r>
            </w:ins>
          </w:p>
          <w:p w14:paraId="0FD04C61">
            <w:pPr>
              <w:widowControl/>
              <w:jc w:val="left"/>
              <w:rPr>
                <w:ins w:id="4359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360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"equipDesc": "设备类型码描述",</w:t>
              </w:r>
            </w:ins>
          </w:p>
          <w:p w14:paraId="2A297220">
            <w:pPr>
              <w:widowControl/>
              <w:jc w:val="left"/>
              <w:rPr>
                <w:ins w:id="4361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362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"planQty": "计划数量",</w:t>
              </w:r>
            </w:ins>
          </w:p>
          <w:p w14:paraId="71942262">
            <w:pPr>
              <w:widowControl/>
              <w:jc w:val="left"/>
              <w:rPr>
                <w:ins w:id="4363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364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"allocationQty": "已分配数量",</w:t>
              </w:r>
            </w:ins>
          </w:p>
          <w:p w14:paraId="7984C1CD">
            <w:pPr>
              <w:widowControl/>
              <w:jc w:val="left"/>
              <w:rPr>
                <w:ins w:id="4365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366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"gapQty": "缺口数量",</w:t>
              </w:r>
            </w:ins>
          </w:p>
          <w:p w14:paraId="35E66E62">
            <w:pPr>
              <w:widowControl/>
              <w:jc w:val="left"/>
              <w:rPr>
                <w:ins w:id="4367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368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"priority": "库存优先级",</w:t>
              </w:r>
            </w:ins>
          </w:p>
          <w:p w14:paraId="44CD2678">
            <w:pPr>
              <w:widowControl/>
              <w:jc w:val="left"/>
              <w:rPr>
                <w:ins w:id="4369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370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"urgentFlag": "是否紧急"</w:t>
              </w:r>
            </w:ins>
          </w:p>
          <w:p w14:paraId="355C33E8">
            <w:pPr>
              <w:widowControl/>
              <w:jc w:val="left"/>
              <w:rPr>
                <w:ins w:id="4371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372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}</w:t>
              </w:r>
            </w:ins>
          </w:p>
          <w:p w14:paraId="3E3DE2A9">
            <w:pPr>
              <w:widowControl/>
              <w:jc w:val="left"/>
              <w:rPr>
                <w:ins w:id="4373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374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]</w:t>
              </w:r>
            </w:ins>
          </w:p>
          <w:p w14:paraId="34539CEA">
            <w:pPr>
              <w:widowControl/>
              <w:jc w:val="left"/>
              <w:rPr>
                <w:ins w:id="4375" w:author="易呈翔" w:date="2026-08-21T16:17:30Z"/>
                <w:rFonts w:ascii="宋体" w:hAnsi="宋体" w:cs="宋体"/>
                <w:color w:val="000000"/>
                <w:szCs w:val="21"/>
              </w:rPr>
            </w:pPr>
            <w:ins w:id="4376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}</w:t>
              </w:r>
            </w:ins>
          </w:p>
        </w:tc>
      </w:tr>
    </w:tbl>
    <w:p w14:paraId="2B5752B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视图</w:t>
      </w:r>
    </w:p>
    <w:p w14:paraId="7B1D7E40">
      <w:pPr>
        <w:pStyle w:val="3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所检设备表类型(VW_DETECT_EQUIP_TYPE)</w:t>
      </w:r>
    </w:p>
    <w:tbl>
      <w:tblPr>
        <w:tblStyle w:val="7"/>
        <w:tblW w:w="8308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3590"/>
        <w:gridCol w:w="2950"/>
      </w:tblGrid>
      <w:tr w14:paraId="7DE07D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25A46E5C">
            <w:pPr>
              <w:widowControl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编码/代码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65D0EA3A">
            <w:pPr>
              <w:widowControl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67C5B043">
            <w:pPr>
              <w:widowControl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12255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A27E3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01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7AC81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  <w:t>单相电能表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1B244F">
            <w:pPr>
              <w:widowControl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9491F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68519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02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0FDF5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三相直接表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EA993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直接接入的三相电能表</w:t>
            </w:r>
          </w:p>
        </w:tc>
      </w:tr>
      <w:tr w14:paraId="5B6EBD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816A3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03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342E6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三相互感表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67DC2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经互感器接入的三相电能表</w:t>
            </w:r>
          </w:p>
        </w:tc>
      </w:tr>
      <w:tr w14:paraId="6B7DA4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DC796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04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2B2FC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10kV电压互感器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79E20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03D4A4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B38ED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05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C5D1E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20kV电压互感器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77E9E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774921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5CE63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06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1F899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10kV电流互感器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2028B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C9BE3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F59B0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07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8A2EB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20kV电流互感器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8EB52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65E6E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B7DF2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08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441E3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普通型低压电流互感器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D9A06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TA变比小于等于2000A的低压电流互感器</w:t>
            </w:r>
          </w:p>
        </w:tc>
      </w:tr>
      <w:tr w14:paraId="02A77D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A5DD9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09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619A1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大变比型低压电流互感器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1EE87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TA变比大于2000A的低压电流互感器</w:t>
            </w:r>
          </w:p>
        </w:tc>
      </w:tr>
      <w:tr w14:paraId="659530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9D3BD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10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608FC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DBI型低压电流互感器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11C5A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是否抗直流为是的低压电流互感器</w:t>
            </w:r>
          </w:p>
        </w:tc>
      </w:tr>
      <w:tr w14:paraId="027231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063CD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11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17F16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经互感器接入集中器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1954C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9B4D1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11789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12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12162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经互感器接入负荷管理终端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F64B6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31A9F6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AAD3B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13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6D0DA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经互感器接入配变监测计量终端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376EF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9FA73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1B926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14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DD9E1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经互感器接入智能量测终端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CAAA0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71FD61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B58C1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15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CB47D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直接接入集中器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CF114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79675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C03EE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16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2EEA6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直接接入负荷管理终端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9354A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7455F8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86F17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17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B95CE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直接接入配变监测计量终端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E5A1F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05A9FD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ED3C2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18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54247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直接接入智能量测终端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64E7D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</w:tbl>
    <w:p w14:paraId="57AEBF7E">
      <w:pPr>
        <w:pStyle w:val="3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检定仓类型(VW_DEVICE_TYPE)</w:t>
      </w:r>
    </w:p>
    <w:tbl>
      <w:tblPr>
        <w:tblStyle w:val="7"/>
        <w:tblW w:w="8328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3610"/>
        <w:gridCol w:w="2950"/>
      </w:tblGrid>
      <w:tr w14:paraId="0E73C6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18C0E60B">
            <w:pPr>
              <w:widowControl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编码/代码</w:t>
            </w:r>
          </w:p>
        </w:tc>
        <w:tc>
          <w:tcPr>
            <w:tcW w:w="36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37916EAE">
            <w:pPr>
              <w:widowControl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3A4C818B">
            <w:pPr>
              <w:widowControl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2ED5F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40ACA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01</w:t>
            </w:r>
          </w:p>
        </w:tc>
        <w:tc>
          <w:tcPr>
            <w:tcW w:w="36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33B8D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单相电能表检定仓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128F6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42AF2C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A778A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02</w:t>
            </w:r>
          </w:p>
        </w:tc>
        <w:tc>
          <w:tcPr>
            <w:tcW w:w="36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5E55B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单三相兼容检定仓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A7FAD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825F6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A0357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03</w:t>
            </w:r>
          </w:p>
        </w:tc>
        <w:tc>
          <w:tcPr>
            <w:tcW w:w="36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FDFA5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终端检定仓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FC08E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C2221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EE7F3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04</w:t>
            </w:r>
          </w:p>
        </w:tc>
        <w:tc>
          <w:tcPr>
            <w:tcW w:w="36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81535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三相电能表检定仓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48FBF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79E6F9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F0267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05</w:t>
            </w:r>
          </w:p>
        </w:tc>
        <w:tc>
          <w:tcPr>
            <w:tcW w:w="36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DB320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三相表兼容终端检定仓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7ECF1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6EC6C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6AA3F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06</w:t>
            </w:r>
          </w:p>
        </w:tc>
        <w:tc>
          <w:tcPr>
            <w:tcW w:w="36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6A933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10kv/20kv电压兼容仓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C7B88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E52B8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980DE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07</w:t>
            </w:r>
          </w:p>
        </w:tc>
        <w:tc>
          <w:tcPr>
            <w:tcW w:w="36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BA981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10kv/20kv电流兼容仓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A25E0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26F17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60A7C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08</w:t>
            </w:r>
          </w:p>
        </w:tc>
        <w:tc>
          <w:tcPr>
            <w:tcW w:w="36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41148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普通型低压电流互感器/大变比型低压电流互感器兼容仓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399FC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7600BD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3D8E1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09</w:t>
            </w:r>
          </w:p>
        </w:tc>
        <w:tc>
          <w:tcPr>
            <w:tcW w:w="36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526D2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普通型低压电流互感器/DBI型低压电流互感器兼容仓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CFE32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</w:tbl>
    <w:p w14:paraId="066B809E">
      <w:pPr>
        <w:pStyle w:val="3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是否标志(VW_YES_NO_FLAG)</w:t>
      </w:r>
    </w:p>
    <w:tbl>
      <w:tblPr>
        <w:tblStyle w:val="7"/>
        <w:tblW w:w="8368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3640"/>
        <w:gridCol w:w="2960"/>
      </w:tblGrid>
      <w:tr w14:paraId="0472DE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534620DD">
            <w:pPr>
              <w:widowControl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编码/代码</w:t>
            </w:r>
          </w:p>
        </w:tc>
        <w:tc>
          <w:tcPr>
            <w:tcW w:w="36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7E34D2F1">
            <w:pPr>
              <w:widowControl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0960E8D2">
            <w:pPr>
              <w:widowControl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26D94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D1D0A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</w:t>
            </w:r>
          </w:p>
        </w:tc>
        <w:tc>
          <w:tcPr>
            <w:tcW w:w="36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2EB31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否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77040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DA57B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7D697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</w:t>
            </w:r>
          </w:p>
        </w:tc>
        <w:tc>
          <w:tcPr>
            <w:tcW w:w="36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BBA86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是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2B03D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</w:tbl>
    <w:p w14:paraId="58CBBB90">
      <w:pPr>
        <w:rPr>
          <w:rFonts w:hint="default"/>
          <w:lang w:val="en-US" w:eastAsia="zh-CN"/>
        </w:rPr>
      </w:pPr>
    </w:p>
    <w:p w14:paraId="267F20CE">
      <w:pPr>
        <w:pStyle w:val="3"/>
        <w:numPr>
          <w:ilvl w:val="0"/>
          <w:numId w:val="5"/>
        </w:numPr>
        <w:bidi w:val="0"/>
        <w:rPr>
          <w:ins w:id="4377" w:author="易呈翔" w:date="2026-08-06T15:12:03Z"/>
          <w:rFonts w:hint="eastAsia"/>
          <w:lang w:val="en-US" w:eastAsia="zh-CN"/>
        </w:rPr>
      </w:pPr>
      <w:ins w:id="4378" w:author="易呈翔" w:date="2026-08-06T15:12:09Z">
        <w:r>
          <w:rPr>
            <w:rFonts w:hint="eastAsia"/>
            <w:lang w:val="en-US" w:eastAsia="zh-CN"/>
          </w:rPr>
          <w:t>设备</w:t>
        </w:r>
      </w:ins>
      <w:ins w:id="4379" w:author="易呈翔" w:date="2026-08-06T15:12:10Z">
        <w:r>
          <w:rPr>
            <w:rFonts w:hint="eastAsia"/>
            <w:lang w:val="en-US" w:eastAsia="zh-CN"/>
          </w:rPr>
          <w:t>分类</w:t>
        </w:r>
      </w:ins>
      <w:ins w:id="4380" w:author="易呈翔" w:date="2026-08-06T15:12:03Z">
        <w:r>
          <w:rPr>
            <w:rFonts w:hint="eastAsia"/>
            <w:lang w:val="en-US" w:eastAsia="zh-CN"/>
          </w:rPr>
          <w:t>(</w:t>
        </w:r>
      </w:ins>
      <w:ins w:id="4381" w:author="易呈翔" w:date="2026-08-06T15:15:09Z">
        <w:r>
          <w:rPr>
            <w:rFonts w:hint="eastAsia"/>
            <w:lang w:val="en-US" w:eastAsia="zh-CN"/>
          </w:rPr>
          <w:t>VW_EQUIP_CLS</w:t>
        </w:r>
      </w:ins>
      <w:ins w:id="4382" w:author="易呈翔" w:date="2026-08-06T15:12:03Z">
        <w:r>
          <w:rPr>
            <w:rFonts w:hint="eastAsia"/>
            <w:lang w:val="en-US" w:eastAsia="zh-CN"/>
          </w:rPr>
          <w:t>)</w:t>
        </w:r>
      </w:ins>
    </w:p>
    <w:tbl>
      <w:tblPr>
        <w:tblStyle w:val="7"/>
        <w:tblW w:w="8348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3620"/>
        <w:gridCol w:w="2960"/>
      </w:tblGrid>
      <w:tr w14:paraId="59F5E2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383" w:author="易呈翔" w:date="2026-08-06T15:12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3E33F414">
            <w:pPr>
              <w:widowControl/>
              <w:jc w:val="left"/>
              <w:rPr>
                <w:ins w:id="4384" w:author="易呈翔" w:date="2026-08-06T15:12:03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4385" w:author="易呈翔" w:date="2026-08-06T15:12:03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编码/代码</w:t>
              </w:r>
            </w:ins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19469BC9">
            <w:pPr>
              <w:widowControl/>
              <w:jc w:val="left"/>
              <w:rPr>
                <w:ins w:id="4386" w:author="易呈翔" w:date="2026-08-06T15:12:03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4387" w:author="易呈翔" w:date="2026-08-06T15:12:03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名称</w:t>
              </w:r>
            </w:ins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065ACF44">
            <w:pPr>
              <w:widowControl/>
              <w:jc w:val="left"/>
              <w:rPr>
                <w:ins w:id="4388" w:author="易呈翔" w:date="2026-08-06T15:12:03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4389" w:author="易呈翔" w:date="2026-08-06T15:12:03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说明</w:t>
              </w:r>
            </w:ins>
          </w:p>
        </w:tc>
      </w:tr>
      <w:tr w14:paraId="284FCD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390" w:author="易呈翔" w:date="2026-08-06T15:12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D1E4ACB">
            <w:pPr>
              <w:snapToGrid w:val="0"/>
              <w:spacing w:before="0" w:after="0" w:line="240" w:lineRule="auto"/>
              <w:jc w:val="center"/>
              <w:rPr>
                <w:ins w:id="4391" w:author="易呈翔" w:date="2026-08-06T15:12:03Z"/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01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6B66D8C">
            <w:pPr>
              <w:snapToGrid w:val="0"/>
              <w:spacing w:before="0" w:after="0" w:line="240" w:lineRule="auto"/>
              <w:jc w:val="center"/>
              <w:rPr>
                <w:ins w:id="4392" w:author="易呈翔" w:date="2026-08-06T15:12:03Z"/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单相电能表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BFC934">
            <w:pPr>
              <w:snapToGrid w:val="0"/>
              <w:ind w:left="0" w:leftChars="0" w:right="0" w:rightChars="0" w:firstLine="0" w:firstLineChars="0"/>
              <w:jc w:val="center"/>
              <w:rPr>
                <w:ins w:id="4393" w:author="易呈翔" w:date="2026-08-06T15:12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60849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394" w:author="易呈翔" w:date="2026-08-06T15:12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DC622D8">
            <w:pPr>
              <w:snapToGrid w:val="0"/>
              <w:spacing w:before="0" w:after="0" w:line="240" w:lineRule="auto"/>
              <w:jc w:val="center"/>
              <w:rPr>
                <w:ins w:id="4395" w:author="易呈翔" w:date="2026-08-06T15:12:03Z"/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02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1C72D98">
            <w:pPr>
              <w:snapToGrid w:val="0"/>
              <w:spacing w:before="0" w:after="0" w:line="240" w:lineRule="auto"/>
              <w:jc w:val="center"/>
              <w:rPr>
                <w:ins w:id="4396" w:author="易呈翔" w:date="2026-08-06T15:12:03Z"/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三相电能表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5741F2">
            <w:pPr>
              <w:snapToGrid w:val="0"/>
              <w:ind w:left="0" w:leftChars="0" w:right="0" w:rightChars="0" w:firstLine="0" w:firstLineChars="0"/>
              <w:jc w:val="center"/>
              <w:rPr>
                <w:ins w:id="4397" w:author="易呈翔" w:date="2026-08-06T15:12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7C0A4C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398" w:author="易呈翔" w:date="2026-08-06T15:13:31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63EA0AD">
            <w:pPr>
              <w:snapToGrid w:val="0"/>
              <w:spacing w:before="0" w:after="0" w:line="240" w:lineRule="auto"/>
              <w:jc w:val="center"/>
              <w:rPr>
                <w:ins w:id="4399" w:author="易呈翔" w:date="2026-08-06T15:13:31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03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81F8E98">
            <w:pPr>
              <w:snapToGrid w:val="0"/>
              <w:spacing w:before="0" w:after="0" w:line="240" w:lineRule="auto"/>
              <w:jc w:val="center"/>
              <w:rPr>
                <w:ins w:id="4400" w:author="易呈翔" w:date="2026-08-06T15:13:31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负荷管理终端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8FEE74">
            <w:pPr>
              <w:snapToGrid w:val="0"/>
              <w:ind w:left="0" w:leftChars="0" w:right="0" w:rightChars="0" w:firstLine="0" w:firstLineChars="0"/>
              <w:jc w:val="center"/>
              <w:rPr>
                <w:ins w:id="4401" w:author="易呈翔" w:date="2026-08-06T15:13:31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8D3FD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402" w:author="易呈翔" w:date="2026-08-06T15:13:32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85E0BBC">
            <w:pPr>
              <w:snapToGrid w:val="0"/>
              <w:spacing w:before="0" w:after="0" w:line="240" w:lineRule="auto"/>
              <w:jc w:val="center"/>
              <w:rPr>
                <w:ins w:id="4403" w:author="易呈翔" w:date="2026-08-06T15:13:3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04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C77C499">
            <w:pPr>
              <w:snapToGrid w:val="0"/>
              <w:spacing w:before="0" w:after="0" w:line="240" w:lineRule="auto"/>
              <w:jc w:val="center"/>
              <w:rPr>
                <w:ins w:id="4404" w:author="易呈翔" w:date="2026-08-06T15:13:3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集中器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1E333F">
            <w:pPr>
              <w:snapToGrid w:val="0"/>
              <w:ind w:left="0" w:leftChars="0" w:right="0" w:rightChars="0" w:firstLine="0" w:firstLineChars="0"/>
              <w:jc w:val="center"/>
              <w:rPr>
                <w:ins w:id="4405" w:author="易呈翔" w:date="2026-08-06T15:13:3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24D881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406" w:author="易呈翔" w:date="2026-08-06T15:13:3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40E0CE9">
            <w:pPr>
              <w:snapToGrid w:val="0"/>
              <w:spacing w:before="0" w:after="0" w:line="240" w:lineRule="auto"/>
              <w:jc w:val="center"/>
              <w:rPr>
                <w:ins w:id="4407" w:author="易呈翔" w:date="2026-08-06T15:13:3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05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4292E11">
            <w:pPr>
              <w:snapToGrid w:val="0"/>
              <w:spacing w:before="0" w:after="0" w:line="240" w:lineRule="auto"/>
              <w:jc w:val="center"/>
              <w:rPr>
                <w:ins w:id="4408" w:author="易呈翔" w:date="2026-08-06T15:13:3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配变监测计量终端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F81383">
            <w:pPr>
              <w:snapToGrid w:val="0"/>
              <w:ind w:left="0" w:leftChars="0" w:right="0" w:rightChars="0" w:firstLine="0" w:firstLineChars="0"/>
              <w:jc w:val="center"/>
              <w:rPr>
                <w:ins w:id="4409" w:author="易呈翔" w:date="2026-08-06T15:13:3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6ADCC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410" w:author="易呈翔" w:date="2026-08-06T15:14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2D50947">
            <w:pPr>
              <w:snapToGrid w:val="0"/>
              <w:spacing w:before="0" w:after="0" w:line="240" w:lineRule="auto"/>
              <w:jc w:val="center"/>
              <w:rPr>
                <w:ins w:id="4411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06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A5953E3">
            <w:pPr>
              <w:snapToGrid w:val="0"/>
              <w:spacing w:before="0" w:after="0" w:line="240" w:lineRule="auto"/>
              <w:jc w:val="center"/>
              <w:rPr>
                <w:ins w:id="4412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10kV电流互感器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D28172">
            <w:pPr>
              <w:snapToGrid w:val="0"/>
              <w:ind w:left="0" w:leftChars="0" w:right="0" w:rightChars="0" w:firstLine="0" w:firstLineChars="0"/>
              <w:jc w:val="center"/>
              <w:rPr>
                <w:ins w:id="4413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67A65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414" w:author="易呈翔" w:date="2026-08-06T15:14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CAF506B">
            <w:pPr>
              <w:snapToGrid w:val="0"/>
              <w:spacing w:before="0" w:after="0" w:line="240" w:lineRule="auto"/>
              <w:jc w:val="center"/>
              <w:rPr>
                <w:ins w:id="4415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07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5438B26">
            <w:pPr>
              <w:snapToGrid w:val="0"/>
              <w:spacing w:before="0" w:after="0" w:line="240" w:lineRule="auto"/>
              <w:jc w:val="center"/>
              <w:rPr>
                <w:ins w:id="4416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10kV电压互感器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7A8B17">
            <w:pPr>
              <w:snapToGrid w:val="0"/>
              <w:ind w:left="0" w:leftChars="0" w:right="0" w:rightChars="0" w:firstLine="0" w:firstLineChars="0"/>
              <w:jc w:val="center"/>
              <w:rPr>
                <w:ins w:id="4417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7B1602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418" w:author="易呈翔" w:date="2026-08-06T15:14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B1A81E7">
            <w:pPr>
              <w:snapToGrid w:val="0"/>
              <w:spacing w:before="0" w:after="0" w:line="240" w:lineRule="auto"/>
              <w:jc w:val="center"/>
              <w:rPr>
                <w:ins w:id="4419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08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F55FA7">
            <w:pPr>
              <w:snapToGrid w:val="0"/>
              <w:spacing w:before="0" w:after="0" w:line="240" w:lineRule="auto"/>
              <w:jc w:val="center"/>
              <w:rPr>
                <w:ins w:id="4420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低压电流互感器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EA59C4">
            <w:pPr>
              <w:snapToGrid w:val="0"/>
              <w:ind w:left="0" w:leftChars="0" w:right="0" w:rightChars="0" w:firstLine="0" w:firstLineChars="0"/>
              <w:jc w:val="center"/>
              <w:rPr>
                <w:ins w:id="4421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1D393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422" w:author="易呈翔" w:date="2026-08-06T15:14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58AF188">
            <w:pPr>
              <w:snapToGrid w:val="0"/>
              <w:spacing w:before="0" w:after="0" w:line="240" w:lineRule="auto"/>
              <w:jc w:val="center"/>
              <w:rPr>
                <w:ins w:id="4423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09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9B75E5F">
            <w:pPr>
              <w:snapToGrid w:val="0"/>
              <w:spacing w:before="0" w:after="0" w:line="240" w:lineRule="auto"/>
              <w:jc w:val="center"/>
              <w:rPr>
                <w:ins w:id="4424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组合互感器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68074F">
            <w:pPr>
              <w:snapToGrid w:val="0"/>
              <w:ind w:left="0" w:leftChars="0" w:right="0" w:rightChars="0" w:firstLine="0" w:firstLineChars="0"/>
              <w:jc w:val="center"/>
              <w:rPr>
                <w:ins w:id="4425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444A0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426" w:author="易呈翔" w:date="2026-08-06T15:14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E3DC12E">
            <w:pPr>
              <w:snapToGrid w:val="0"/>
              <w:spacing w:before="0" w:after="0" w:line="240" w:lineRule="auto"/>
              <w:jc w:val="center"/>
              <w:rPr>
                <w:ins w:id="4427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10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A939F66">
            <w:pPr>
              <w:snapToGrid w:val="0"/>
              <w:spacing w:before="0" w:after="0" w:line="240" w:lineRule="auto"/>
              <w:jc w:val="center"/>
              <w:rPr>
                <w:ins w:id="4428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厂站终端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6783AF">
            <w:pPr>
              <w:snapToGrid w:val="0"/>
              <w:ind w:left="0" w:leftChars="0" w:right="0" w:rightChars="0" w:firstLine="0" w:firstLineChars="0"/>
              <w:jc w:val="center"/>
              <w:rPr>
                <w:ins w:id="4429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048BF8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430" w:author="易呈翔" w:date="2026-08-06T15:14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758CD4A">
            <w:pPr>
              <w:snapToGrid w:val="0"/>
              <w:spacing w:before="0" w:after="0" w:line="240" w:lineRule="auto"/>
              <w:jc w:val="center"/>
              <w:rPr>
                <w:ins w:id="4431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11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5A7BF0D">
            <w:pPr>
              <w:snapToGrid w:val="0"/>
              <w:spacing w:before="0" w:after="0" w:line="240" w:lineRule="auto"/>
              <w:jc w:val="center"/>
              <w:rPr>
                <w:ins w:id="4432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通信模块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AE7306">
            <w:pPr>
              <w:snapToGrid w:val="0"/>
              <w:ind w:left="0" w:leftChars="0" w:right="0" w:rightChars="0" w:firstLine="0" w:firstLineChars="0"/>
              <w:jc w:val="center"/>
              <w:rPr>
                <w:ins w:id="4433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16E8FA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434" w:author="易呈翔" w:date="2026-08-06T15:14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BC066C9">
            <w:pPr>
              <w:snapToGrid w:val="0"/>
              <w:spacing w:before="0" w:after="0" w:line="240" w:lineRule="auto"/>
              <w:jc w:val="center"/>
              <w:rPr>
                <w:ins w:id="4435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19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AC38494">
            <w:pPr>
              <w:snapToGrid w:val="0"/>
              <w:spacing w:before="0" w:after="0" w:line="240" w:lineRule="auto"/>
              <w:jc w:val="center"/>
              <w:rPr>
                <w:ins w:id="4436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智能量测终端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41872E">
            <w:pPr>
              <w:snapToGrid w:val="0"/>
              <w:ind w:left="0" w:leftChars="0" w:right="0" w:rightChars="0" w:firstLine="0" w:firstLineChars="0"/>
              <w:jc w:val="center"/>
              <w:rPr>
                <w:ins w:id="4437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31C25E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438" w:author="易呈翔" w:date="2026-08-06T15:14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3D0E4AD">
            <w:pPr>
              <w:snapToGrid w:val="0"/>
              <w:spacing w:before="0" w:after="0" w:line="240" w:lineRule="auto"/>
              <w:jc w:val="center"/>
              <w:rPr>
                <w:ins w:id="4439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20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4A5A76">
            <w:pPr>
              <w:snapToGrid w:val="0"/>
              <w:spacing w:before="0" w:after="0" w:line="240" w:lineRule="auto"/>
              <w:jc w:val="center"/>
              <w:rPr>
                <w:ins w:id="4440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20kV电流互感器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777888">
            <w:pPr>
              <w:snapToGrid w:val="0"/>
              <w:ind w:left="0" w:leftChars="0" w:right="0" w:rightChars="0" w:firstLine="0" w:firstLineChars="0"/>
              <w:jc w:val="center"/>
              <w:rPr>
                <w:ins w:id="4441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086FA5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442" w:author="易呈翔" w:date="2026-08-06T15:14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1511C5E">
            <w:pPr>
              <w:snapToGrid w:val="0"/>
              <w:spacing w:before="0" w:after="0" w:line="240" w:lineRule="auto"/>
              <w:jc w:val="center"/>
              <w:rPr>
                <w:ins w:id="4443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21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1E8ED29">
            <w:pPr>
              <w:snapToGrid w:val="0"/>
              <w:spacing w:before="0" w:after="0" w:line="240" w:lineRule="auto"/>
              <w:jc w:val="center"/>
              <w:rPr>
                <w:ins w:id="4444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20kV电压互感器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789D02">
            <w:pPr>
              <w:snapToGrid w:val="0"/>
              <w:ind w:left="0" w:leftChars="0" w:right="0" w:rightChars="0" w:firstLine="0" w:firstLineChars="0"/>
              <w:jc w:val="center"/>
              <w:rPr>
                <w:ins w:id="4445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16A651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446" w:author="易呈翔" w:date="2026-08-06T15:14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99813E6">
            <w:pPr>
              <w:snapToGrid w:val="0"/>
              <w:spacing w:before="0" w:after="0" w:line="240" w:lineRule="auto"/>
              <w:jc w:val="center"/>
              <w:rPr>
                <w:ins w:id="4447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23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EDB5B28">
            <w:pPr>
              <w:snapToGrid w:val="0"/>
              <w:spacing w:before="0" w:after="0" w:line="240" w:lineRule="auto"/>
              <w:jc w:val="center"/>
              <w:rPr>
                <w:ins w:id="4448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周转箱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DE1516">
            <w:pPr>
              <w:snapToGrid w:val="0"/>
              <w:ind w:left="0" w:leftChars="0" w:right="0" w:rightChars="0" w:firstLine="0" w:firstLineChars="0"/>
              <w:jc w:val="center"/>
              <w:rPr>
                <w:ins w:id="4449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4984C7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450" w:author="易呈翔" w:date="2026-08-06T15:14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8FC97F7">
            <w:pPr>
              <w:snapToGrid w:val="0"/>
              <w:spacing w:before="0" w:after="0" w:line="240" w:lineRule="auto"/>
              <w:jc w:val="center"/>
              <w:rPr>
                <w:ins w:id="4451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24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1BC4B2D">
            <w:pPr>
              <w:snapToGrid w:val="0"/>
              <w:spacing w:before="0" w:after="0" w:line="240" w:lineRule="auto"/>
              <w:jc w:val="center"/>
              <w:rPr>
                <w:ins w:id="4452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栈板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FE27CA">
            <w:pPr>
              <w:snapToGrid w:val="0"/>
              <w:ind w:left="0" w:leftChars="0" w:right="0" w:rightChars="0" w:firstLine="0" w:firstLineChars="0"/>
              <w:jc w:val="center"/>
              <w:rPr>
                <w:ins w:id="4453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21F6CD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454" w:author="易呈翔" w:date="2026-08-06T15:19:41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DA1F55C">
            <w:pPr>
              <w:snapToGrid w:val="0"/>
              <w:spacing w:before="0" w:after="0" w:line="240" w:lineRule="auto"/>
              <w:jc w:val="center"/>
              <w:rPr>
                <w:ins w:id="4455" w:author="易呈翔" w:date="2026-08-06T15:19:41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31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5E999D">
            <w:pPr>
              <w:widowControl/>
              <w:snapToGrid w:val="0"/>
              <w:spacing w:before="0" w:after="0" w:line="240" w:lineRule="auto"/>
              <w:jc w:val="center"/>
              <w:textAlignment w:val="auto"/>
              <w:rPr>
                <w:ins w:id="4456" w:author="易呈翔" w:date="2026-08-06T15:19:41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  <w:t>单相计量表箱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A0B8A1">
            <w:pPr>
              <w:snapToGrid w:val="0"/>
              <w:ind w:left="0" w:leftChars="0" w:right="0" w:rightChars="0" w:firstLine="0" w:firstLineChars="0"/>
              <w:jc w:val="center"/>
              <w:rPr>
                <w:ins w:id="4457" w:author="易呈翔" w:date="2026-08-06T15:19:41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5125D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458" w:author="易呈翔" w:date="2026-08-06T15:19:42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191BC2F">
            <w:pPr>
              <w:snapToGrid w:val="0"/>
              <w:spacing w:before="0" w:after="0" w:line="240" w:lineRule="auto"/>
              <w:jc w:val="center"/>
              <w:rPr>
                <w:ins w:id="4459" w:author="易呈翔" w:date="2026-08-06T15:19:42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32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82075B">
            <w:pPr>
              <w:widowControl/>
              <w:snapToGrid w:val="0"/>
              <w:spacing w:before="0" w:after="0" w:line="240" w:lineRule="auto"/>
              <w:jc w:val="center"/>
              <w:textAlignment w:val="auto"/>
              <w:rPr>
                <w:ins w:id="4460" w:author="易呈翔" w:date="2026-08-06T15:19:42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  <w:t>10kV低压计量表箱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1641B9">
            <w:pPr>
              <w:snapToGrid w:val="0"/>
              <w:ind w:left="0" w:leftChars="0" w:right="0" w:rightChars="0" w:firstLine="0" w:firstLineChars="0"/>
              <w:jc w:val="center"/>
              <w:rPr>
                <w:ins w:id="4461" w:author="易呈翔" w:date="2026-08-06T15:19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1CA46F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462" w:author="易呈翔" w:date="2026-08-06T15:20:07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949E2B3">
            <w:pPr>
              <w:snapToGrid w:val="0"/>
              <w:spacing w:before="0" w:after="0" w:line="240" w:lineRule="auto"/>
              <w:jc w:val="center"/>
              <w:rPr>
                <w:ins w:id="4463" w:author="易呈翔" w:date="2026-08-06T15:20:07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33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3E2845">
            <w:pPr>
              <w:widowControl/>
              <w:snapToGrid w:val="0"/>
              <w:spacing w:before="0" w:after="0" w:line="240" w:lineRule="auto"/>
              <w:jc w:val="center"/>
              <w:textAlignment w:val="auto"/>
              <w:rPr>
                <w:ins w:id="4464" w:author="易呈翔" w:date="2026-08-06T15:20:07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  <w:t>三相计量表箱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3246E1">
            <w:pPr>
              <w:snapToGrid w:val="0"/>
              <w:ind w:left="0" w:leftChars="0" w:right="0" w:rightChars="0" w:firstLine="0" w:firstLineChars="0"/>
              <w:jc w:val="center"/>
              <w:rPr>
                <w:ins w:id="4465" w:author="易呈翔" w:date="2026-08-06T15:20:07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1D70CA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466" w:author="易呈翔" w:date="2026-08-06T15:20:07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E7A2B32">
            <w:pPr>
              <w:snapToGrid w:val="0"/>
              <w:spacing w:before="0" w:after="0" w:line="240" w:lineRule="auto"/>
              <w:jc w:val="center"/>
              <w:rPr>
                <w:ins w:id="4467" w:author="易呈翔" w:date="2026-08-06T15:20:07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34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F38FD5">
            <w:pPr>
              <w:widowControl/>
              <w:snapToGrid w:val="0"/>
              <w:spacing w:before="0" w:after="0" w:line="240" w:lineRule="auto"/>
              <w:jc w:val="center"/>
              <w:textAlignment w:val="auto"/>
              <w:rPr>
                <w:ins w:id="4468" w:author="易呈翔" w:date="2026-08-06T15:20:07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  <w:t>10kV高压计量表箱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729193">
            <w:pPr>
              <w:snapToGrid w:val="0"/>
              <w:ind w:left="0" w:leftChars="0" w:right="0" w:rightChars="0" w:firstLine="0" w:firstLineChars="0"/>
              <w:jc w:val="center"/>
              <w:rPr>
                <w:ins w:id="4469" w:author="易呈翔" w:date="2026-08-06T15:20:07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083C6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470" w:author="易呈翔" w:date="2026-08-06T15:19:44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44C1DD8">
            <w:pPr>
              <w:snapToGrid w:val="0"/>
              <w:spacing w:before="0" w:after="0" w:line="240" w:lineRule="auto"/>
              <w:jc w:val="center"/>
              <w:rPr>
                <w:ins w:id="4471" w:author="易呈翔" w:date="2026-08-06T15:19:44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35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F108C5">
            <w:pPr>
              <w:widowControl/>
              <w:snapToGrid w:val="0"/>
              <w:spacing w:before="0" w:after="0" w:line="240" w:lineRule="auto"/>
              <w:jc w:val="center"/>
              <w:textAlignment w:val="auto"/>
              <w:rPr>
                <w:ins w:id="4472" w:author="易呈翔" w:date="2026-08-06T15:19:44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  <w:t>单相费控计量表箱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68AC4D">
            <w:pPr>
              <w:snapToGrid w:val="0"/>
              <w:ind w:left="0" w:leftChars="0" w:right="0" w:rightChars="0" w:firstLine="0" w:firstLineChars="0"/>
              <w:jc w:val="center"/>
              <w:rPr>
                <w:ins w:id="4473" w:author="易呈翔" w:date="2026-08-06T15:19:44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FBB8B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474" w:author="易呈翔" w:date="2026-08-06T15:19:46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EA15F2C">
            <w:pPr>
              <w:snapToGrid w:val="0"/>
              <w:spacing w:before="0" w:after="0" w:line="240" w:lineRule="auto"/>
              <w:jc w:val="center"/>
              <w:rPr>
                <w:ins w:id="4475" w:author="易呈翔" w:date="2026-08-06T15:19:46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36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82E34F">
            <w:pPr>
              <w:widowControl/>
              <w:snapToGrid w:val="0"/>
              <w:spacing w:before="0" w:after="0" w:line="240" w:lineRule="auto"/>
              <w:jc w:val="center"/>
              <w:textAlignment w:val="auto"/>
              <w:rPr>
                <w:ins w:id="4476" w:author="易呈翔" w:date="2026-08-06T15:19:46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  <w:t>三相费控计量表箱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8FBF5A">
            <w:pPr>
              <w:snapToGrid w:val="0"/>
              <w:ind w:left="0" w:leftChars="0" w:right="0" w:rightChars="0" w:firstLine="0" w:firstLineChars="0"/>
              <w:jc w:val="center"/>
              <w:rPr>
                <w:ins w:id="4477" w:author="易呈翔" w:date="2026-08-06T15:19:46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45BA82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0D6EB02">
            <w:pPr>
              <w:snapToGrid w:val="0"/>
              <w:spacing w:before="0" w:after="0" w:line="240" w:lineRule="auto"/>
              <w:jc w:val="center"/>
              <w:rPr>
                <w:ins w:id="4478" w:author="易呈翔" w:date="2026-08-06T15:19:46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37</w:t>
            </w:r>
          </w:p>
        </w:tc>
        <w:tc>
          <w:tcPr>
            <w:tcW w:w="3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844D20">
            <w:pPr>
              <w:widowControl/>
              <w:snapToGrid w:val="0"/>
              <w:spacing w:before="0" w:after="0" w:line="240" w:lineRule="auto"/>
              <w:jc w:val="center"/>
              <w:textAlignment w:val="auto"/>
              <w:rPr>
                <w:ins w:id="4479" w:author="易呈翔" w:date="2026-08-06T15:19:46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  <w:t>集中器箱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0D7233">
            <w:pPr>
              <w:snapToGrid w:val="0"/>
              <w:ind w:left="0" w:leftChars="0" w:right="0" w:rightChars="0" w:firstLine="0" w:firstLineChars="0"/>
              <w:jc w:val="center"/>
              <w:rPr>
                <w:ins w:id="4480" w:author="易呈翔" w:date="2026-08-06T15:19:46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CD696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AD1EAA5">
            <w:pPr>
              <w:snapToGrid w:val="0"/>
              <w:spacing w:before="0" w:after="0" w:line="240" w:lineRule="auto"/>
              <w:jc w:val="center"/>
              <w:rPr>
                <w:ins w:id="4481" w:author="易呈翔" w:date="2026-08-06T15:19:46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41</w:t>
            </w:r>
          </w:p>
        </w:tc>
        <w:tc>
          <w:tcPr>
            <w:tcW w:w="3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5D5708">
            <w:pPr>
              <w:widowControl/>
              <w:snapToGrid w:val="0"/>
              <w:spacing w:before="0" w:after="0" w:line="240" w:lineRule="auto"/>
              <w:jc w:val="center"/>
              <w:textAlignment w:val="auto"/>
              <w:rPr>
                <w:ins w:id="4482" w:author="易呈翔" w:date="2026-08-06T15:19:46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  <w:t>运行封印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7BD69A">
            <w:pPr>
              <w:snapToGrid w:val="0"/>
              <w:ind w:left="0" w:leftChars="0" w:right="0" w:rightChars="0" w:firstLine="0" w:firstLineChars="0"/>
              <w:jc w:val="center"/>
              <w:rPr>
                <w:ins w:id="4483" w:author="易呈翔" w:date="2026-08-06T15:19:46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C794B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76B2D66">
            <w:pPr>
              <w:snapToGrid w:val="0"/>
              <w:spacing w:before="0" w:after="0" w:line="240" w:lineRule="auto"/>
              <w:jc w:val="center"/>
              <w:rPr>
                <w:ins w:id="4484" w:author="易呈翔" w:date="2026-08-06T15:19:46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42</w:t>
            </w:r>
          </w:p>
        </w:tc>
        <w:tc>
          <w:tcPr>
            <w:tcW w:w="3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5742E1">
            <w:pPr>
              <w:widowControl/>
              <w:snapToGrid w:val="0"/>
              <w:spacing w:before="0" w:after="0" w:line="240" w:lineRule="auto"/>
              <w:jc w:val="center"/>
              <w:textAlignment w:val="auto"/>
              <w:rPr>
                <w:ins w:id="4485" w:author="易呈翔" w:date="2026-08-06T15:19:46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  <w:t>端子盖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4E196A">
            <w:pPr>
              <w:snapToGrid w:val="0"/>
              <w:ind w:left="0" w:leftChars="0" w:right="0" w:rightChars="0" w:firstLine="0" w:firstLineChars="0"/>
              <w:jc w:val="center"/>
              <w:rPr>
                <w:ins w:id="4486" w:author="易呈翔" w:date="2026-08-06T15:19:46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</w:tbl>
    <w:p w14:paraId="6DCFA27C">
      <w:pPr>
        <w:pStyle w:val="3"/>
        <w:numPr>
          <w:ilvl w:val="0"/>
          <w:numId w:val="5"/>
        </w:numPr>
        <w:bidi w:val="0"/>
        <w:rPr>
          <w:ins w:id="4487" w:author="易呈翔" w:date="2026-08-06T15:14:52Z"/>
          <w:rFonts w:hint="eastAsia"/>
          <w:lang w:val="en-US" w:eastAsia="zh-CN"/>
        </w:rPr>
      </w:pPr>
      <w:ins w:id="4488" w:author="易呈翔" w:date="2026-08-06T15:14:52Z">
        <w:r>
          <w:rPr>
            <w:rFonts w:hint="eastAsia"/>
            <w:lang w:val="en-US" w:eastAsia="zh-CN"/>
          </w:rPr>
          <w:t>设备</w:t>
        </w:r>
      </w:ins>
      <w:ins w:id="4489" w:author="易呈翔" w:date="2026-08-06T15:15:00Z">
        <w:r>
          <w:rPr>
            <w:rFonts w:hint="eastAsia"/>
            <w:lang w:val="en-US" w:eastAsia="zh-CN"/>
          </w:rPr>
          <w:t>类别</w:t>
        </w:r>
      </w:ins>
      <w:ins w:id="4490" w:author="易呈翔" w:date="2026-08-06T15:14:52Z">
        <w:r>
          <w:rPr>
            <w:rFonts w:hint="eastAsia"/>
            <w:lang w:val="en-US" w:eastAsia="zh-CN"/>
          </w:rPr>
          <w:t>(</w:t>
        </w:r>
      </w:ins>
      <w:ins w:id="4491" w:author="易呈翔" w:date="2026-08-06T15:17:45Z">
        <w:r>
          <w:rPr>
            <w:rFonts w:hint="eastAsia"/>
            <w:lang w:val="en-US" w:eastAsia="zh-CN"/>
          </w:rPr>
          <w:t>VW_EQUIP_CATEG</w:t>
        </w:r>
      </w:ins>
      <w:ins w:id="4492" w:author="易呈翔" w:date="2026-08-06T15:14:52Z">
        <w:r>
          <w:rPr>
            <w:rFonts w:hint="eastAsia"/>
            <w:lang w:val="en-US" w:eastAsia="zh-CN"/>
          </w:rPr>
          <w:t>)</w:t>
        </w:r>
      </w:ins>
    </w:p>
    <w:tbl>
      <w:tblPr>
        <w:tblStyle w:val="7"/>
        <w:tblW w:w="8318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3630"/>
        <w:gridCol w:w="2920"/>
      </w:tblGrid>
      <w:tr w14:paraId="4C0592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493" w:author="易呈翔" w:date="2026-08-06T15:17:54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5DA8EEB1">
            <w:pPr>
              <w:widowControl/>
              <w:jc w:val="left"/>
              <w:rPr>
                <w:ins w:id="4494" w:author="易呈翔" w:date="2026-08-06T15:17:54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4495" w:author="易呈翔" w:date="2026-08-06T15:17:54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编码/代码</w:t>
              </w:r>
            </w:ins>
          </w:p>
        </w:tc>
        <w:tc>
          <w:tcPr>
            <w:tcW w:w="36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32262CA8">
            <w:pPr>
              <w:widowControl/>
              <w:jc w:val="left"/>
              <w:rPr>
                <w:ins w:id="4496" w:author="易呈翔" w:date="2026-08-06T15:17:54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4497" w:author="易呈翔" w:date="2026-08-06T15:17:54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名称</w:t>
              </w:r>
            </w:ins>
          </w:p>
        </w:tc>
        <w:tc>
          <w:tcPr>
            <w:tcW w:w="29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7F742DA3">
            <w:pPr>
              <w:widowControl/>
              <w:jc w:val="left"/>
              <w:rPr>
                <w:ins w:id="4498" w:author="易呈翔" w:date="2026-08-06T15:17:54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4499" w:author="易呈翔" w:date="2026-08-06T15:17:54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说明</w:t>
              </w:r>
            </w:ins>
          </w:p>
        </w:tc>
      </w:tr>
      <w:tr w14:paraId="46EE17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500" w:author="易呈翔" w:date="2026-08-06T15:17:54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740B9E4">
            <w:pPr>
              <w:snapToGrid w:val="0"/>
              <w:jc w:val="center"/>
              <w:rPr>
                <w:ins w:id="4501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01</w:t>
            </w:r>
          </w:p>
        </w:tc>
        <w:tc>
          <w:tcPr>
            <w:tcW w:w="36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8944438">
            <w:pPr>
              <w:snapToGrid w:val="0"/>
              <w:jc w:val="center"/>
              <w:rPr>
                <w:ins w:id="4502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电能表</w:t>
            </w:r>
          </w:p>
        </w:tc>
        <w:tc>
          <w:tcPr>
            <w:tcW w:w="29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F6986A">
            <w:pPr>
              <w:snapToGrid w:val="0"/>
              <w:ind w:left="0" w:leftChars="0" w:right="0" w:rightChars="0" w:firstLine="0" w:firstLineChars="0"/>
              <w:jc w:val="center"/>
              <w:rPr>
                <w:ins w:id="4503" w:author="易呈翔" w:date="2026-08-06T15:17:54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3EC0BD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504" w:author="易呈翔" w:date="2026-08-06T15:17:54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23C6AA8">
            <w:pPr>
              <w:snapToGrid w:val="0"/>
              <w:jc w:val="center"/>
              <w:rPr>
                <w:ins w:id="4505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02</w:t>
            </w:r>
          </w:p>
        </w:tc>
        <w:tc>
          <w:tcPr>
            <w:tcW w:w="36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A15ECDB">
            <w:pPr>
              <w:snapToGrid w:val="0"/>
              <w:jc w:val="center"/>
              <w:rPr>
                <w:ins w:id="4506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互感器</w:t>
            </w:r>
          </w:p>
        </w:tc>
        <w:tc>
          <w:tcPr>
            <w:tcW w:w="29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AFD1DB">
            <w:pPr>
              <w:snapToGrid w:val="0"/>
              <w:ind w:left="0" w:leftChars="0" w:right="0" w:rightChars="0" w:firstLine="0" w:firstLineChars="0"/>
              <w:jc w:val="center"/>
              <w:rPr>
                <w:ins w:id="4507" w:author="易呈翔" w:date="2026-08-06T15:17:54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77D612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508" w:author="易呈翔" w:date="2026-08-06T15:17:54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E112558">
            <w:pPr>
              <w:snapToGrid w:val="0"/>
              <w:jc w:val="center"/>
              <w:rPr>
                <w:ins w:id="4509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09</w:t>
            </w:r>
          </w:p>
        </w:tc>
        <w:tc>
          <w:tcPr>
            <w:tcW w:w="36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3E971AA">
            <w:pPr>
              <w:snapToGrid w:val="0"/>
              <w:jc w:val="center"/>
              <w:rPr>
                <w:ins w:id="4510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计量自动化终端</w:t>
            </w:r>
          </w:p>
        </w:tc>
        <w:tc>
          <w:tcPr>
            <w:tcW w:w="29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3DEDEF">
            <w:pPr>
              <w:snapToGrid w:val="0"/>
              <w:ind w:left="0" w:leftChars="0" w:right="0" w:rightChars="0" w:firstLine="0" w:firstLineChars="0"/>
              <w:jc w:val="center"/>
              <w:rPr>
                <w:ins w:id="4511" w:author="易呈翔" w:date="2026-08-06T15:17:54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46B06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512" w:author="易呈翔" w:date="2026-08-06T15:17:54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A5E8907">
            <w:pPr>
              <w:snapToGrid w:val="0"/>
              <w:jc w:val="center"/>
              <w:rPr>
                <w:ins w:id="4513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15</w:t>
            </w:r>
          </w:p>
        </w:tc>
        <w:tc>
          <w:tcPr>
            <w:tcW w:w="36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0807DEA">
            <w:pPr>
              <w:snapToGrid w:val="0"/>
              <w:jc w:val="center"/>
              <w:rPr>
                <w:ins w:id="4514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通信模块</w:t>
            </w:r>
          </w:p>
        </w:tc>
        <w:tc>
          <w:tcPr>
            <w:tcW w:w="29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EA83B0">
            <w:pPr>
              <w:snapToGrid w:val="0"/>
              <w:ind w:left="0" w:leftChars="0" w:right="0" w:rightChars="0" w:firstLine="0" w:firstLineChars="0"/>
              <w:jc w:val="center"/>
              <w:rPr>
                <w:ins w:id="4515" w:author="易呈翔" w:date="2026-08-06T15:17:54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1BD28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516" w:author="易呈翔" w:date="2026-08-06T15:17:54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6515059">
            <w:pPr>
              <w:snapToGrid w:val="0"/>
              <w:jc w:val="center"/>
              <w:rPr>
                <w:ins w:id="4517" w:author="易呈翔" w:date="2026-08-06T15:17:54Z"/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sz w:val="22"/>
                <w:szCs w:val="24"/>
                <w:u w:val="none"/>
              </w:rPr>
              <w:t>17</w:t>
            </w:r>
          </w:p>
        </w:tc>
        <w:tc>
          <w:tcPr>
            <w:tcW w:w="36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F6A7CBD">
            <w:pPr>
              <w:snapToGrid w:val="0"/>
              <w:jc w:val="center"/>
              <w:rPr>
                <w:ins w:id="4518" w:author="易呈翔" w:date="2026-08-06T15:17:54Z"/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sz w:val="22"/>
                <w:szCs w:val="24"/>
                <w:u w:val="none"/>
              </w:rPr>
              <w:t>封印</w:t>
            </w:r>
          </w:p>
        </w:tc>
        <w:tc>
          <w:tcPr>
            <w:tcW w:w="29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A4CF27">
            <w:pPr>
              <w:snapToGrid w:val="0"/>
              <w:ind w:left="0" w:leftChars="0" w:right="0" w:rightChars="0" w:firstLine="0" w:firstLineChars="0"/>
              <w:jc w:val="center"/>
              <w:rPr>
                <w:ins w:id="4519" w:author="易呈翔" w:date="2026-08-06T15:17:54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0224BC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520" w:author="易呈翔" w:date="2026-08-06T15:17:54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C5A0597">
            <w:pPr>
              <w:snapToGrid w:val="0"/>
              <w:jc w:val="center"/>
              <w:rPr>
                <w:ins w:id="4521" w:author="易呈翔" w:date="2026-08-06T15:17:54Z"/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sz w:val="22"/>
                <w:szCs w:val="24"/>
                <w:u w:val="none"/>
              </w:rPr>
              <w:t>18</w:t>
            </w:r>
          </w:p>
        </w:tc>
        <w:tc>
          <w:tcPr>
            <w:tcW w:w="36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8DC764A">
            <w:pPr>
              <w:snapToGrid w:val="0"/>
              <w:jc w:val="center"/>
              <w:rPr>
                <w:ins w:id="4522" w:author="易呈翔" w:date="2026-08-06T15:17:54Z"/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sz w:val="22"/>
                <w:szCs w:val="24"/>
                <w:u w:val="none"/>
              </w:rPr>
              <w:t>开关</w:t>
            </w:r>
          </w:p>
        </w:tc>
        <w:tc>
          <w:tcPr>
            <w:tcW w:w="29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88976A">
            <w:pPr>
              <w:snapToGrid w:val="0"/>
              <w:ind w:left="0" w:leftChars="0" w:right="0" w:rightChars="0" w:firstLine="0" w:firstLineChars="0"/>
              <w:jc w:val="center"/>
              <w:rPr>
                <w:ins w:id="4523" w:author="易呈翔" w:date="2026-08-06T15:17:54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1F3271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524" w:author="易呈翔" w:date="2026-08-06T15:17:54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436141">
            <w:pPr>
              <w:snapToGrid w:val="0"/>
              <w:jc w:val="center"/>
              <w:rPr>
                <w:ins w:id="4525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19</w:t>
            </w:r>
          </w:p>
        </w:tc>
        <w:tc>
          <w:tcPr>
            <w:tcW w:w="36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05D130F">
            <w:pPr>
              <w:snapToGrid w:val="0"/>
              <w:jc w:val="center"/>
              <w:rPr>
                <w:ins w:id="4526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周转箱</w:t>
            </w:r>
          </w:p>
        </w:tc>
        <w:tc>
          <w:tcPr>
            <w:tcW w:w="29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5B89F2">
            <w:pPr>
              <w:snapToGrid w:val="0"/>
              <w:ind w:left="0" w:leftChars="0" w:right="0" w:rightChars="0" w:firstLine="0" w:firstLineChars="0"/>
              <w:jc w:val="center"/>
              <w:rPr>
                <w:ins w:id="4527" w:author="易呈翔" w:date="2026-08-06T15:17:54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1F074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528" w:author="易呈翔" w:date="2026-08-06T15:17:54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64F4044">
            <w:pPr>
              <w:snapToGrid w:val="0"/>
              <w:jc w:val="center"/>
              <w:rPr>
                <w:ins w:id="4529" w:author="易呈翔" w:date="2026-08-06T15:17:54Z"/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sz w:val="22"/>
                <w:szCs w:val="24"/>
                <w:u w:val="none"/>
              </w:rPr>
              <w:t>21</w:t>
            </w:r>
          </w:p>
        </w:tc>
        <w:tc>
          <w:tcPr>
            <w:tcW w:w="36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817C749">
            <w:pPr>
              <w:snapToGrid w:val="0"/>
              <w:jc w:val="center"/>
              <w:rPr>
                <w:ins w:id="4530" w:author="易呈翔" w:date="2026-08-06T15:17:54Z"/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sz w:val="22"/>
                <w:szCs w:val="24"/>
                <w:u w:val="none"/>
              </w:rPr>
              <w:t>配件</w:t>
            </w:r>
          </w:p>
        </w:tc>
        <w:tc>
          <w:tcPr>
            <w:tcW w:w="29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C65C11">
            <w:pPr>
              <w:snapToGrid w:val="0"/>
              <w:ind w:left="0" w:leftChars="0" w:right="0" w:rightChars="0" w:firstLine="0" w:firstLineChars="0"/>
              <w:jc w:val="center"/>
              <w:rPr>
                <w:ins w:id="4531" w:author="易呈翔" w:date="2026-08-06T15:17:54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9264E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532" w:author="易呈翔" w:date="2026-08-06T15:17:54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8F8000E">
            <w:pPr>
              <w:snapToGrid w:val="0"/>
              <w:jc w:val="center"/>
              <w:rPr>
                <w:ins w:id="4533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78</w:t>
            </w:r>
          </w:p>
        </w:tc>
        <w:tc>
          <w:tcPr>
            <w:tcW w:w="36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AFF514B">
            <w:pPr>
              <w:snapToGrid w:val="0"/>
              <w:jc w:val="center"/>
              <w:rPr>
                <w:ins w:id="4534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栈板</w:t>
            </w:r>
          </w:p>
        </w:tc>
        <w:tc>
          <w:tcPr>
            <w:tcW w:w="29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494E06">
            <w:pPr>
              <w:snapToGrid w:val="0"/>
              <w:ind w:left="0" w:leftChars="0" w:right="0" w:rightChars="0" w:firstLine="0" w:firstLineChars="0"/>
              <w:jc w:val="center"/>
              <w:rPr>
                <w:ins w:id="4535" w:author="易呈翔" w:date="2026-08-06T15:17:54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B2CFA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536" w:author="易呈翔" w:date="2026-08-06T15:17:54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062571">
            <w:pPr>
              <w:snapToGrid w:val="0"/>
              <w:jc w:val="center"/>
              <w:rPr>
                <w:ins w:id="4537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  <w:lang w:val="en-US" w:eastAsia="zh-CN"/>
              </w:rPr>
              <w:t>10</w:t>
            </w:r>
          </w:p>
        </w:tc>
        <w:tc>
          <w:tcPr>
            <w:tcW w:w="36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5148652">
            <w:pPr>
              <w:snapToGrid w:val="0"/>
              <w:jc w:val="center"/>
              <w:rPr>
                <w:ins w:id="4538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  <w:lang w:val="en-US" w:eastAsia="zh-CN"/>
              </w:rPr>
              <w:t>计量表箱</w:t>
            </w:r>
          </w:p>
        </w:tc>
        <w:tc>
          <w:tcPr>
            <w:tcW w:w="29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ABE992">
            <w:pPr>
              <w:snapToGrid w:val="0"/>
              <w:ind w:left="0" w:leftChars="0" w:right="0" w:rightChars="0" w:firstLine="0" w:firstLineChars="0"/>
              <w:jc w:val="center"/>
              <w:rPr>
                <w:ins w:id="4539" w:author="易呈翔" w:date="2026-08-06T15:17:54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</w:tbl>
    <w:p w14:paraId="789DD41A">
      <w:pPr>
        <w:pStyle w:val="3"/>
        <w:numPr>
          <w:ilvl w:val="0"/>
          <w:numId w:val="5"/>
        </w:numPr>
        <w:bidi w:val="0"/>
        <w:rPr>
          <w:ins w:id="4540" w:author="易呈翔" w:date="2026-08-06T15:38:51Z"/>
          <w:rFonts w:hint="eastAsia"/>
          <w:lang w:val="en-US" w:eastAsia="zh-CN"/>
        </w:rPr>
      </w:pPr>
      <w:ins w:id="4541" w:author="易呈翔" w:date="2026-08-06T15:49:08Z">
        <w:r>
          <w:rPr>
            <w:rFonts w:hint="eastAsia"/>
            <w:lang w:val="en-US" w:eastAsia="zh-CN"/>
          </w:rPr>
          <w:t>检定类别</w:t>
        </w:r>
      </w:ins>
      <w:ins w:id="4542" w:author="易呈翔" w:date="2026-08-06T15:38:51Z">
        <w:r>
          <w:rPr>
            <w:rFonts w:hint="eastAsia"/>
            <w:lang w:val="en-US" w:eastAsia="zh-CN"/>
          </w:rPr>
          <w:t>(</w:t>
        </w:r>
      </w:ins>
      <w:ins w:id="4543" w:author="易呈翔" w:date="2026-08-06T15:40:11Z">
        <w:r>
          <w:rPr>
            <w:rFonts w:hint="eastAsia"/>
            <w:lang w:val="en-US" w:eastAsia="zh-CN"/>
          </w:rPr>
          <w:t>VW_DETECT_TYPE</w:t>
        </w:r>
      </w:ins>
      <w:ins w:id="4544" w:author="易呈翔" w:date="2026-08-06T15:38:51Z">
        <w:r>
          <w:rPr>
            <w:rFonts w:hint="eastAsia"/>
            <w:lang w:val="en-US" w:eastAsia="zh-CN"/>
          </w:rPr>
          <w:t>)</w:t>
        </w:r>
      </w:ins>
    </w:p>
    <w:tbl>
      <w:tblPr>
        <w:tblStyle w:val="7"/>
        <w:tblW w:w="8328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8"/>
        <w:gridCol w:w="3650"/>
        <w:gridCol w:w="2930"/>
      </w:tblGrid>
      <w:tr w14:paraId="224557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545" w:author="易呈翔" w:date="2026-08-06T15:38:51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086EEE4C">
            <w:pPr>
              <w:widowControl/>
              <w:jc w:val="left"/>
              <w:rPr>
                <w:ins w:id="4546" w:author="易呈翔" w:date="2026-08-06T15:38:51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4547" w:author="易呈翔" w:date="2026-08-06T15:38:51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编码/代码</w:t>
              </w:r>
            </w:ins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417F6754">
            <w:pPr>
              <w:widowControl/>
              <w:jc w:val="left"/>
              <w:rPr>
                <w:ins w:id="4548" w:author="易呈翔" w:date="2026-08-06T15:38:51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4549" w:author="易呈翔" w:date="2026-08-06T15:38:51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名称</w:t>
              </w:r>
            </w:ins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07361B68">
            <w:pPr>
              <w:widowControl/>
              <w:jc w:val="left"/>
              <w:rPr>
                <w:ins w:id="4550" w:author="易呈翔" w:date="2026-08-06T15:38:51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4551" w:author="易呈翔" w:date="2026-08-06T15:38:51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说明</w:t>
              </w:r>
            </w:ins>
          </w:p>
        </w:tc>
      </w:tr>
      <w:tr w14:paraId="49DD50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ins w:id="4552" w:author="易呈翔" w:date="2026-08-06T15:38:51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F826449">
            <w:pPr>
              <w:snapToGrid w:val="0"/>
              <w:jc w:val="center"/>
              <w:rPr>
                <w:ins w:id="4553" w:author="易呈翔" w:date="2026-08-06T15:38:51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01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6613432">
            <w:pPr>
              <w:snapToGrid w:val="0"/>
              <w:jc w:val="center"/>
              <w:rPr>
                <w:ins w:id="4554" w:author="易呈翔" w:date="2026-08-06T15:38:51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全性能试验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6921BA">
            <w:pPr>
              <w:snapToGrid w:val="0"/>
              <w:ind w:left="0" w:leftChars="0" w:right="0" w:rightChars="0" w:firstLine="0" w:firstLineChars="0"/>
              <w:jc w:val="center"/>
              <w:rPr>
                <w:ins w:id="4555" w:author="易呈翔" w:date="2026-08-06T15:38:51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376C60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556" w:author="易呈翔" w:date="2026-08-06T15:38:51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274AF84">
            <w:pPr>
              <w:snapToGrid w:val="0"/>
              <w:jc w:val="center"/>
              <w:rPr>
                <w:ins w:id="4557" w:author="易呈翔" w:date="2026-08-06T15:38:51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02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84F23B2">
            <w:pPr>
              <w:snapToGrid w:val="0"/>
              <w:jc w:val="center"/>
              <w:rPr>
                <w:ins w:id="4558" w:author="易呈翔" w:date="2026-08-06T15:38:51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到货后抽样检测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D5C739">
            <w:pPr>
              <w:snapToGrid w:val="0"/>
              <w:ind w:left="0" w:leftChars="0" w:right="0" w:rightChars="0" w:firstLine="0" w:firstLineChars="0"/>
              <w:jc w:val="center"/>
              <w:rPr>
                <w:ins w:id="4559" w:author="易呈翔" w:date="2026-08-06T15:38:51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17B343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560" w:author="易呈翔" w:date="2026-08-06T15:38:51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60E1461">
            <w:pPr>
              <w:snapToGrid w:val="0"/>
              <w:jc w:val="center"/>
              <w:rPr>
                <w:ins w:id="4561" w:author="易呈翔" w:date="2026-08-06T15:38:51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03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E9C52A0">
            <w:pPr>
              <w:snapToGrid w:val="0"/>
              <w:jc w:val="center"/>
              <w:rPr>
                <w:ins w:id="4562" w:author="易呈翔" w:date="2026-08-06T15:38:51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首次检定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3F67AA">
            <w:pPr>
              <w:snapToGrid w:val="0"/>
              <w:ind w:left="0" w:leftChars="0" w:right="0" w:rightChars="0" w:firstLine="0" w:firstLineChars="0"/>
              <w:jc w:val="center"/>
              <w:rPr>
                <w:ins w:id="4563" w:author="易呈翔" w:date="2026-08-06T15:38:51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203B37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564" w:author="易呈翔" w:date="2026-08-06T15:38:51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2C4CC9C">
            <w:pPr>
              <w:snapToGrid w:val="0"/>
              <w:jc w:val="center"/>
              <w:rPr>
                <w:ins w:id="4565" w:author="易呈翔" w:date="2026-08-06T15:38:51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04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930705B">
            <w:pPr>
              <w:snapToGrid w:val="0"/>
              <w:jc w:val="center"/>
              <w:rPr>
                <w:ins w:id="4566" w:author="易呈翔" w:date="2026-08-06T15:38:51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不合格设备复检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1C7511">
            <w:pPr>
              <w:snapToGrid w:val="0"/>
              <w:ind w:left="0" w:leftChars="0" w:right="0" w:rightChars="0" w:firstLine="0" w:firstLineChars="0"/>
              <w:jc w:val="center"/>
              <w:rPr>
                <w:ins w:id="4567" w:author="易呈翔" w:date="2026-08-06T15:38:51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67AAF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568" w:author="易呈翔" w:date="2026-08-06T15:38:51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3DD0A8A">
            <w:pPr>
              <w:snapToGrid w:val="0"/>
              <w:jc w:val="center"/>
              <w:rPr>
                <w:ins w:id="4569" w:author="易呈翔" w:date="2026-08-06T15:38:51Z"/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sz w:val="22"/>
                <w:szCs w:val="24"/>
                <w:u w:val="none"/>
              </w:rPr>
              <w:t>05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47BF503">
            <w:pPr>
              <w:snapToGrid w:val="0"/>
              <w:jc w:val="center"/>
              <w:rPr>
                <w:ins w:id="4570" w:author="易呈翔" w:date="2026-08-06T15:38:51Z"/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sz w:val="22"/>
                <w:szCs w:val="24"/>
                <w:u w:val="none"/>
              </w:rPr>
              <w:t>流水线适应性检查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66E38F">
            <w:pPr>
              <w:snapToGrid w:val="0"/>
              <w:ind w:left="0" w:leftChars="0" w:right="0" w:rightChars="0" w:firstLine="0" w:firstLineChars="0"/>
              <w:jc w:val="center"/>
              <w:rPr>
                <w:ins w:id="4571" w:author="易呈翔" w:date="2026-08-06T15:38:51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E5F98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572" w:author="易呈翔" w:date="2026-08-06T15:38:51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1EA6B33">
            <w:pPr>
              <w:snapToGrid w:val="0"/>
              <w:jc w:val="center"/>
              <w:rPr>
                <w:ins w:id="4573" w:author="易呈翔" w:date="2026-08-06T15:38:51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07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0158C6E">
            <w:pPr>
              <w:snapToGrid w:val="0"/>
              <w:jc w:val="center"/>
              <w:rPr>
                <w:ins w:id="4574" w:author="易呈翔" w:date="2026-08-06T15:38:51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库存复检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19C3E0">
            <w:pPr>
              <w:snapToGrid w:val="0"/>
              <w:ind w:left="0" w:leftChars="0" w:right="0" w:rightChars="0" w:firstLine="0" w:firstLineChars="0"/>
              <w:jc w:val="center"/>
              <w:rPr>
                <w:ins w:id="4575" w:author="易呈翔" w:date="2026-08-06T15:38:51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7055D2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576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650D9F3">
            <w:pPr>
              <w:snapToGrid w:val="0"/>
              <w:jc w:val="center"/>
              <w:rPr>
                <w:ins w:id="4577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11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5BF0AD2">
            <w:pPr>
              <w:snapToGrid w:val="0"/>
              <w:jc w:val="center"/>
              <w:rPr>
                <w:ins w:id="4578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临时检定/检测-委托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16A55E">
            <w:pPr>
              <w:snapToGrid w:val="0"/>
              <w:ind w:left="0" w:leftChars="0" w:right="0" w:rightChars="0" w:firstLine="0" w:firstLineChars="0"/>
              <w:jc w:val="center"/>
              <w:rPr>
                <w:ins w:id="4579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18AAAC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580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FDB5FA8">
            <w:pPr>
              <w:snapToGrid w:val="0"/>
              <w:jc w:val="center"/>
              <w:rPr>
                <w:ins w:id="4581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12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67FF0A9">
            <w:pPr>
              <w:snapToGrid w:val="0"/>
              <w:jc w:val="center"/>
              <w:rPr>
                <w:ins w:id="4582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临时检定/检测-厂返退还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A3819E">
            <w:pPr>
              <w:snapToGrid w:val="0"/>
              <w:ind w:left="0" w:leftChars="0" w:right="0" w:rightChars="0" w:firstLine="0" w:firstLineChars="0"/>
              <w:jc w:val="center"/>
              <w:rPr>
                <w:ins w:id="4583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8D0B0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584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6F5B22D">
            <w:pPr>
              <w:snapToGrid w:val="0"/>
              <w:jc w:val="center"/>
              <w:rPr>
                <w:ins w:id="4585" w:author="易呈翔" w:date="2026-08-06T15:40:42Z"/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sz w:val="22"/>
                <w:szCs w:val="24"/>
                <w:u w:val="none"/>
              </w:rPr>
              <w:t>13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9E5EEAF">
            <w:pPr>
              <w:snapToGrid w:val="0"/>
              <w:jc w:val="center"/>
              <w:rPr>
                <w:ins w:id="4586" w:author="易呈翔" w:date="2026-08-06T15:40:42Z"/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sz w:val="22"/>
                <w:szCs w:val="24"/>
                <w:u w:val="none"/>
              </w:rPr>
              <w:t>计量标准设备检定/校准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8D324E">
            <w:pPr>
              <w:snapToGrid w:val="0"/>
              <w:ind w:left="0" w:leftChars="0" w:right="0" w:rightChars="0" w:firstLine="0" w:firstLineChars="0"/>
              <w:jc w:val="center"/>
              <w:rPr>
                <w:ins w:id="4587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102D23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588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5F9179A">
            <w:pPr>
              <w:snapToGrid w:val="0"/>
              <w:jc w:val="center"/>
              <w:rPr>
                <w:ins w:id="4589" w:author="易呈翔" w:date="2026-08-06T15:40:42Z"/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sz w:val="22"/>
                <w:szCs w:val="24"/>
                <w:u w:val="none"/>
              </w:rPr>
              <w:t>14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B7712A9">
            <w:pPr>
              <w:snapToGrid w:val="0"/>
              <w:jc w:val="center"/>
              <w:rPr>
                <w:ins w:id="4590" w:author="易呈翔" w:date="2026-08-06T15:40:42Z"/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sz w:val="22"/>
                <w:szCs w:val="24"/>
                <w:u w:val="none"/>
              </w:rPr>
              <w:t>运行抽检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CC4A17">
            <w:pPr>
              <w:snapToGrid w:val="0"/>
              <w:ind w:left="0" w:leftChars="0" w:right="0" w:rightChars="0" w:firstLine="0" w:firstLineChars="0"/>
              <w:jc w:val="center"/>
              <w:rPr>
                <w:ins w:id="4591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4F146A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592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AF28936">
            <w:pPr>
              <w:snapToGrid w:val="0"/>
              <w:jc w:val="center"/>
              <w:rPr>
                <w:ins w:id="4593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20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E8B5335">
            <w:pPr>
              <w:snapToGrid w:val="0"/>
              <w:jc w:val="center"/>
              <w:rPr>
                <w:ins w:id="4594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到货后全性能试验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DD03A6">
            <w:pPr>
              <w:snapToGrid w:val="0"/>
              <w:ind w:left="0" w:leftChars="0" w:right="0" w:rightChars="0" w:firstLine="0" w:firstLineChars="0"/>
              <w:jc w:val="center"/>
              <w:rPr>
                <w:ins w:id="4595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050228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596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B828926">
            <w:pPr>
              <w:snapToGrid w:val="0"/>
              <w:jc w:val="center"/>
              <w:rPr>
                <w:ins w:id="4597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21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1F1463A">
            <w:pPr>
              <w:snapToGrid w:val="0"/>
              <w:jc w:val="center"/>
              <w:rPr>
                <w:ins w:id="4598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样品比对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123C1D">
            <w:pPr>
              <w:snapToGrid w:val="0"/>
              <w:ind w:left="0" w:leftChars="0" w:right="0" w:rightChars="0" w:firstLine="0" w:firstLineChars="0"/>
              <w:jc w:val="center"/>
              <w:rPr>
                <w:ins w:id="4599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4D2333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600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61F9775">
            <w:pPr>
              <w:snapToGrid w:val="0"/>
              <w:jc w:val="center"/>
              <w:rPr>
                <w:ins w:id="4601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  <w:lang w:val="en-US" w:eastAsia="zh-CN"/>
              </w:rPr>
              <w:t>22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07641E0">
            <w:pPr>
              <w:snapToGrid w:val="0"/>
              <w:jc w:val="center"/>
              <w:rPr>
                <w:ins w:id="4602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解密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0D491D">
            <w:pPr>
              <w:snapToGrid w:val="0"/>
              <w:ind w:left="0" w:leftChars="0" w:right="0" w:rightChars="0" w:firstLine="0" w:firstLineChars="0"/>
              <w:jc w:val="center"/>
              <w:rPr>
                <w:ins w:id="4603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7F083D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604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7CC8746">
            <w:pPr>
              <w:snapToGrid w:val="0"/>
              <w:jc w:val="center"/>
              <w:rPr>
                <w:ins w:id="4605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  <w:lang w:val="en-US" w:eastAsia="zh-CN"/>
              </w:rPr>
              <w:t>50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FB43926">
            <w:pPr>
              <w:snapToGrid w:val="0"/>
              <w:jc w:val="center"/>
              <w:rPr>
                <w:ins w:id="4606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期间核查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3D2A64">
            <w:pPr>
              <w:snapToGrid w:val="0"/>
              <w:ind w:left="0" w:leftChars="0" w:right="0" w:rightChars="0" w:firstLine="0" w:firstLineChars="0"/>
              <w:jc w:val="center"/>
              <w:rPr>
                <w:ins w:id="4607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9460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608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999BA64">
            <w:pPr>
              <w:snapToGrid w:val="0"/>
              <w:jc w:val="center"/>
              <w:rPr>
                <w:ins w:id="4609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  <w:lang w:val="en-US" w:eastAsia="zh-CN"/>
              </w:rPr>
              <w:t>51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EA50969">
            <w:pPr>
              <w:snapToGrid w:val="0"/>
              <w:jc w:val="center"/>
              <w:rPr>
                <w:ins w:id="4610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重复性试验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6A4D4E">
            <w:pPr>
              <w:snapToGrid w:val="0"/>
              <w:ind w:left="0" w:leftChars="0" w:right="0" w:rightChars="0" w:firstLine="0" w:firstLineChars="0"/>
              <w:jc w:val="center"/>
              <w:rPr>
                <w:ins w:id="4611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1C2E23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612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C8BF1DE">
            <w:pPr>
              <w:snapToGrid w:val="0"/>
              <w:jc w:val="center"/>
              <w:rPr>
                <w:ins w:id="4613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  <w:lang w:val="en-US" w:eastAsia="zh-CN"/>
              </w:rPr>
              <w:t>52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DA154AC">
            <w:pPr>
              <w:snapToGrid w:val="0"/>
              <w:jc w:val="center"/>
              <w:rPr>
                <w:ins w:id="4614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稳定性考核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DC4C7A">
            <w:pPr>
              <w:snapToGrid w:val="0"/>
              <w:ind w:left="0" w:leftChars="0" w:right="0" w:rightChars="0" w:firstLine="0" w:firstLineChars="0"/>
              <w:jc w:val="center"/>
              <w:rPr>
                <w:ins w:id="4615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31CD49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616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DBCBCDB">
            <w:pPr>
              <w:snapToGrid w:val="0"/>
              <w:jc w:val="center"/>
              <w:rPr>
                <w:ins w:id="4617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  <w:lang w:val="en-US" w:eastAsia="zh-CN"/>
              </w:rPr>
              <w:t>53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CFE3D58">
            <w:pPr>
              <w:snapToGrid w:val="0"/>
              <w:jc w:val="center"/>
              <w:rPr>
                <w:ins w:id="4618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量值溯源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F29F73">
            <w:pPr>
              <w:snapToGrid w:val="0"/>
              <w:ind w:left="0" w:leftChars="0" w:right="0" w:rightChars="0" w:firstLine="0" w:firstLineChars="0"/>
              <w:jc w:val="center"/>
              <w:rPr>
                <w:ins w:id="4619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7C8A3A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620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27793D7">
            <w:pPr>
              <w:snapToGrid w:val="0"/>
              <w:jc w:val="center"/>
              <w:rPr>
                <w:ins w:id="4621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  <w:lang w:val="en-US" w:eastAsia="zh-CN"/>
              </w:rPr>
              <w:t>54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C728A9C">
            <w:pPr>
              <w:snapToGrid w:val="0"/>
              <w:jc w:val="center"/>
              <w:rPr>
                <w:ins w:id="4622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测试设备监测/校准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F90B73">
            <w:pPr>
              <w:snapToGrid w:val="0"/>
              <w:ind w:left="0" w:leftChars="0" w:right="0" w:rightChars="0" w:firstLine="0" w:firstLineChars="0"/>
              <w:jc w:val="center"/>
              <w:rPr>
                <w:ins w:id="4623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77E9A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624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3CBC24E">
            <w:pPr>
              <w:snapToGrid w:val="0"/>
              <w:jc w:val="center"/>
              <w:rPr>
                <w:ins w:id="4625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  <w:lang w:val="en-US" w:eastAsia="zh-CN"/>
              </w:rPr>
              <w:t>55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0383259">
            <w:pPr>
              <w:snapToGrid w:val="0"/>
              <w:jc w:val="center"/>
              <w:rPr>
                <w:ins w:id="4626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  <w:lang w:val="en-US" w:eastAsia="zh-CN"/>
              </w:rPr>
              <w:t>分拣鉴定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15E2F9">
            <w:pPr>
              <w:snapToGrid w:val="0"/>
              <w:ind w:left="0" w:leftChars="0" w:right="0" w:rightChars="0" w:firstLine="0" w:firstLineChars="0"/>
              <w:jc w:val="center"/>
              <w:rPr>
                <w:ins w:id="4627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</w:tbl>
    <w:p w14:paraId="73955BF3">
      <w:pPr>
        <w:pStyle w:val="3"/>
        <w:numPr>
          <w:ilvl w:val="0"/>
          <w:numId w:val="5"/>
        </w:numPr>
        <w:bidi w:val="0"/>
        <w:rPr>
          <w:ins w:id="4628" w:author="易呈翔" w:date="2026-08-06T15:45:18Z"/>
          <w:rFonts w:hint="eastAsia"/>
          <w:lang w:val="en-US" w:eastAsia="zh-CN"/>
        </w:rPr>
      </w:pPr>
      <w:ins w:id="4629" w:author="易呈翔" w:date="2026-08-06T15:45:27Z">
        <w:r>
          <w:rPr>
            <w:rFonts w:hint="eastAsia"/>
            <w:lang w:val="en-US" w:eastAsia="zh-CN"/>
          </w:rPr>
          <w:t>计划</w:t>
        </w:r>
      </w:ins>
      <w:ins w:id="4630" w:author="易呈翔" w:date="2026-08-06T15:45:29Z">
        <w:r>
          <w:rPr>
            <w:rFonts w:hint="eastAsia"/>
            <w:lang w:val="en-US" w:eastAsia="zh-CN"/>
          </w:rPr>
          <w:t>类型</w:t>
        </w:r>
      </w:ins>
      <w:ins w:id="4631" w:author="易呈翔" w:date="2026-08-06T15:45:18Z">
        <w:r>
          <w:rPr>
            <w:rFonts w:hint="eastAsia"/>
            <w:lang w:val="en-US" w:eastAsia="zh-CN"/>
          </w:rPr>
          <w:t>(VW_</w:t>
        </w:r>
      </w:ins>
      <w:ins w:id="4632" w:author="易呈翔" w:date="2026-08-06T15:51:41Z">
        <w:r>
          <w:rPr>
            <w:rFonts w:hint="eastAsia"/>
            <w:lang w:val="en-US" w:eastAsia="zh-CN"/>
          </w:rPr>
          <w:t>DMD</w:t>
        </w:r>
      </w:ins>
      <w:ins w:id="4633" w:author="易呈翔" w:date="2026-08-06T15:47:20Z">
        <w:r>
          <w:rPr>
            <w:rFonts w:hint="eastAsia"/>
            <w:lang w:val="en-US" w:eastAsia="zh-CN"/>
          </w:rPr>
          <w:t>_P</w:t>
        </w:r>
      </w:ins>
      <w:ins w:id="4634" w:author="易呈翔" w:date="2026-08-06T15:47:21Z">
        <w:r>
          <w:rPr>
            <w:rFonts w:hint="eastAsia"/>
            <w:lang w:val="en-US" w:eastAsia="zh-CN"/>
          </w:rPr>
          <w:t>L</w:t>
        </w:r>
      </w:ins>
      <w:ins w:id="4635" w:author="易呈翔" w:date="2026-08-06T15:47:22Z">
        <w:r>
          <w:rPr>
            <w:rFonts w:hint="eastAsia"/>
            <w:lang w:val="en-US" w:eastAsia="zh-CN"/>
          </w:rPr>
          <w:t>AN</w:t>
        </w:r>
      </w:ins>
      <w:ins w:id="4636" w:author="易呈翔" w:date="2026-08-06T15:45:18Z">
        <w:r>
          <w:rPr>
            <w:rFonts w:hint="eastAsia"/>
            <w:lang w:val="en-US" w:eastAsia="zh-CN"/>
          </w:rPr>
          <w:t>_TYPE)</w:t>
        </w:r>
      </w:ins>
    </w:p>
    <w:tbl>
      <w:tblPr>
        <w:tblStyle w:val="7"/>
        <w:tblW w:w="8328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8"/>
        <w:gridCol w:w="3650"/>
        <w:gridCol w:w="2930"/>
      </w:tblGrid>
      <w:tr w14:paraId="258B97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637" w:author="易呈翔" w:date="2026-08-06T15:45:18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7AEAF1EF">
            <w:pPr>
              <w:widowControl/>
              <w:jc w:val="left"/>
              <w:rPr>
                <w:ins w:id="4638" w:author="易呈翔" w:date="2026-08-06T15:45:18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4639" w:author="易呈翔" w:date="2026-08-06T15:45:18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编码/代码</w:t>
              </w:r>
            </w:ins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42AE5713">
            <w:pPr>
              <w:widowControl/>
              <w:jc w:val="left"/>
              <w:rPr>
                <w:ins w:id="4640" w:author="易呈翔" w:date="2026-08-06T15:45:18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4641" w:author="易呈翔" w:date="2026-08-06T15:45:18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名称</w:t>
              </w:r>
            </w:ins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7C426BAC">
            <w:pPr>
              <w:widowControl/>
              <w:jc w:val="left"/>
              <w:rPr>
                <w:ins w:id="4642" w:author="易呈翔" w:date="2026-08-06T15:45:18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4643" w:author="易呈翔" w:date="2026-08-06T15:45:18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说明</w:t>
              </w:r>
            </w:ins>
          </w:p>
        </w:tc>
      </w:tr>
      <w:tr w14:paraId="58BABD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ins w:id="4644" w:author="易呈翔" w:date="2026-08-06T15:45:18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41D494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auto"/>
              <w:rPr>
                <w:ins w:id="4645" w:author="易呈翔" w:date="2026-08-06T15:45:18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  <w:t>01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EA94E4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auto"/>
              <w:rPr>
                <w:ins w:id="4646" w:author="易呈翔" w:date="2026-08-06T15:45:18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  <w:t>月计划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0A3603">
            <w:pPr>
              <w:snapToGrid w:val="0"/>
              <w:ind w:left="0" w:leftChars="0" w:right="0" w:rightChars="0" w:firstLine="0" w:firstLineChars="0"/>
              <w:jc w:val="center"/>
              <w:rPr>
                <w:ins w:id="4647" w:author="易呈翔" w:date="2026-08-06T15:45:18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1D65D8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648" w:author="易呈翔" w:date="2026-08-06T15:45:18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DEA5F2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auto"/>
              <w:rPr>
                <w:ins w:id="4649" w:author="易呈翔" w:date="2026-08-06T15:45:18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  <w:t>02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1DE7E5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auto"/>
              <w:rPr>
                <w:ins w:id="4650" w:author="易呈翔" w:date="2026-08-06T15:45:18Z"/>
                <w:rFonts w:hint="default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ins w:id="4651" w:author="易呈翔" w:date="2026-08-06T15:51:21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紧急</w:t>
              </w:r>
            </w:ins>
            <w:ins w:id="4652" w:author="易呈翔" w:date="2026-08-06T15:51:22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计划</w:t>
              </w:r>
            </w:ins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7C83D6">
            <w:pPr>
              <w:snapToGrid w:val="0"/>
              <w:ind w:left="0" w:leftChars="0" w:right="0" w:rightChars="0" w:firstLine="0" w:firstLineChars="0"/>
              <w:jc w:val="center"/>
              <w:rPr>
                <w:ins w:id="4653" w:author="易呈翔" w:date="2026-08-06T15:45:18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</w:tbl>
    <w:p w14:paraId="783F7BA3">
      <w:pPr>
        <w:rPr>
          <w:rFonts w:hint="default"/>
          <w:lang w:val="en-US" w:eastAsia="zh-CN"/>
        </w:rPr>
      </w:pPr>
    </w:p>
    <w:p w14:paraId="2D1A8DB5">
      <w:pPr>
        <w:pStyle w:val="3"/>
        <w:numPr>
          <w:ilvl w:val="0"/>
          <w:numId w:val="5"/>
        </w:numPr>
        <w:bidi w:val="0"/>
        <w:rPr>
          <w:ins w:id="4654" w:author="易呈翔" w:date="2026-08-20T16:56:07Z"/>
          <w:rFonts w:hint="eastAsia"/>
          <w:lang w:val="en-US" w:eastAsia="zh-CN"/>
        </w:rPr>
      </w:pPr>
      <w:ins w:id="4655" w:author="易呈翔" w:date="2026-08-20T16:56:11Z">
        <w:r>
          <w:rPr>
            <w:rFonts w:hint="eastAsia"/>
            <w:lang w:val="en-US" w:eastAsia="zh-CN"/>
          </w:rPr>
          <w:t>库区</w:t>
        </w:r>
      </w:ins>
      <w:ins w:id="4656" w:author="易呈翔" w:date="2026-08-20T16:56:07Z">
        <w:r>
          <w:rPr>
            <w:rFonts w:hint="eastAsia"/>
            <w:lang w:val="en-US" w:eastAsia="zh-CN"/>
          </w:rPr>
          <w:t>类型(VW_</w:t>
        </w:r>
      </w:ins>
      <w:ins w:id="4657" w:author="易呈翔" w:date="2026-08-20T16:57:04Z">
        <w:r>
          <w:rPr>
            <w:rFonts w:hint="eastAsia"/>
            <w:lang w:val="en-US" w:eastAsia="zh-CN"/>
          </w:rPr>
          <w:t>W</w:t>
        </w:r>
      </w:ins>
      <w:ins w:id="4658" w:author="易呈翔" w:date="2026-08-20T16:57:05Z">
        <w:r>
          <w:rPr>
            <w:rFonts w:hint="eastAsia"/>
            <w:lang w:val="en-US" w:eastAsia="zh-CN"/>
          </w:rPr>
          <w:t>H</w:t>
        </w:r>
      </w:ins>
      <w:ins w:id="4659" w:author="易呈翔" w:date="2026-08-20T16:57:06Z">
        <w:r>
          <w:rPr>
            <w:rFonts w:hint="eastAsia"/>
            <w:lang w:val="en-US" w:eastAsia="zh-CN"/>
          </w:rPr>
          <w:t>_A</w:t>
        </w:r>
      </w:ins>
      <w:ins w:id="4660" w:author="易呈翔" w:date="2026-08-20T16:57:07Z">
        <w:r>
          <w:rPr>
            <w:rFonts w:hint="eastAsia"/>
            <w:lang w:val="en-US" w:eastAsia="zh-CN"/>
          </w:rPr>
          <w:t>REA</w:t>
        </w:r>
      </w:ins>
      <w:ins w:id="4661" w:author="易呈翔" w:date="2026-08-20T16:57:08Z">
        <w:r>
          <w:rPr>
            <w:rFonts w:hint="eastAsia"/>
            <w:lang w:val="en-US" w:eastAsia="zh-CN"/>
          </w:rPr>
          <w:t>_T</w:t>
        </w:r>
      </w:ins>
      <w:ins w:id="4662" w:author="易呈翔" w:date="2026-08-20T16:57:09Z">
        <w:r>
          <w:rPr>
            <w:rFonts w:hint="eastAsia"/>
            <w:lang w:val="en-US" w:eastAsia="zh-CN"/>
          </w:rPr>
          <w:t>YPE</w:t>
        </w:r>
      </w:ins>
      <w:ins w:id="4663" w:author="易呈翔" w:date="2026-08-20T16:56:07Z">
        <w:r>
          <w:rPr>
            <w:rFonts w:hint="eastAsia"/>
            <w:lang w:val="en-US" w:eastAsia="zh-CN"/>
          </w:rPr>
          <w:t>)</w:t>
        </w:r>
      </w:ins>
    </w:p>
    <w:tbl>
      <w:tblPr>
        <w:tblStyle w:val="7"/>
        <w:tblW w:w="8328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8"/>
        <w:gridCol w:w="3650"/>
        <w:gridCol w:w="2930"/>
      </w:tblGrid>
      <w:tr w14:paraId="36D711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664" w:author="易呈翔" w:date="2026-08-20T16:57:14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4E38B919">
            <w:pPr>
              <w:widowControl/>
              <w:jc w:val="left"/>
              <w:rPr>
                <w:ins w:id="4665" w:author="易呈翔" w:date="2026-08-20T16:57:14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4666" w:author="易呈翔" w:date="2026-08-20T16:57:14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编码/代码</w:t>
              </w:r>
            </w:ins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7611664B">
            <w:pPr>
              <w:widowControl/>
              <w:jc w:val="left"/>
              <w:rPr>
                <w:ins w:id="4667" w:author="易呈翔" w:date="2026-08-20T16:57:14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4668" w:author="易呈翔" w:date="2026-08-20T16:57:14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名称</w:t>
              </w:r>
            </w:ins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048F02AB">
            <w:pPr>
              <w:widowControl/>
              <w:jc w:val="left"/>
              <w:rPr>
                <w:ins w:id="4669" w:author="易呈翔" w:date="2026-08-20T16:57:14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4670" w:author="易呈翔" w:date="2026-08-20T16:57:14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说明</w:t>
              </w:r>
            </w:ins>
          </w:p>
        </w:tc>
      </w:tr>
      <w:tr w14:paraId="48B899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ins w:id="4671" w:author="易呈翔" w:date="2026-08-20T16:57:14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41DE4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auto"/>
              <w:rPr>
                <w:ins w:id="4672" w:author="易呈翔" w:date="2026-08-20T16:57:1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</w:pPr>
            <w:ins w:id="4673" w:author="易呈翔" w:date="2026-08-20T16:57:14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01</w:t>
              </w:r>
            </w:ins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8627A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auto"/>
              <w:rPr>
                <w:ins w:id="4674" w:author="易呈翔" w:date="2026-08-20T16:57:1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</w:pPr>
            <w:ins w:id="4675" w:author="易呈翔" w:date="2026-08-20T16:57:58Z">
              <w:r>
                <w:rPr>
                  <w:rFonts w:hint="eastAsia" w:ascii="宋体" w:hAnsi="宋体" w:eastAsia="宋体" w:cs="宋体"/>
                  <w:b w:val="0"/>
                  <w:b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待检仓</w:t>
              </w:r>
            </w:ins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85584F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ins w:id="4676" w:author="易呈翔" w:date="2026-08-20T16:57:14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</w:pPr>
            <w:ins w:id="4677" w:author="易呈翔" w:date="2026-08-20T16:58:59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计量</w:t>
              </w:r>
            </w:ins>
            <w:ins w:id="4678" w:author="易呈翔" w:date="2026-08-20T16:59:00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管理所</w:t>
              </w:r>
            </w:ins>
            <w:ins w:id="4679" w:author="易呈翔" w:date="2026-08-20T16:59:02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库房</w:t>
              </w:r>
            </w:ins>
            <w:ins w:id="4680" w:author="易呈翔" w:date="2026-08-20T16:59:08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人工</w:t>
              </w:r>
            </w:ins>
            <w:ins w:id="4681" w:author="易呈翔" w:date="2026-08-20T16:59:09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库区</w:t>
              </w:r>
            </w:ins>
            <w:ins w:id="4682" w:author="易呈翔" w:date="2026-08-20T16:59:34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的</w:t>
              </w:r>
            </w:ins>
            <w:ins w:id="4683" w:author="易呈翔" w:date="2026-08-20T16:59:13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逻辑</w:t>
              </w:r>
            </w:ins>
            <w:ins w:id="4684" w:author="易呈翔" w:date="2026-08-20T16:59:37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库区</w:t>
              </w:r>
            </w:ins>
          </w:p>
        </w:tc>
      </w:tr>
      <w:tr w14:paraId="5AF7D7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685" w:author="易呈翔" w:date="2026-08-20T16:57:14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1F8D1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auto"/>
              <w:rPr>
                <w:ins w:id="4686" w:author="易呈翔" w:date="2026-08-20T16:57:1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ins w:id="4687" w:author="易呈翔" w:date="2026-08-20T16:57:14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02</w:t>
              </w:r>
            </w:ins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C3342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auto"/>
              <w:rPr>
                <w:ins w:id="4688" w:author="易呈翔" w:date="2026-08-20T16:57:14Z"/>
                <w:rFonts w:hint="default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ins w:id="4689" w:author="易呈翔" w:date="2026-08-20T16:58:03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立库</w:t>
              </w:r>
            </w:ins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76AC13">
            <w:pPr>
              <w:snapToGrid w:val="0"/>
              <w:ind w:left="0" w:leftChars="0" w:right="0" w:rightChars="0" w:firstLine="0" w:firstLineChars="0"/>
              <w:jc w:val="center"/>
              <w:rPr>
                <w:ins w:id="4690" w:author="易呈翔" w:date="2026-08-20T16:57:14Z"/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ins w:id="4691" w:author="易呈翔" w:date="2026-08-20T16:58:47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-SA"/>
                </w:rPr>
                <w:t>计量</w:t>
              </w:r>
            </w:ins>
            <w:ins w:id="4692" w:author="易呈翔" w:date="2026-08-20T16:58:49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-SA"/>
                </w:rPr>
                <w:t>管理</w:t>
              </w:r>
            </w:ins>
            <w:ins w:id="4693" w:author="易呈翔" w:date="2026-08-20T16:58:50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-SA"/>
                </w:rPr>
                <w:t>所</w:t>
              </w:r>
            </w:ins>
            <w:ins w:id="4694" w:author="易呈翔" w:date="2026-08-20T16:58:55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-SA"/>
                </w:rPr>
                <w:t>库房</w:t>
              </w:r>
            </w:ins>
            <w:ins w:id="4695" w:author="易呈翔" w:date="2026-08-20T16:58:51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-SA"/>
                </w:rPr>
                <w:t>立库</w:t>
              </w:r>
            </w:ins>
            <w:ins w:id="4696" w:author="易呈翔" w:date="2026-08-20T16:58:52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-SA"/>
                </w:rPr>
                <w:t>库区</w:t>
              </w:r>
            </w:ins>
          </w:p>
        </w:tc>
      </w:tr>
      <w:tr w14:paraId="6479BF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697" w:author="易呈翔" w:date="2026-08-20T16:58:04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676D5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auto"/>
              <w:rPr>
                <w:ins w:id="4698" w:author="易呈翔" w:date="2026-08-20T16:58:04Z"/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</w:pPr>
            <w:ins w:id="4699" w:author="易呈翔" w:date="2026-08-20T16:58:07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03</w:t>
              </w:r>
            </w:ins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8F2D8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auto"/>
              <w:rPr>
                <w:ins w:id="4700" w:author="易呈翔" w:date="2026-08-20T16:58:04Z"/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</w:pPr>
            <w:ins w:id="4701" w:author="易呈翔" w:date="2026-08-20T16:58:10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成品</w:t>
              </w:r>
            </w:ins>
            <w:ins w:id="4702" w:author="易呈翔" w:date="2026-08-20T16:58:11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仓</w:t>
              </w:r>
            </w:ins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C04720">
            <w:pPr>
              <w:snapToGrid w:val="0"/>
              <w:ind w:left="0" w:leftChars="0" w:right="0" w:rightChars="0" w:firstLine="0" w:firstLineChars="0"/>
              <w:jc w:val="center"/>
              <w:rPr>
                <w:ins w:id="4703" w:author="易呈翔" w:date="2026-08-20T16:58:04Z"/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ins w:id="4704" w:author="易呈翔" w:date="2026-08-20T17:00:52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-SA"/>
                </w:rPr>
                <w:t>计量</w:t>
              </w:r>
            </w:ins>
            <w:ins w:id="4705" w:author="易呈翔" w:date="2026-08-20T17:00:57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-SA"/>
                </w:rPr>
                <w:t>管理</w:t>
              </w:r>
            </w:ins>
            <w:ins w:id="4706" w:author="易呈翔" w:date="2026-08-20T17:00:58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-SA"/>
                </w:rPr>
                <w:t>所</w:t>
              </w:r>
            </w:ins>
            <w:ins w:id="4707" w:author="易呈翔" w:date="2026-08-20T17:01:01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-SA"/>
                </w:rPr>
                <w:t>一级</w:t>
              </w:r>
            </w:ins>
            <w:ins w:id="4708" w:author="易呈翔" w:date="2026-08-20T17:01:03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-SA"/>
                </w:rPr>
                <w:t>急救包</w:t>
              </w:r>
            </w:ins>
            <w:ins w:id="4709" w:author="易呈翔" w:date="2026-08-20T17:00:35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-SA"/>
                </w:rPr>
                <w:t>自动</w:t>
              </w:r>
            </w:ins>
            <w:ins w:id="4710" w:author="易呈翔" w:date="2026-08-20T17:00:38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-SA"/>
                </w:rPr>
                <w:t>化</w:t>
              </w:r>
            </w:ins>
            <w:ins w:id="4711" w:author="易呈翔" w:date="2026-08-20T17:00:39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-SA"/>
                </w:rPr>
                <w:t>库区</w:t>
              </w:r>
            </w:ins>
          </w:p>
        </w:tc>
      </w:tr>
    </w:tbl>
    <w:p w14:paraId="5B080FF3"/>
    <w:p w14:paraId="06939E36"/>
    <w:p w14:paraId="2DAEBF36"/>
    <w:p w14:paraId="4E825701"/>
    <w:p w14:paraId="122F3EB3"/>
    <w:p w14:paraId="4A5E1138"/>
    <w:p w14:paraId="7AFF7E51"/>
    <w:p w14:paraId="6A1BB3D7"/>
    <w:p w14:paraId="0C5601A8"/>
    <w:p w14:paraId="7EF0EC9A"/>
    <w:p w14:paraId="3FAF26E3"/>
    <w:p w14:paraId="2B129BBC"/>
    <w:p w14:paraId="38CFF9D3"/>
    <w:p w14:paraId="449A21FB"/>
    <w:p w14:paraId="210C1600"/>
    <w:p w14:paraId="1B6C2EA6"/>
    <w:p w14:paraId="5409DD63"/>
    <w:p w14:paraId="3DFBD649"/>
    <w:p w14:paraId="11BFD60A"/>
    <w:p w14:paraId="3C2B894A"/>
    <w:p w14:paraId="348200FA"/>
    <w:p w14:paraId="390D628B"/>
    <w:p w14:paraId="733700DB"/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D1FF25"/>
    <w:multiLevelType w:val="singleLevel"/>
    <w:tmpl w:val="B8D1FF25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3C6B76F"/>
    <w:multiLevelType w:val="singleLevel"/>
    <w:tmpl w:val="D3C6B76F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1949114B"/>
    <w:multiLevelType w:val="singleLevel"/>
    <w:tmpl w:val="1949114B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2C9D1DAF"/>
    <w:multiLevelType w:val="singleLevel"/>
    <w:tmpl w:val="2C9D1DAF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5FA865FF"/>
    <w:multiLevelType w:val="singleLevel"/>
    <w:tmpl w:val="5FA865F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易呈翔">
    <w15:presenceInfo w15:providerId="WPS Office" w15:userId="114368797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76A00"/>
    <w:rsid w:val="01000214"/>
    <w:rsid w:val="016B7DD3"/>
    <w:rsid w:val="01830099"/>
    <w:rsid w:val="02C95980"/>
    <w:rsid w:val="03060F81"/>
    <w:rsid w:val="04FF4FC2"/>
    <w:rsid w:val="05297BC4"/>
    <w:rsid w:val="0646258B"/>
    <w:rsid w:val="075174DC"/>
    <w:rsid w:val="07CA4AF5"/>
    <w:rsid w:val="081A01B6"/>
    <w:rsid w:val="0874211C"/>
    <w:rsid w:val="09E9058A"/>
    <w:rsid w:val="0A336C17"/>
    <w:rsid w:val="0A382368"/>
    <w:rsid w:val="0AEC3C46"/>
    <w:rsid w:val="0B4B76F6"/>
    <w:rsid w:val="0BDD71A0"/>
    <w:rsid w:val="0C257D35"/>
    <w:rsid w:val="0C343277"/>
    <w:rsid w:val="0CAC2B9A"/>
    <w:rsid w:val="0CF64E0E"/>
    <w:rsid w:val="0EB033A3"/>
    <w:rsid w:val="101F11F3"/>
    <w:rsid w:val="11F55185"/>
    <w:rsid w:val="123371E8"/>
    <w:rsid w:val="132D2C84"/>
    <w:rsid w:val="13ED0BA8"/>
    <w:rsid w:val="151E5653"/>
    <w:rsid w:val="16FF3949"/>
    <w:rsid w:val="17064FC2"/>
    <w:rsid w:val="177F76C0"/>
    <w:rsid w:val="17821264"/>
    <w:rsid w:val="17C84600"/>
    <w:rsid w:val="181B1F72"/>
    <w:rsid w:val="185660F9"/>
    <w:rsid w:val="19F94F44"/>
    <w:rsid w:val="1A386E1E"/>
    <w:rsid w:val="1B4228E8"/>
    <w:rsid w:val="1C654998"/>
    <w:rsid w:val="1D5822E5"/>
    <w:rsid w:val="1D7E48E8"/>
    <w:rsid w:val="1DBF2740"/>
    <w:rsid w:val="1F302553"/>
    <w:rsid w:val="1FF22625"/>
    <w:rsid w:val="21827845"/>
    <w:rsid w:val="21C40374"/>
    <w:rsid w:val="21CA767A"/>
    <w:rsid w:val="21CB71C6"/>
    <w:rsid w:val="22965C6C"/>
    <w:rsid w:val="22F51BD1"/>
    <w:rsid w:val="231A5562"/>
    <w:rsid w:val="242A6ADC"/>
    <w:rsid w:val="245331CC"/>
    <w:rsid w:val="25A22934"/>
    <w:rsid w:val="25E62821"/>
    <w:rsid w:val="25EB0AEC"/>
    <w:rsid w:val="26A84EE5"/>
    <w:rsid w:val="276E304E"/>
    <w:rsid w:val="27F46852"/>
    <w:rsid w:val="283E5715"/>
    <w:rsid w:val="28A73A4B"/>
    <w:rsid w:val="297D14BE"/>
    <w:rsid w:val="2A2523FA"/>
    <w:rsid w:val="2A755335"/>
    <w:rsid w:val="2A7E4E57"/>
    <w:rsid w:val="2AE13EFE"/>
    <w:rsid w:val="2B5621F6"/>
    <w:rsid w:val="2D10478C"/>
    <w:rsid w:val="2E616BA4"/>
    <w:rsid w:val="2F5707D5"/>
    <w:rsid w:val="2F927F93"/>
    <w:rsid w:val="319057D5"/>
    <w:rsid w:val="31A04A78"/>
    <w:rsid w:val="32407191"/>
    <w:rsid w:val="326D0948"/>
    <w:rsid w:val="329C5435"/>
    <w:rsid w:val="3337525C"/>
    <w:rsid w:val="34112B1D"/>
    <w:rsid w:val="35591E4D"/>
    <w:rsid w:val="358A766C"/>
    <w:rsid w:val="362751E0"/>
    <w:rsid w:val="364D75B0"/>
    <w:rsid w:val="37107EA6"/>
    <w:rsid w:val="385B0E4C"/>
    <w:rsid w:val="3983042E"/>
    <w:rsid w:val="39940919"/>
    <w:rsid w:val="39DE5DEF"/>
    <w:rsid w:val="3A3278B9"/>
    <w:rsid w:val="3B9B111B"/>
    <w:rsid w:val="3C2F178A"/>
    <w:rsid w:val="3C940DD1"/>
    <w:rsid w:val="3CA4378E"/>
    <w:rsid w:val="3E36391C"/>
    <w:rsid w:val="3ECF60F0"/>
    <w:rsid w:val="41A03D74"/>
    <w:rsid w:val="41F83A29"/>
    <w:rsid w:val="427938E6"/>
    <w:rsid w:val="437A1F4F"/>
    <w:rsid w:val="44993683"/>
    <w:rsid w:val="44A850BE"/>
    <w:rsid w:val="44AA1E67"/>
    <w:rsid w:val="44FF0DB1"/>
    <w:rsid w:val="458F2D4D"/>
    <w:rsid w:val="47B24801"/>
    <w:rsid w:val="47BC3738"/>
    <w:rsid w:val="4944568D"/>
    <w:rsid w:val="495F758F"/>
    <w:rsid w:val="49BA73A0"/>
    <w:rsid w:val="49CA66D3"/>
    <w:rsid w:val="4A1D0657"/>
    <w:rsid w:val="4A3A4D7E"/>
    <w:rsid w:val="4C46558E"/>
    <w:rsid w:val="4CC77F9A"/>
    <w:rsid w:val="4F710AFD"/>
    <w:rsid w:val="4FCF4E7E"/>
    <w:rsid w:val="4FEE1EAF"/>
    <w:rsid w:val="501D2551"/>
    <w:rsid w:val="51405FD9"/>
    <w:rsid w:val="535A6478"/>
    <w:rsid w:val="535D3B69"/>
    <w:rsid w:val="53C041CF"/>
    <w:rsid w:val="557D1BD1"/>
    <w:rsid w:val="56B43E4C"/>
    <w:rsid w:val="57D1768F"/>
    <w:rsid w:val="58132B0F"/>
    <w:rsid w:val="58756235"/>
    <w:rsid w:val="59DB55BF"/>
    <w:rsid w:val="5AD61E6A"/>
    <w:rsid w:val="5AEB4CAC"/>
    <w:rsid w:val="5AF90080"/>
    <w:rsid w:val="5B076365"/>
    <w:rsid w:val="5C79404F"/>
    <w:rsid w:val="5CBB2094"/>
    <w:rsid w:val="5E456113"/>
    <w:rsid w:val="5E782489"/>
    <w:rsid w:val="5F025E86"/>
    <w:rsid w:val="60411370"/>
    <w:rsid w:val="60536017"/>
    <w:rsid w:val="60AF11AF"/>
    <w:rsid w:val="61F318BC"/>
    <w:rsid w:val="621E4EA3"/>
    <w:rsid w:val="62650996"/>
    <w:rsid w:val="656E46DD"/>
    <w:rsid w:val="6630667E"/>
    <w:rsid w:val="66501D7D"/>
    <w:rsid w:val="665F025A"/>
    <w:rsid w:val="67D43165"/>
    <w:rsid w:val="67F24264"/>
    <w:rsid w:val="69941325"/>
    <w:rsid w:val="6A7B635B"/>
    <w:rsid w:val="6C454B81"/>
    <w:rsid w:val="6DAF2321"/>
    <w:rsid w:val="6EE13152"/>
    <w:rsid w:val="6F56422F"/>
    <w:rsid w:val="6F5953DE"/>
    <w:rsid w:val="6F5C79C9"/>
    <w:rsid w:val="70216A4F"/>
    <w:rsid w:val="70F730C5"/>
    <w:rsid w:val="71187BED"/>
    <w:rsid w:val="711E4574"/>
    <w:rsid w:val="71F9130C"/>
    <w:rsid w:val="72125CEB"/>
    <w:rsid w:val="72545FF3"/>
    <w:rsid w:val="72CC0706"/>
    <w:rsid w:val="73372F12"/>
    <w:rsid w:val="738A5698"/>
    <w:rsid w:val="745D4F62"/>
    <w:rsid w:val="747F3F54"/>
    <w:rsid w:val="749F4A62"/>
    <w:rsid w:val="752C0E9F"/>
    <w:rsid w:val="76442B95"/>
    <w:rsid w:val="776F3827"/>
    <w:rsid w:val="78B41492"/>
    <w:rsid w:val="796A77DF"/>
    <w:rsid w:val="7A302433"/>
    <w:rsid w:val="7A5F1CDC"/>
    <w:rsid w:val="7B9B240E"/>
    <w:rsid w:val="7BFA1CF7"/>
    <w:rsid w:val="7CB048B1"/>
    <w:rsid w:val="7DB5642F"/>
    <w:rsid w:val="7E5F5E41"/>
    <w:rsid w:val="7E990AF0"/>
    <w:rsid w:val="7F10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next w:val="1"/>
    <w:qFormat/>
    <w:uiPriority w:val="0"/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TML Code"/>
    <w:basedOn w:val="9"/>
    <w:qFormat/>
    <w:uiPriority w:val="0"/>
    <w:rPr>
      <w:rFonts w:ascii="Courier New" w:hAnsi="Courier New"/>
      <w:sz w:val="20"/>
    </w:rPr>
  </w:style>
  <w:style w:type="paragraph" w:customStyle="1" w:styleId="11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12">
    <w:name w:val="目录及更改履历"/>
    <w:basedOn w:val="1"/>
    <w:qFormat/>
    <w:uiPriority w:val="0"/>
    <w:pPr>
      <w:spacing w:before="156" w:after="156" w:line="360" w:lineRule="auto"/>
      <w:jc w:val="center"/>
    </w:pPr>
    <w:rPr>
      <w:rFonts w:ascii="黑体" w:hAnsi="Arial" w:eastAsia="黑体"/>
      <w:szCs w:val="20"/>
    </w:rPr>
  </w:style>
  <w:style w:type="paragraph" w:customStyle="1" w:styleId="13">
    <w:name w:val="表格文本居中 +加重"/>
    <w:basedOn w:val="1"/>
    <w:qFormat/>
    <w:uiPriority w:val="0"/>
    <w:pPr>
      <w:jc w:val="center"/>
    </w:pPr>
    <w:rPr>
      <w:rFonts w:eastAsia="宋体"/>
      <w:b/>
      <w:kern w:val="0"/>
      <w:sz w:val="20"/>
      <w:szCs w:val="24"/>
    </w:rPr>
  </w:style>
  <w:style w:type="table" w:customStyle="1" w:styleId="14">
    <w:name w:val="数模"/>
    <w:basedOn w:val="7"/>
    <w:qFormat/>
    <w:uiPriority w:val="99"/>
    <w:pPr>
      <w:jc w:val="both"/>
    </w:pPr>
    <w:rPr>
      <w:rFonts w:ascii="Times New Roman" w:hAnsi="Times New Roman"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auto"/>
    </w:tcPr>
    <w:tblStylePr w:type="firstRow">
      <w:pPr>
        <w:jc w:val="both"/>
      </w:pPr>
      <w:rPr>
        <w:rFonts w:eastAsia="宋体"/>
        <w:b w:val="0"/>
        <w:sz w:val="21"/>
      </w:rPr>
      <w:tcPr>
        <w:shd w:val="clear" w:color="auto" w:fill="D8D8D8" w:themeFill="background1" w:themeFillShade="D9"/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2400</Words>
  <Characters>5292</Characters>
  <Lines>0</Lines>
  <Paragraphs>0</Paragraphs>
  <TotalTime>5</TotalTime>
  <ScaleCrop>false</ScaleCrop>
  <LinksUpToDate>false</LinksUpToDate>
  <CharactersWithSpaces>5841</CharactersWithSpaces>
  <Application>WPS Office_12.8.2.18913_F1E327BC-269C-435d-A152-05C5408002CA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2026-06-16T10:52:00Z</dcterms:created>
  <dc:creator>YI</dc:creator>
  <cp:lastModifiedBy>易呈翔</cp:lastModifiedBy>
  <dcterms:modified xsi:type="dcterms:W3CDTF">2026-08-22T10:31:59Z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2052-12.8.2.18913</vt:lpwstr>
  </property>
  <property fmtid="{D5CDD505-2E9C-101B-9397-08002B2CF9AE}" pid="3" name="KSOTemplateDocerSaveRecord">
    <vt:lpwstr>eyJoZGlkIjoiOWRkZDRkNmQwN2I4MDIyZjFmMmM2Y2ExZjRmNDgwMjgiLCJ1c2VySWQiOiI4NzIyOTQxODEifQ==</vt:lpwstr>
  </property>
  <property fmtid="{D5CDD505-2E9C-101B-9397-08002B2CF9AE}" pid="4" name="ICV">
    <vt:lpwstr>A30B0E8DA5B64902AF76AF482CDD9CC4_13</vt:lpwstr>
  </property>
</Properties>
</file>