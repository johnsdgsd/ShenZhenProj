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04439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深圳供电局计量生产调度平台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智能排程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与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算法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服务</w:t>
      </w: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交互</w:t>
      </w:r>
      <w:r>
        <w:rPr>
          <w:rFonts w:hint="eastAsia"/>
          <w:b/>
          <w:color w:val="000000" w:themeColor="text1"/>
          <w:sz w:val="44"/>
          <w:szCs w:val="44"/>
          <w:highlight w:val="none"/>
          <w14:textFill>
            <w14:solidFill>
              <w14:schemeClr w14:val="tx1"/>
            </w14:solidFill>
          </w14:textFill>
        </w:rPr>
        <w:t>接口</w:t>
      </w:r>
    </w:p>
    <w:p w14:paraId="7C6D1A8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844FC1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739193C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F269F05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F7086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4622A741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3AD5C5E6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B17C3C4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18339C3F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04E6CCDC">
      <w:pPr>
        <w:spacing w:before="240" w:after="120"/>
        <w:ind w:firstLine="640"/>
        <w:jc w:val="center"/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 w14:paraId="53B36FEC">
      <w:pPr>
        <w:spacing w:before="240" w:after="120"/>
        <w:jc w:val="center"/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t>V0.0.</w:t>
      </w:r>
      <w:ins w:id="0" w:author="易呈翔" w:date="2026-08-05T10:35:33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t>2</w:t>
        </w:r>
      </w:ins>
      <w:del w:id="1" w:author="易呈翔" w:date="2026-08-05T10:35:33Z">
        <w:r>
          <w:rPr>
            <w:rFonts w:hint="eastAsia"/>
            <w:b/>
            <w:color w:val="000000" w:themeColor="text1"/>
            <w:sz w:val="44"/>
            <w:szCs w:val="44"/>
            <w:highlight w:val="none"/>
            <w:lang w:val="en-US" w:eastAsia="zh-CN"/>
            <w14:textFill>
              <w14:solidFill>
                <w14:schemeClr w14:val="tx1"/>
              </w14:solidFill>
            </w14:textFill>
          </w:rPr>
          <w:delText>1</w:delText>
        </w:r>
      </w:del>
    </w:p>
    <w:p w14:paraId="0412B1C4">
      <w:pP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color w:val="000000" w:themeColor="text1"/>
          <w:sz w:val="44"/>
          <w:szCs w:val="44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4F527D9B">
      <w:pPr>
        <w:pStyle w:val="12"/>
        <w:spacing w:before="0" w:after="0"/>
        <w:outlineLvl w:val="1"/>
        <w:rPr>
          <w:rFonts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Cs w:val="28"/>
          <w:highlight w:val="none"/>
          <w14:textFill>
            <w14:solidFill>
              <w14:schemeClr w14:val="tx1"/>
            </w14:solidFill>
          </w14:textFill>
        </w:rPr>
        <w:t>更改履历</w:t>
      </w:r>
    </w:p>
    <w:tbl>
      <w:tblPr>
        <w:tblStyle w:val="7"/>
        <w:tblW w:w="79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"/>
        <w:gridCol w:w="654"/>
        <w:gridCol w:w="1395"/>
        <w:gridCol w:w="929"/>
        <w:gridCol w:w="2520"/>
        <w:gridCol w:w="750"/>
        <w:gridCol w:w="744"/>
      </w:tblGrid>
      <w:tr w14:paraId="5460E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920" w:type="dxa"/>
            <w:vAlign w:val="center"/>
          </w:tcPr>
          <w:p w14:paraId="29DE159F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654" w:type="dxa"/>
            <w:vAlign w:val="center"/>
          </w:tcPr>
          <w:p w14:paraId="55378113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修改编号</w:t>
            </w:r>
          </w:p>
        </w:tc>
        <w:tc>
          <w:tcPr>
            <w:tcW w:w="1395" w:type="dxa"/>
            <w:vAlign w:val="center"/>
          </w:tcPr>
          <w:p w14:paraId="61268350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更改时间</w:t>
            </w:r>
          </w:p>
        </w:tc>
        <w:tc>
          <w:tcPr>
            <w:tcW w:w="929" w:type="dxa"/>
            <w:vAlign w:val="center"/>
          </w:tcPr>
          <w:p w14:paraId="25EDAE05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更改的</w:t>
            </w:r>
          </w:p>
          <w:p w14:paraId="22456362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图表和章节号</w:t>
            </w:r>
          </w:p>
        </w:tc>
        <w:tc>
          <w:tcPr>
            <w:tcW w:w="2520" w:type="dxa"/>
            <w:vAlign w:val="center"/>
          </w:tcPr>
          <w:p w14:paraId="453F5E8B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更改简要描述</w:t>
            </w:r>
          </w:p>
        </w:tc>
        <w:tc>
          <w:tcPr>
            <w:tcW w:w="750" w:type="dxa"/>
            <w:vAlign w:val="center"/>
          </w:tcPr>
          <w:p w14:paraId="6734C9A9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744" w:type="dxa"/>
            <w:vAlign w:val="center"/>
          </w:tcPr>
          <w:p w14:paraId="13E34C74">
            <w:pPr>
              <w:pStyle w:val="13"/>
              <w:rPr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批准人</w:t>
            </w:r>
          </w:p>
        </w:tc>
      </w:tr>
      <w:tr w14:paraId="70DC3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</w:trPr>
        <w:tc>
          <w:tcPr>
            <w:tcW w:w="920" w:type="dxa"/>
            <w:vAlign w:val="center"/>
          </w:tcPr>
          <w:p w14:paraId="4DA7A3A8">
            <w:pPr>
              <w:jc w:val="center"/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.0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.1</w:t>
            </w:r>
          </w:p>
        </w:tc>
        <w:tc>
          <w:tcPr>
            <w:tcW w:w="654" w:type="dxa"/>
            <w:vAlign w:val="center"/>
          </w:tcPr>
          <w:p w14:paraId="46CFD164">
            <w:pPr>
              <w:jc w:val="center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395" w:type="dxa"/>
            <w:vAlign w:val="center"/>
          </w:tcPr>
          <w:p w14:paraId="7AA8D57F">
            <w:pPr>
              <w:rPr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  <w: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-</w:t>
            </w: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23</w:t>
            </w:r>
          </w:p>
        </w:tc>
        <w:tc>
          <w:tcPr>
            <w:tcW w:w="929" w:type="dxa"/>
            <w:vAlign w:val="center"/>
          </w:tcPr>
          <w:p w14:paraId="3DD521A3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/</w:t>
            </w:r>
          </w:p>
        </w:tc>
        <w:tc>
          <w:tcPr>
            <w:tcW w:w="2520" w:type="dxa"/>
            <w:vAlign w:val="center"/>
          </w:tcPr>
          <w:p w14:paraId="30171CB5">
            <w:pPr>
              <w:pStyle w:val="5"/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  <w:t>创建版本</w:t>
            </w:r>
          </w:p>
        </w:tc>
        <w:tc>
          <w:tcPr>
            <w:tcW w:w="750" w:type="dxa"/>
            <w:vAlign w:val="center"/>
          </w:tcPr>
          <w:p w14:paraId="4B76C9C8">
            <w:pPr>
              <w:rPr>
                <w:rFonts w:hint="default" w:ascii="仿宋" w:hAnsi="仿宋" w:eastAsia="宋体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国电南瑞</w:t>
            </w:r>
          </w:p>
        </w:tc>
        <w:tc>
          <w:tcPr>
            <w:tcW w:w="744" w:type="dxa"/>
            <w:vAlign w:val="center"/>
          </w:tcPr>
          <w:p w14:paraId="014E73FF">
            <w:pPr>
              <w:rPr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D645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  <w:jc w:val="center"/>
          <w:ins w:id="2" w:author="易呈翔" w:date="2026-08-05T10:35:36Z"/>
        </w:trPr>
        <w:tc>
          <w:tcPr>
            <w:tcW w:w="920" w:type="dxa"/>
            <w:vAlign w:val="center"/>
          </w:tcPr>
          <w:p w14:paraId="445806D6">
            <w:pPr>
              <w:jc w:val="center"/>
              <w:rPr>
                <w:ins w:id="3" w:author="易呈翔" w:date="2026-08-05T10:35:36Z"/>
                <w:rFonts w:hint="default" w:ascii="仿宋" w:hAnsi="仿宋"/>
                <w:color w:val="000000" w:themeColor="text1"/>
                <w:sz w:val="21"/>
                <w:szCs w:val="21"/>
                <w:highlight w:val="no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ins w:id="4" w:author="易呈翔" w:date="2026-08-05T10:35:40Z">
              <w:r>
                <w:rPr>
                  <w:rFonts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V</w:t>
              </w:r>
            </w:ins>
            <w:ins w:id="5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</w:t>
              </w:r>
            </w:ins>
            <w:ins w:id="6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14:textFill>
                    <w14:solidFill>
                      <w14:schemeClr w14:val="tx1"/>
                    </w14:solidFill>
                  </w14:textFill>
                </w:rPr>
                <w:t>.0</w:t>
              </w:r>
            </w:ins>
            <w:ins w:id="7" w:author="易呈翔" w:date="2026-08-05T10:35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.</w:t>
              </w:r>
            </w:ins>
            <w:ins w:id="8" w:author="易呈翔" w:date="2026-08-05T10:35:4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</w:t>
              </w:r>
            </w:ins>
          </w:p>
        </w:tc>
        <w:tc>
          <w:tcPr>
            <w:tcW w:w="654" w:type="dxa"/>
            <w:vAlign w:val="center"/>
          </w:tcPr>
          <w:p w14:paraId="1A70F9FA">
            <w:pPr>
              <w:jc w:val="center"/>
              <w:rPr>
                <w:ins w:id="9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95" w:type="dxa"/>
            <w:vAlign w:val="center"/>
          </w:tcPr>
          <w:p w14:paraId="31A439DC">
            <w:pPr>
              <w:rPr>
                <w:ins w:id="10" w:author="易呈翔" w:date="2026-08-05T10:35:36Z"/>
                <w:rFonts w:hint="default" w:ascii="仿宋" w:hAnsi="仿宋" w:eastAsiaTheme="minorEastAsia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1" w:author="易呈翔" w:date="2026-08-05T10:35:4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2026</w:t>
              </w:r>
            </w:ins>
            <w:ins w:id="12" w:author="易呈翔" w:date="2026-08-05T10:35:4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3" w:author="易呈翔" w:date="2026-08-05T10:35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08</w:t>
              </w:r>
            </w:ins>
            <w:ins w:id="14" w:author="易呈翔" w:date="2026-08-05T10:35:4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-</w:t>
              </w:r>
            </w:ins>
            <w:ins w:id="15" w:author="易呈翔" w:date="2026-08-05T10:35:5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05</w:t>
              </w:r>
            </w:ins>
          </w:p>
        </w:tc>
        <w:tc>
          <w:tcPr>
            <w:tcW w:w="929" w:type="dxa"/>
            <w:vAlign w:val="center"/>
          </w:tcPr>
          <w:p w14:paraId="5341A89E">
            <w:pPr>
              <w:rPr>
                <w:ins w:id="16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0" w:type="dxa"/>
            <w:vAlign w:val="center"/>
          </w:tcPr>
          <w:p w14:paraId="123C84BF">
            <w:pPr>
              <w:pStyle w:val="5"/>
              <w:numPr>
                <w:ilvl w:val="0"/>
                <w:numId w:val="1"/>
              </w:numPr>
              <w:rPr>
                <w:ins w:id="17" w:author="易呈翔" w:date="2026-08-06T15:52:55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18" w:author="易呈翔" w:date="2026-08-05T10:35:5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检定</w:t>
              </w:r>
            </w:ins>
            <w:ins w:id="19" w:author="易呈翔" w:date="2026-08-05T10:36:0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计划</w:t>
              </w:r>
            </w:ins>
            <w:ins w:id="20" w:author="易呈翔" w:date="2026-08-05T10:36:0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排程</w:t>
              </w:r>
            </w:ins>
            <w:ins w:id="21" w:author="易呈翔" w:date="2026-08-05T10:36:02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接口</w:t>
              </w:r>
            </w:ins>
            <w:ins w:id="22" w:author="易呈翔" w:date="2026-08-05T10:36:29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删除</w:t>
              </w:r>
            </w:ins>
            <w:ins w:id="23" w:author="易呈翔" w:date="2026-08-05T10:36:3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需求</w:t>
              </w:r>
            </w:ins>
            <w:ins w:id="24" w:author="易呈翔" w:date="2026-08-05T10:36:3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明细</w:t>
              </w:r>
            </w:ins>
            <w:ins w:id="25" w:author="易呈翔" w:date="2026-08-05T10:36:35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信息</w:t>
              </w:r>
            </w:ins>
            <w:ins w:id="26" w:author="易呈翔" w:date="2026-08-05T10:36:36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集合</w:t>
              </w:r>
            </w:ins>
            <w:ins w:id="27" w:author="易呈翔" w:date="2026-08-05T10:36:37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中</w:t>
              </w:r>
            </w:ins>
            <w:ins w:id="28" w:author="易呈翔" w:date="2026-08-05T10:36:40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所检</w:t>
              </w:r>
            </w:ins>
            <w:ins w:id="29" w:author="易呈翔" w:date="2026-08-05T10:36:41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设备</w:t>
              </w:r>
            </w:ins>
            <w:ins w:id="30" w:author="易呈翔" w:date="2026-08-05T10:36:43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表</w:t>
              </w:r>
            </w:ins>
            <w:ins w:id="31" w:author="易呈翔" w:date="2026-08-05T10:36:44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类型</w:t>
              </w:r>
            </w:ins>
          </w:p>
          <w:p w14:paraId="22136CAE">
            <w:pPr>
              <w:numPr>
                <w:ilvl w:val="0"/>
                <w:numId w:val="1"/>
              </w:numPr>
              <w:rPr>
                <w:ins w:id="32" w:author="易呈翔" w:date="2026-08-07T11:35:13Z"/>
                <w:rFonts w:hint="default"/>
                <w:lang w:val="en-US" w:eastAsia="zh-CN"/>
              </w:rPr>
            </w:pPr>
            <w:ins w:id="33" w:author="易呈翔" w:date="2026-08-06T15:53:03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34" w:author="易呈翔" w:date="2026-08-06T15:53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5" w:author="易呈翔" w:date="2026-08-06T15:53:05Z">
              <w:r>
                <w:rPr>
                  <w:rFonts w:hint="eastAsia"/>
                  <w:lang w:val="en-US" w:eastAsia="zh-CN"/>
                </w:rPr>
                <w:t>分类</w:t>
              </w:r>
            </w:ins>
            <w:ins w:id="36" w:author="易呈翔" w:date="2026-08-06T15:53:06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37" w:author="易呈翔" w:date="2026-08-06T15:53:07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38" w:author="易呈翔" w:date="2026-08-06T15:53:12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39" w:author="易呈翔" w:date="2026-08-06T15:53:14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0" w:author="易呈翔" w:date="2026-08-06T15:53:16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1" w:author="易呈翔" w:date="2026-08-06T15:53:18Z">
              <w:r>
                <w:rPr>
                  <w:rFonts w:hint="eastAsia"/>
                  <w:lang w:val="en-US" w:eastAsia="zh-CN"/>
                </w:rPr>
                <w:t>类别</w:t>
              </w:r>
            </w:ins>
            <w:ins w:id="42" w:author="易呈翔" w:date="2026-08-06T15:53:20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43" w:author="易呈翔" w:date="2026-08-06T15:53:21Z">
              <w:r>
                <w:rPr>
                  <w:rFonts w:hint="eastAsia"/>
                  <w:lang w:val="en-US" w:eastAsia="zh-CN"/>
                </w:rPr>
                <w:t>计划</w:t>
              </w:r>
            </w:ins>
            <w:ins w:id="44" w:author="易呈翔" w:date="2026-08-06T15:53:22Z">
              <w:r>
                <w:rPr>
                  <w:rFonts w:hint="eastAsia"/>
                  <w:lang w:val="en-US" w:eastAsia="zh-CN"/>
                </w:rPr>
                <w:t>类型</w:t>
              </w:r>
            </w:ins>
          </w:p>
          <w:p w14:paraId="61C229A2">
            <w:pPr>
              <w:numPr>
                <w:ilvl w:val="0"/>
                <w:numId w:val="1"/>
              </w:numPr>
              <w:rPr>
                <w:ins w:id="45" w:author="易呈翔" w:date="2026-08-05T10:35:36Z"/>
                <w:rFonts w:hint="default"/>
                <w:lang w:val="en-US" w:eastAsia="zh-CN"/>
              </w:rPr>
            </w:pPr>
            <w:ins w:id="46" w:author="易呈翔" w:date="2026-08-07T11:35:18Z">
              <w:r>
                <w:rPr>
                  <w:rFonts w:hint="eastAsia"/>
                  <w:lang w:val="en-US" w:eastAsia="zh-CN"/>
                </w:rPr>
                <w:t>检定</w:t>
              </w:r>
            </w:ins>
            <w:ins w:id="47" w:author="易呈翔" w:date="2026-08-07T11:35:19Z">
              <w:r>
                <w:rPr>
                  <w:rFonts w:hint="eastAsia"/>
                  <w:lang w:val="en-US" w:eastAsia="zh-CN"/>
                </w:rPr>
                <w:t>集合</w:t>
              </w:r>
            </w:ins>
            <w:ins w:id="48" w:author="易呈翔" w:date="2026-08-07T11:35:21Z">
              <w:r>
                <w:rPr>
                  <w:rFonts w:hint="eastAsia"/>
                  <w:lang w:val="en-US" w:eastAsia="zh-CN"/>
                </w:rPr>
                <w:t>排程</w:t>
              </w:r>
            </w:ins>
            <w:ins w:id="49" w:author="易呈翔" w:date="2026-08-07T11:35:22Z">
              <w:r>
                <w:rPr>
                  <w:rFonts w:hint="eastAsia"/>
                  <w:lang w:val="en-US" w:eastAsia="zh-CN"/>
                </w:rPr>
                <w:t>接口</w:t>
              </w:r>
            </w:ins>
            <w:ins w:id="50" w:author="易呈翔" w:date="2026-08-07T11:35:24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1" w:author="易呈翔" w:date="2026-08-07T11:35:28Z">
              <w:r>
                <w:rPr>
                  <w:rFonts w:hint="eastAsia"/>
                  <w:lang w:val="en-US" w:eastAsia="zh-CN"/>
                </w:rPr>
                <w:t>非需求设备目标设备类型码分配配置</w:t>
              </w:r>
            </w:ins>
            <w:ins w:id="52" w:author="易呈翔" w:date="2026-08-07T11:35:5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53" w:author="易呈翔" w:date="2026-08-07T11:35:58Z">
              <w:r>
                <w:rPr>
                  <w:rFonts w:hint="eastAsia"/>
                  <w:lang w:val="en-US" w:eastAsia="zh-CN"/>
                </w:rPr>
                <w:t>出参</w:t>
              </w:r>
            </w:ins>
            <w:ins w:id="54" w:author="易呈翔" w:date="2026-08-07T11:36:00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55" w:author="易呈翔" w:date="2026-08-07T11:36:03Z">
              <w:r>
                <w:rPr>
                  <w:rFonts w:hint="eastAsia"/>
                  <w:lang w:val="en-US" w:eastAsia="zh-CN"/>
                </w:rPr>
                <w:t>目标</w:t>
              </w:r>
            </w:ins>
            <w:ins w:id="56" w:author="易呈翔" w:date="2026-08-07T11:36:04Z">
              <w:r>
                <w:rPr>
                  <w:rFonts w:hint="eastAsia"/>
                  <w:lang w:val="en-US" w:eastAsia="zh-CN"/>
                </w:rPr>
                <w:t>设备</w:t>
              </w:r>
            </w:ins>
            <w:ins w:id="57" w:author="易呈翔" w:date="2026-08-07T11:36:06Z">
              <w:r>
                <w:rPr>
                  <w:rFonts w:hint="eastAsia"/>
                  <w:lang w:val="en-US" w:eastAsia="zh-CN"/>
                </w:rPr>
                <w:t>类型码</w:t>
              </w:r>
            </w:ins>
          </w:p>
        </w:tc>
        <w:tc>
          <w:tcPr>
            <w:tcW w:w="750" w:type="dxa"/>
            <w:vAlign w:val="center"/>
          </w:tcPr>
          <w:p w14:paraId="6D5DDA3A">
            <w:pPr>
              <w:rPr>
                <w:ins w:id="58" w:author="易呈翔" w:date="2026-08-05T10:35:36Z"/>
                <w:rFonts w:hint="eastAsia" w:ascii="仿宋" w:hAnsi="仿宋"/>
                <w:color w:val="000000" w:themeColor="text1"/>
                <w:sz w:val="21"/>
                <w:szCs w:val="21"/>
                <w:highlight w:val="no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ins w:id="59" w:author="易呈翔" w:date="2026-08-05T10:36:48Z">
              <w:r>
                <w:rPr>
                  <w:rFonts w:hint="eastAsia" w:ascii="仿宋" w:hAnsi="仿宋"/>
                  <w:color w:val="000000" w:themeColor="text1"/>
                  <w:sz w:val="21"/>
                  <w:szCs w:val="21"/>
                  <w:highlight w:val="none"/>
                  <w:lang w:val="en-US" w:eastAsia="zh-CN"/>
                  <w14:textFill>
                    <w14:solidFill>
                      <w14:schemeClr w14:val="tx1"/>
                    </w14:solidFill>
                  </w14:textFill>
                </w:rPr>
                <w:t>国电南瑞</w:t>
              </w:r>
            </w:ins>
          </w:p>
        </w:tc>
        <w:tc>
          <w:tcPr>
            <w:tcW w:w="744" w:type="dxa"/>
            <w:vAlign w:val="center"/>
          </w:tcPr>
          <w:p w14:paraId="58DFA74D">
            <w:pPr>
              <w:rPr>
                <w:ins w:id="60" w:author="易呈翔" w:date="2026-08-05T10:35:36Z"/>
                <w:rFonts w:ascii="仿宋" w:hAnsi="仿宋"/>
                <w:color w:val="000000" w:themeColor="text1"/>
                <w:sz w:val="21"/>
                <w:szCs w:val="21"/>
                <w:highlight w:val="none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DC13F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0" w:name="_GoBack"/>
      <w:bookmarkEnd w:id="0"/>
    </w:p>
    <w:p w14:paraId="1707F6C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算法服务提供接口</w:t>
      </w:r>
    </w:p>
    <w:p w14:paraId="21719F72"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检定计划排程接口</w:t>
      </w:r>
    </w:p>
    <w:tbl>
      <w:tblPr>
        <w:tblStyle w:val="7"/>
        <w:tblW w:w="851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1743"/>
        <w:gridCol w:w="1610"/>
        <w:gridCol w:w="1220"/>
        <w:gridCol w:w="2568"/>
      </w:tblGrid>
      <w:tr w14:paraId="2EAE9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000000" w:fill="FFFFFF"/>
            <w:vAlign w:val="center"/>
          </w:tcPr>
          <w:p w14:paraId="6CFAA0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场景描述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A2687">
            <w:pPr>
              <w:pStyle w:val="11"/>
              <w:ind w:left="0" w:leftChars="0" w:firstLine="0" w:firstLineChars="0"/>
              <w:rPr>
                <w:rFonts w:hint="default" w:hAnsi="宋体" w:eastAsia="宋体" w:cs="宋体"/>
                <w:color w:val="000000"/>
                <w:szCs w:val="21"/>
                <w:lang w:val="en-US" w:eastAsia="zh-CN"/>
              </w:rPr>
            </w:pPr>
            <w:r>
              <w:rPr>
                <w:rFonts w:hint="eastAsia" w:hAnsi="宋体" w:cs="宋体"/>
                <w:color w:val="000000"/>
                <w:szCs w:val="21"/>
                <w:lang w:val="en-US" w:eastAsia="zh-CN"/>
              </w:rPr>
              <w:t>计量生产调度平台将算法输入所需参数，同步给算法服务，算法服务输出计量生产调度平台所需参数</w:t>
            </w:r>
          </w:p>
        </w:tc>
      </w:tr>
      <w:tr w14:paraId="173E55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82107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服务端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8A3FD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357462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ED3230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客户端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B02C7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</w:p>
        </w:tc>
      </w:tr>
      <w:tr w14:paraId="10D6F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E34FD1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调用链路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BE279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计量生产调度平台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-&gt;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算法服务</w:t>
            </w:r>
          </w:p>
        </w:tc>
      </w:tr>
      <w:tr w14:paraId="2DCC0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D6396F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接口函数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17E24DE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270C8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5893A9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接口路径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E83B64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/restful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/busiInterface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ipsService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>detectPlanScheduling</w:t>
            </w:r>
          </w:p>
        </w:tc>
      </w:tr>
      <w:tr w14:paraId="120544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70092E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集成方式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EED5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restful</w:t>
            </w:r>
          </w:p>
        </w:tc>
      </w:tr>
      <w:tr w14:paraId="546912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135134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报文类型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43838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JSON</w:t>
            </w:r>
          </w:p>
        </w:tc>
      </w:tr>
      <w:tr w14:paraId="18B86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0DBF55">
            <w:pPr>
              <w:pStyle w:val="5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请求方式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AD4C5D"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/>
              </w:rPr>
              <w:t>POST</w:t>
            </w:r>
          </w:p>
        </w:tc>
      </w:tr>
      <w:tr w14:paraId="20B3D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C9F8CA">
            <w:pPr>
              <w:pStyle w:val="5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024D3A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14:paraId="4359D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CB2C4BF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74170C1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1D75B7AC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71A51506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D4C75C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6C341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4DBB2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流水线检定仓参数信息集合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C07B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deviceParaList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911205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A6A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8770E9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流水线检定仓参数信息集合</w:t>
            </w:r>
          </w:p>
        </w:tc>
      </w:tr>
      <w:tr w14:paraId="4DF87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BC94D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65C7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dmdPlanDetList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3902A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24377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567E9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需求明细信息集合</w:t>
            </w:r>
          </w:p>
        </w:tc>
      </w:tr>
      <w:tr w14:paraId="56CC9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8A9B9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EBE1D8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52EA13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432F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8D2520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到货批次信息集合</w:t>
            </w:r>
          </w:p>
        </w:tc>
      </w:tr>
      <w:tr w14:paraId="66CDDB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47CF9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DB652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131197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9227E1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1A7809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检定方案信息集合</w:t>
            </w:r>
          </w:p>
        </w:tc>
      </w:tr>
      <w:tr w14:paraId="5F2156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BF3B0F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0A66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B2F53F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1A92A7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44F3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合格品库存信息集合</w:t>
            </w:r>
          </w:p>
        </w:tc>
      </w:tr>
      <w:tr w14:paraId="2CD93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318266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5DDB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unqualifiedStockList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4AB6B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6FB2BB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884938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非合格品库存信息集合</w:t>
            </w:r>
          </w:p>
        </w:tc>
      </w:tr>
      <w:tr w14:paraId="228D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DBFCD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9C722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scheduleTimeList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057ED5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34CC8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FC65B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排程时间配置集合</w:t>
            </w:r>
          </w:p>
        </w:tc>
      </w:tr>
      <w:tr w14:paraId="08972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0DA6A6E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24B3B15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scheduleConfigList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1A38847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List&lt;Bean&gt;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801C30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4E10F7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流水线调度配置集合</w:t>
            </w:r>
          </w:p>
        </w:tc>
      </w:tr>
      <w:tr w14:paraId="05D1FE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ins w:id="61" w:author="易呈翔" w:date="2026-08-07T10:58:5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A794918">
            <w:pPr>
              <w:jc w:val="left"/>
              <w:rPr>
                <w:ins w:id="62" w:author="易呈翔" w:date="2026-08-07T10:58:5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3" w:author="易呈翔" w:date="2026-08-07T10:59:0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非需求设备目标设备类型码分配配置</w:t>
              </w:r>
            </w:ins>
            <w:ins w:id="64" w:author="易呈翔" w:date="2026-08-07T11:01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6417B5B0">
            <w:pPr>
              <w:jc w:val="left"/>
              <w:rPr>
                <w:ins w:id="65" w:author="易呈翔" w:date="2026-08-07T10:58:5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66" w:author="易呈翔" w:date="2026-08-07T10:59:3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no</w:t>
              </w:r>
            </w:ins>
            <w:ins w:id="67" w:author="易呈翔" w:date="2026-08-07T10:59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</w:t>
              </w:r>
            </w:ins>
            <w:ins w:id="68" w:author="易呈翔" w:date="2026-08-07T10:59:3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</w:t>
              </w:r>
            </w:ins>
            <w:ins w:id="69" w:author="易呈翔" w:date="2026-08-07T10:59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m</w:t>
              </w:r>
            </w:ins>
            <w:ins w:id="70" w:author="易呈翔" w:date="2026-08-07T10:59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</w:t>
              </w:r>
            </w:ins>
            <w:ins w:id="71" w:author="易呈翔" w:date="2026-08-07T11:15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72" w:author="易呈翔" w:date="2026-08-07T11:15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im</w:t>
              </w:r>
            </w:ins>
            <w:ins w:id="73" w:author="易呈翔" w:date="2026-08-07T10:59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Equ</w:t>
              </w:r>
            </w:ins>
            <w:ins w:id="74" w:author="易呈翔" w:date="2026-08-07T10:59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ip</w:t>
              </w:r>
            </w:ins>
            <w:ins w:id="75" w:author="易呈翔" w:date="2026-08-07T10:59:4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Code</w:t>
              </w:r>
            </w:ins>
            <w:ins w:id="76" w:author="易呈翔" w:date="2026-08-07T11:00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</w:t>
              </w:r>
            </w:ins>
            <w:ins w:id="77" w:author="易呈翔" w:date="2026-08-07T11:00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fg</w:t>
              </w:r>
            </w:ins>
            <w:ins w:id="78" w:author="易呈翔" w:date="2026-08-07T11:00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</w:t>
              </w:r>
            </w:ins>
            <w:ins w:id="79" w:author="易呈翔" w:date="2026-08-07T11:00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341EE237">
            <w:pPr>
              <w:jc w:val="left"/>
              <w:rPr>
                <w:ins w:id="80" w:author="易呈翔" w:date="2026-08-07T10:58:5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1" w:author="易呈翔" w:date="2026-08-07T11:00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List&lt;Bean&gt;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79E034BE">
            <w:pPr>
              <w:jc w:val="left"/>
              <w:rPr>
                <w:ins w:id="82" w:author="易呈翔" w:date="2026-08-07T10:58:5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3" w:author="易呈翔" w:date="2026-08-07T11:00:5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auto"/>
            <w:vAlign w:val="center"/>
          </w:tcPr>
          <w:p w14:paraId="44541249">
            <w:pPr>
              <w:jc w:val="left"/>
              <w:rPr>
                <w:ins w:id="84" w:author="易呈翔" w:date="2026-08-07T10:58:5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85" w:author="易呈翔" w:date="2026-08-07T11:00:5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非需求设备目标设备类型码分配配置</w:t>
              </w:r>
            </w:ins>
            <w:ins w:id="86" w:author="易呈翔" w:date="2026-08-07T11:01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集合</w:t>
              </w:r>
            </w:ins>
          </w:p>
        </w:tc>
      </w:tr>
      <w:tr w14:paraId="0DAE0D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4901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流水线检定仓配置信息(deviceParaList)</w:t>
            </w:r>
          </w:p>
        </w:tc>
      </w:tr>
      <w:tr w14:paraId="1CC38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BEF91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736E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A272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9DE93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BD22F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1E50BC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08D826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F247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790BD9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C4748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048D2E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0C210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EB363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21E1F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5B8D7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E8D6F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09A95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</w:tr>
      <w:tr w14:paraId="1FC8D1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91353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9D1E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B0A9B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E7D50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CB217E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</w:tr>
      <w:tr w14:paraId="6D992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DF91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66F81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AB6F6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DBD9D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4B11F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检定仓名称</w:t>
            </w:r>
          </w:p>
        </w:tc>
      </w:tr>
      <w:tr w14:paraId="7C359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2CA3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A444C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0BA3C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8CCDE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FCAA75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</w:tr>
      <w:tr w14:paraId="08956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5256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表位数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82D8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posNum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D659E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DA1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91534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表位数</w:t>
            </w:r>
          </w:p>
        </w:tc>
      </w:tr>
      <w:tr w14:paraId="5D429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EE3B7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需求明细信息(dmdPlanDetList)</w:t>
            </w:r>
          </w:p>
        </w:tc>
      </w:tr>
      <w:tr w14:paraId="11698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971CD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需求计划明细标识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B8C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dmdPlanDetId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EDBC7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70487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309D8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需求计划明细标识</w:t>
            </w:r>
          </w:p>
        </w:tc>
      </w:tr>
      <w:tr w14:paraId="5C458E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C04E1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A465E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dmdPlanNo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F78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627D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9BD17D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需求计划编号</w:t>
            </w:r>
          </w:p>
        </w:tc>
      </w:tr>
      <w:tr w14:paraId="13717C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7EF82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59E68C5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2D48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8BF0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1DAF80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计划类型</w:t>
            </w:r>
          </w:p>
        </w:tc>
      </w:tr>
      <w:tr w14:paraId="14822B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BD0C32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计划年份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41E58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planYear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E804B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D219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B6F4FE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计划年份</w:t>
            </w:r>
          </w:p>
        </w:tc>
      </w:tr>
      <w:tr w14:paraId="2ED2C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26BAEF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计划月份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11CCE7D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planMonth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DFFAF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25DB1A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954C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计划月份</w:t>
            </w:r>
          </w:p>
        </w:tc>
      </w:tr>
      <w:tr w14:paraId="75DFC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0B227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申请单位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468DF6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appOrg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0094D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B6169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EA2091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申请单位</w:t>
            </w:r>
          </w:p>
        </w:tc>
      </w:tr>
      <w:tr w14:paraId="61009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6B8F13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F491A6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A33D00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BAC0C9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C1BE0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7C69D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6C1172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3E88E8C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3EED59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8C707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0F3E1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1CAA3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142B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3AC66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36DF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4915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EBB8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0E0DD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787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0761C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6059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4F2056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AC4C1E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</w:tr>
      <w:tr w14:paraId="309C8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0F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设备类型码大码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43D8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A9E6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A5A4F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A613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设备类型码大码</w:t>
            </w:r>
          </w:p>
        </w:tc>
      </w:tr>
      <w:tr w14:paraId="1BDE8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18F598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汇总平衡后数量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62485F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sumQty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D3754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F6C6F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38E58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汇总平衡后数量</w:t>
            </w:r>
          </w:p>
        </w:tc>
      </w:tr>
      <w:tr w14:paraId="7FE00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del w:id="87" w:author="易呈翔" w:date="2026-08-05T10:35:2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5D84C7">
            <w:pPr>
              <w:jc w:val="left"/>
              <w:rPr>
                <w:del w:id="88" w:author="易呈翔" w:date="2026-08-05T10:35:2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89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所检设备表类型</w:delText>
              </w:r>
            </w:del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E6BD76">
            <w:pPr>
              <w:jc w:val="left"/>
              <w:rPr>
                <w:del w:id="90" w:author="易呈翔" w:date="2026-08-05T10:35:2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91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detectEquipType</w:delText>
              </w:r>
            </w:del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F4C87D">
            <w:pPr>
              <w:jc w:val="left"/>
              <w:rPr>
                <w:del w:id="92" w:author="易呈翔" w:date="2026-08-05T10:35:2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93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VARCHAR2(8)</w:delText>
              </w:r>
            </w:del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0381DEB">
            <w:pPr>
              <w:jc w:val="left"/>
              <w:rPr>
                <w:del w:id="94" w:author="易呈翔" w:date="2026-08-05T10:35:2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95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是</w:delText>
              </w:r>
            </w:del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3D23CD">
            <w:pPr>
              <w:jc w:val="left"/>
              <w:rPr>
                <w:del w:id="96" w:author="易呈翔" w:date="2026-08-05T10:35:2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del w:id="97" w:author="易呈翔" w:date="2026-08-05T10:35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delText>所检设备表类型</w:delText>
              </w:r>
            </w:del>
          </w:p>
        </w:tc>
      </w:tr>
      <w:tr w14:paraId="401B91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9B493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到货批次信息(arriveBatchList)</w:t>
            </w:r>
          </w:p>
        </w:tc>
      </w:tr>
      <w:tr w14:paraId="0F699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2BA6D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182C1D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65B3E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46E6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EA0A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1DAF7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677840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8227A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3E0A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2A92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E6B068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3E273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00A8A4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27065D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84B32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3FDAB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AB7D3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30159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A978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9DD4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1A28D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25BB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1866C1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4F17D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4971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AB32B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9D67A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8A6C80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57BBB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设备描述</w:t>
            </w:r>
          </w:p>
        </w:tc>
      </w:tr>
      <w:tr w14:paraId="7E208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A27FC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D766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D5C7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AD6B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A39AF5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到货数量</w:t>
            </w:r>
          </w:p>
        </w:tc>
      </w:tr>
      <w:tr w14:paraId="493A5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4458C4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9FA8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arriveDate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BE006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A7B4FC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E72D3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到货日期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，格式：yyyy-MM-dd HH:mm:ss </w:t>
            </w:r>
          </w:p>
        </w:tc>
      </w:tr>
      <w:tr w14:paraId="2D1CC4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FF970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61C7E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detectEquipType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C0322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C3934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D5EC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所检设备表类型</w:t>
            </w:r>
          </w:p>
        </w:tc>
      </w:tr>
      <w:tr w14:paraId="6A78C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EF6CF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检定方案信息(detectSchList)</w:t>
            </w:r>
          </w:p>
        </w:tc>
      </w:tr>
      <w:tr w14:paraId="2C456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FDB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3FE5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1FAEA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86FA77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D534A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F2D02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4AAA17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45EC3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 w14:paraId="77FA637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21A1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3CF207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检定类别</w:t>
            </w:r>
          </w:p>
        </w:tc>
      </w:tr>
      <w:tr w14:paraId="259C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211AB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09B4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8EE26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47EFE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D45DE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</w:tr>
      <w:tr w14:paraId="6501C4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8683DA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检定方案耗时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D488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schTime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D2319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E184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F41FC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检定方案耗时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，单位（分钟）</w:t>
            </w:r>
          </w:p>
        </w:tc>
      </w:tr>
      <w:tr w14:paraId="2E330C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09238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合格品库存信息(qualifiedStockList)</w:t>
            </w:r>
          </w:p>
        </w:tc>
      </w:tr>
      <w:tr w14:paraId="1E4E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88193C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8CD56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8C99A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00CE794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71A80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7EF0F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3E684B7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安全库存数量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C2E9A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lowerLimitQty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C8C38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C79B78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08EB2E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安全库存，取值为储备定额下限</w:t>
            </w:r>
          </w:p>
        </w:tc>
      </w:tr>
      <w:tr w14:paraId="02148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D1D226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合格在库设备数量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456945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qualifiedQty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DAF9A5E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C2A35D9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E9E37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合格品库存</w:t>
            </w:r>
          </w:p>
        </w:tc>
      </w:tr>
      <w:tr w14:paraId="623F4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C9A7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合格在库锁表数量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C9365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distLockQty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172973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48327E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6AF9C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未配送库存</w:t>
            </w:r>
          </w:p>
        </w:tc>
      </w:tr>
      <w:tr w14:paraId="6DF33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1316D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非合格品库存信息(unqualifiedStockList)</w:t>
            </w:r>
          </w:p>
        </w:tc>
      </w:tr>
      <w:tr w14:paraId="5F8CBA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3E5562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B8310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A71878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FB7407F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B76DC1A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</w:tr>
      <w:tr w14:paraId="5AC49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DDFF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2F6CE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DB031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2B315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E50D2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4CF75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16C97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待检设备数量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E504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detectUQty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E79F50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A679CE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9D13C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可检库存</w:t>
            </w:r>
          </w:p>
        </w:tc>
      </w:tr>
      <w:tr w14:paraId="5AFBD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3D9DFE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排程时间配置(scheduleTimeList)</w:t>
            </w:r>
          </w:p>
        </w:tc>
      </w:tr>
      <w:tr w14:paraId="1375C4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7CC7E4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工作日日期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46B9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workDay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02D6DD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1E9616">
            <w:pPr>
              <w:jc w:val="both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A39914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工作日日期,格式：yyyy-MM-dd</w:t>
            </w:r>
          </w:p>
        </w:tc>
      </w:tr>
      <w:tr w14:paraId="1747C0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AEB85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C912F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D93B906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A9DFE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608095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开始时间,格式：HH:mm</w:t>
            </w:r>
          </w:p>
        </w:tc>
      </w:tr>
      <w:tr w14:paraId="41A2C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2DB286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29EE17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302D4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56AE5A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887255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结束时间,格式：HH:mm</w:t>
            </w:r>
          </w:p>
        </w:tc>
      </w:tr>
      <w:tr w14:paraId="306CB9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3A2B1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流水线调度配置(scheduleConfigList)</w:t>
            </w:r>
          </w:p>
        </w:tc>
      </w:tr>
      <w:tr w14:paraId="714B2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716D6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CE957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F6B64B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C900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13B8D0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7F772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994E90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CBADD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72E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308C9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EDDDE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4D4D7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F2045A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调度时间间隔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F76513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timeInterval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30F778F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C9C3F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43722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调度时间间隔（秒）</w:t>
            </w:r>
          </w:p>
        </w:tc>
      </w:tr>
      <w:tr w14:paraId="2E8CB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79938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允许加班时长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70C3A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overtime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69C142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9825F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119D278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允许加班时长（小时）</w:t>
            </w:r>
          </w:p>
        </w:tc>
      </w:tr>
      <w:tr w14:paraId="659C9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98" w:author="易呈翔" w:date="2026-08-07T10:57:48Z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7F760A">
            <w:pPr>
              <w:jc w:val="left"/>
              <w:rPr>
                <w:ins w:id="99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00" w:author="易呈翔" w:date="2026-08-07T10:58:1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</w:t>
              </w:r>
            </w:ins>
            <w:ins w:id="101" w:author="易呈翔" w:date="2026-08-07T10:58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102" w:author="易呈翔" w:date="2026-08-07T10:58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03" w:author="易呈翔" w:date="2026-08-07T10:58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目标设备</w:t>
              </w:r>
            </w:ins>
            <w:ins w:id="104" w:author="易呈翔" w:date="2026-08-07T10:58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ins w:id="105" w:author="易呈翔" w:date="2026-08-07T10:58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</w:t>
              </w:r>
            </w:ins>
            <w:ins w:id="106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配置(</w:t>
              </w:r>
            </w:ins>
            <w:ins w:id="107" w:author="易呈翔" w:date="2026-08-07T11:02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nonDmdTargetEquipCodeCfgList</w:t>
              </w:r>
            </w:ins>
            <w:ins w:id="108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</w:tr>
      <w:tr w14:paraId="1F137E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09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8B7261">
            <w:pPr>
              <w:jc w:val="left"/>
              <w:rPr>
                <w:ins w:id="110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1" w:author="易呈翔" w:date="2026-08-07T11:02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12" w:author="易呈翔" w:date="2026-08-07T11:02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ins w:id="113" w:author="易呈翔" w:date="2026-08-07T11:02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大码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514846">
            <w:pPr>
              <w:jc w:val="left"/>
              <w:rPr>
                <w:ins w:id="114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15" w:author="易呈翔" w:date="2026-08-07T11:08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</w:t>
              </w:r>
            </w:ins>
            <w:ins w:id="116" w:author="易呈翔" w:date="2026-08-07T11:08:2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qui</w:t>
              </w:r>
            </w:ins>
            <w:ins w:id="117" w:author="易呈翔" w:date="2026-08-07T11:08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p</w:t>
              </w:r>
            </w:ins>
            <w:ins w:id="118" w:author="易呈翔" w:date="2026-08-07T11:08:3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91B4AC8">
            <w:pPr>
              <w:jc w:val="left"/>
              <w:rPr>
                <w:ins w:id="119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0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083C22">
            <w:pPr>
              <w:jc w:val="left"/>
              <w:rPr>
                <w:ins w:id="121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2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11BFBC">
            <w:pPr>
              <w:jc w:val="left"/>
              <w:rPr>
                <w:ins w:id="123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4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系统编号</w:t>
              </w:r>
            </w:ins>
          </w:p>
        </w:tc>
      </w:tr>
      <w:tr w14:paraId="55F65D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25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D4EBA37">
            <w:pPr>
              <w:jc w:val="left"/>
              <w:rPr>
                <w:ins w:id="126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27" w:author="易呈翔" w:date="2026-08-07T11:08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128" w:author="易呈翔" w:date="2026-08-07T11:08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29" w:author="易呈翔" w:date="2026-08-07T11:08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1FAE84">
            <w:pPr>
              <w:jc w:val="left"/>
              <w:rPr>
                <w:ins w:id="130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1" w:author="易呈翔" w:date="2026-08-07T11:16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aimEquipCode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87A85">
            <w:pPr>
              <w:jc w:val="left"/>
              <w:rPr>
                <w:ins w:id="132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3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VARCHAR2(128)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87809A1">
            <w:pPr>
              <w:jc w:val="left"/>
              <w:rPr>
                <w:ins w:id="134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5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C22526E">
            <w:pPr>
              <w:jc w:val="left"/>
              <w:rPr>
                <w:ins w:id="136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37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线体名称</w:t>
              </w:r>
            </w:ins>
          </w:p>
        </w:tc>
      </w:tr>
      <w:tr w14:paraId="0F891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38" w:author="易呈翔" w:date="2026-08-07T10:57:48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4E2BF2D">
            <w:pPr>
              <w:jc w:val="left"/>
              <w:rPr>
                <w:ins w:id="139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0" w:author="易呈翔" w:date="2026-08-07T11:18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</w:t>
              </w:r>
            </w:ins>
            <w:ins w:id="141" w:author="易呈翔" w:date="2026-08-07T11:18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比例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686B364">
            <w:pPr>
              <w:jc w:val="left"/>
              <w:rPr>
                <w:ins w:id="142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43" w:author="易呈翔" w:date="2026-08-07T11:19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44" w:author="易呈翔" w:date="2026-08-07T11:20:0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ll</w:t>
              </w:r>
            </w:ins>
            <w:ins w:id="145" w:author="易呈翔" w:date="2026-08-07T11:20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oc</w:t>
              </w:r>
            </w:ins>
            <w:ins w:id="146" w:author="易呈翔" w:date="2026-08-07T11:20:0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</w:t>
              </w:r>
            </w:ins>
            <w:ins w:id="147" w:author="易呈翔" w:date="2026-08-07T11:20:0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tion</w:t>
              </w:r>
            </w:ins>
            <w:ins w:id="148" w:author="易呈翔" w:date="2026-08-07T11:20:0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R</w:t>
              </w:r>
            </w:ins>
            <w:ins w:id="149" w:author="易呈翔" w:date="2026-08-07T11:20:0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at</w:t>
              </w:r>
            </w:ins>
            <w:ins w:id="150" w:author="易呈翔" w:date="2026-08-07T11:20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io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60C6676">
            <w:pPr>
              <w:jc w:val="left"/>
              <w:rPr>
                <w:ins w:id="151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2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NUMBER(</w:t>
              </w:r>
            </w:ins>
            <w:ins w:id="153" w:author="易呈翔" w:date="2026-08-07T11:20:2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4,2</w:t>
              </w:r>
            </w:ins>
            <w:ins w:id="154" w:author="易呈翔" w:date="2026-08-07T11:20:23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2D96E2A">
            <w:pPr>
              <w:jc w:val="left"/>
              <w:rPr>
                <w:ins w:id="155" w:author="易呈翔" w:date="2026-08-07T10:57:48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6" w:author="易呈翔" w:date="2026-08-07T10:57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C686E15">
            <w:pPr>
              <w:jc w:val="left"/>
              <w:rPr>
                <w:ins w:id="157" w:author="易呈翔" w:date="2026-08-07T10:57:48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58" w:author="易呈翔" w:date="2026-08-07T11:19:1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分配比例</w:t>
              </w:r>
            </w:ins>
          </w:p>
        </w:tc>
      </w:tr>
      <w:tr w14:paraId="6473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65D0987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出参中文名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54F44E6E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出参英文名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40C0D5CF">
            <w:pPr>
              <w:widowControl/>
              <w:jc w:val="left"/>
              <w:rPr>
                <w:rFonts w:hint="eastAsia" w:ascii="宋体" w:hAnsi="宋体" w:eastAsia="仿宋" w:cs="宋体"/>
                <w:b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数据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  <w:lang w:val="en-US" w:eastAsia="zh-CN"/>
              </w:rPr>
              <w:t>格式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301BDE7D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是否必填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DAE3F3"/>
            <w:vAlign w:val="center"/>
          </w:tcPr>
          <w:p w14:paraId="2C809783">
            <w:pPr>
              <w:widowControl/>
              <w:jc w:val="left"/>
              <w:rPr>
                <w:rFonts w:ascii="宋体" w:hAnsi="宋体" w:cs="宋体"/>
                <w:b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Cs w:val="21"/>
              </w:rPr>
              <w:t>参数说明</w:t>
            </w:r>
          </w:p>
        </w:tc>
      </w:tr>
      <w:tr w14:paraId="5847CE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F947E0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结果标识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5A3C502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resultFlag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37FEE8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7CBB61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1E6BFC3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结果标识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1：成功，0：失败</w:t>
            </w:r>
          </w:p>
        </w:tc>
      </w:tr>
      <w:tr w14:paraId="5099A8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B7D30BF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错误信息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F66FA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errorInfo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AC1BA44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VARCHAR2(1024)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E2C29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7404C05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错误信息</w:t>
            </w:r>
          </w:p>
        </w:tc>
      </w:tr>
      <w:tr w14:paraId="66A17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0299EB8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检定计划排程明细信息集合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B49BABA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detectPlanSchedulingchList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837A4D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List&lt;detectPlanScheduling&gt;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664BA2">
            <w:pPr>
              <w:widowControl/>
              <w:jc w:val="both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 w:bidi="ar-SA"/>
              </w:rPr>
              <w:t>否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BB9C1C0">
            <w:pPr>
              <w:widowControl/>
              <w:jc w:val="both"/>
              <w:textAlignment w:val="center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检定排程计划明细信息集合</w:t>
            </w:r>
          </w:p>
        </w:tc>
      </w:tr>
      <w:tr w14:paraId="64BD81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2E2EE58"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检定计划排程明细信息（detectPlanSchedulingchList）</w:t>
            </w:r>
          </w:p>
        </w:tc>
      </w:tr>
      <w:tr w14:paraId="3AFE8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02690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3D55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8F3DA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5FC34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6BBF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系统编号</w:t>
            </w:r>
          </w:p>
        </w:tc>
      </w:tr>
      <w:tr w14:paraId="688A9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10254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E7DEF2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sysName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307E37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VARCHAR2(128)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B80633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674653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线体名称</w:t>
            </w:r>
          </w:p>
        </w:tc>
      </w:tr>
      <w:tr w14:paraId="767D56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61FA0F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B3766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deviceType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65194C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17801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D5FA1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检定仓类型</w:t>
            </w:r>
          </w:p>
        </w:tc>
      </w:tr>
      <w:tr w14:paraId="08DD0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D75C5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8513C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deviceNo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ED9D5D2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338D7D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498081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检定仓编号</w:t>
            </w:r>
          </w:p>
        </w:tc>
      </w:tr>
      <w:tr w14:paraId="6BEDA7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0C580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AC4D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arriveBatchNo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9CC7B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8979BC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F78E38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到货批次号</w:t>
            </w:r>
          </w:p>
        </w:tc>
      </w:tr>
      <w:tr w14:paraId="1135E2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69AFB8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558C74E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equipCateg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44C823D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C317460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76F39C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设备类别</w:t>
            </w:r>
          </w:p>
        </w:tc>
      </w:tr>
      <w:tr w14:paraId="7D3C6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377AE33B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2A835BE8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equipCls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194BD6A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5602DD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1362E5D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分类</w:t>
            </w:r>
          </w:p>
        </w:tc>
      </w:tr>
      <w:tr w14:paraId="3A4184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5EE0C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B5C87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equipCode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5DD305C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807C84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26EA39D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设备类型码</w:t>
            </w:r>
            <w:ins w:id="159" w:author="易呈翔" w:date="2026-08-07T10:26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60" w:author="易呈翔" w:date="2026-08-07T10:26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即</w:t>
              </w:r>
            </w:ins>
            <w:ins w:id="161" w:author="易呈翔" w:date="2026-08-07T10:26:3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到货</w:t>
              </w:r>
            </w:ins>
            <w:ins w:id="162" w:author="易呈翔" w:date="2026-08-07T10:26:3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批次的</w:t>
              </w:r>
            </w:ins>
            <w:ins w:id="163" w:author="易呈翔" w:date="2026-08-07T10:26:3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64" w:author="易呈翔" w:date="2026-08-07T10:26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165" w:author="易呈翔" w:date="2026-08-07T10:26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码</w:t>
              </w:r>
            </w:ins>
          </w:p>
        </w:tc>
      </w:tr>
      <w:tr w14:paraId="45C116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38EA1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ins w:id="166" w:author="易呈翔" w:date="2026-08-07T10:25:07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167" w:author="易呈翔" w:date="2026-08-07T10:25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06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equipDesc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6904FF4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VARCHAR2(512)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2715319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3EE081A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设备</w:t>
            </w:r>
            <w:ins w:id="168" w:author="易呈翔" w:date="2026-08-07T10:25:1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 w14:paraId="0EA996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ins w:id="169" w:author="易呈翔" w:date="2026-08-07T10:25:17Z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9604C">
            <w:pPr>
              <w:jc w:val="left"/>
              <w:rPr>
                <w:ins w:id="170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1" w:author="易呈翔" w:date="2026-08-07T10:34:2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172" w:author="易呈翔" w:date="2026-08-07T10:25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73" w:author="易呈翔" w:date="2026-08-07T10:25:2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87C91B">
            <w:pPr>
              <w:jc w:val="left"/>
              <w:rPr>
                <w:ins w:id="174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75" w:author="易呈翔" w:date="2026-08-07T11:15:4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aim</w:t>
              </w:r>
            </w:ins>
            <w:ins w:id="176" w:author="易呈翔" w:date="2026-08-07T10:25:3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Eq</w:t>
              </w:r>
            </w:ins>
            <w:ins w:id="177" w:author="易呈翔" w:date="2026-08-07T10:25:3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uip</w:t>
              </w:r>
            </w:ins>
            <w:ins w:id="178" w:author="易呈翔" w:date="2026-08-07T10:25:4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C</w:t>
              </w:r>
            </w:ins>
            <w:ins w:id="179" w:author="易呈翔" w:date="2026-08-07T10:25:4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o</w:t>
              </w:r>
            </w:ins>
            <w:ins w:id="180" w:author="易呈翔" w:date="2026-08-07T10:25:4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de</w:t>
              </w:r>
            </w:ins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83C56F">
            <w:pPr>
              <w:jc w:val="left"/>
              <w:rPr>
                <w:ins w:id="181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2" w:author="易呈翔" w:date="2026-08-07T10:25:58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VARCHAR2(32)</w:t>
              </w:r>
            </w:ins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AC3843">
            <w:pPr>
              <w:jc w:val="left"/>
              <w:rPr>
                <w:ins w:id="183" w:author="易呈翔" w:date="2026-08-07T10:25:17Z"/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4" w:author="易呈翔" w:date="2026-08-07T10:26:0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是</w:t>
              </w:r>
            </w:ins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E0021D0">
            <w:pPr>
              <w:jc w:val="left"/>
              <w:rPr>
                <w:ins w:id="185" w:author="易呈翔" w:date="2026-08-07T10:25:17Z"/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ins w:id="186" w:author="易呈翔" w:date="2026-08-07T10:34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187" w:author="易呈翔" w:date="2026-08-07T10:26:04Z">
              <w:r>
                <w:rPr>
                  <w:rFonts w:hint="default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设备类型码</w:t>
              </w:r>
            </w:ins>
            <w:ins w:id="188" w:author="易呈翔" w:date="2026-08-07T11:22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,</w:t>
              </w:r>
            </w:ins>
            <w:ins w:id="189" w:author="易呈翔" w:date="2026-08-07T11:22:5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190" w:author="易呈翔" w:date="2026-08-07T11:23:02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91" w:author="易呈翔" w:date="2026-08-07T11:23:1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为</w:t>
              </w:r>
            </w:ins>
            <w:ins w:id="192" w:author="易呈翔" w:date="2026-08-07T11:23:1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193" w:author="易呈翔" w:date="2026-08-07T11:23:2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的</w:t>
              </w:r>
            </w:ins>
            <w:ins w:id="194" w:author="易呈翔" w:date="2026-08-07T11:23:2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195" w:author="易呈翔" w:date="2026-08-07T11:23:2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类型码</w:t>
              </w:r>
            </w:ins>
            <w:ins w:id="196" w:author="易呈翔" w:date="2026-08-07T11:23:2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，</w:t>
              </w:r>
            </w:ins>
            <w:ins w:id="197" w:author="易呈翔" w:date="2026-08-07T11:23:2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非</w:t>
              </w:r>
            </w:ins>
            <w:ins w:id="198" w:author="易呈翔" w:date="2026-08-07T11:23:2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需求</w:t>
              </w:r>
            </w:ins>
            <w:ins w:id="199" w:author="易呈翔" w:date="2026-08-07T11:23:3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200" w:author="易呈翔" w:date="2026-08-07T11:23:4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为</w:t>
              </w:r>
            </w:ins>
            <w:ins w:id="201" w:author="易呈翔" w:date="2026-08-07T11:23:48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按</w:t>
              </w:r>
            </w:ins>
            <w:ins w:id="202" w:author="易呈翔" w:date="2026-08-07T11:23:49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比例</w:t>
              </w:r>
            </w:ins>
            <w:ins w:id="203" w:author="易呈翔" w:date="2026-08-07T11:23:54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分配</w:t>
              </w:r>
            </w:ins>
            <w:ins w:id="204" w:author="易呈翔" w:date="2026-08-07T11:23:55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的</w:t>
              </w:r>
            </w:ins>
            <w:ins w:id="205" w:author="易呈翔" w:date="2026-08-07T11:24:10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目标</w:t>
              </w:r>
            </w:ins>
            <w:ins w:id="206" w:author="易呈翔" w:date="2026-08-07T11:24:11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设备</w:t>
              </w:r>
            </w:ins>
            <w:ins w:id="207" w:author="易呈翔" w:date="2026-08-07T11:24:13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类型</w:t>
              </w:r>
            </w:ins>
            <w:ins w:id="208" w:author="易呈翔" w:date="2026-08-07T11:24:16Z">
              <w:r>
                <w:rPr>
                  <w:rFonts w:hint="eastAsia" w:ascii="宋体" w:hAnsi="宋体" w:cs="宋体"/>
                  <w:color w:val="000000"/>
                  <w:kern w:val="0"/>
                  <w:sz w:val="18"/>
                  <w:szCs w:val="18"/>
                  <w:lang w:val="en-US" w:eastAsia="zh-CN"/>
                </w:rPr>
                <w:t>码</w:t>
              </w:r>
            </w:ins>
          </w:p>
        </w:tc>
      </w:tr>
      <w:tr w14:paraId="07036D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7A885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8A746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detectSchemeId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20C90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NUMBER(16)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D3582A2">
            <w:pPr>
              <w:jc w:val="left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BA1885">
            <w:pPr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检定方案标识</w:t>
            </w:r>
          </w:p>
        </w:tc>
      </w:tr>
      <w:tr w14:paraId="45B62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1E61C5E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预计开始时间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AB7B7DB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projectedStartTime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7FFEB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9CD46B9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8C5FB1F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预计开始时间，格式：yyyy-MM-dd HH:mm:ss </w:t>
            </w:r>
          </w:p>
        </w:tc>
      </w:tr>
      <w:tr w14:paraId="4EDEE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67F562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预计结束时间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458D066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projectedEndTime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5EE3A6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VARCHAR2(32)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5CBBE82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FAB796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 xml:space="preserve">预计结束时间，格式：yyyy-MM-dd HH:mm:ss </w:t>
            </w:r>
          </w:p>
        </w:tc>
      </w:tr>
      <w:tr w14:paraId="4E7EE9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99CD904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计划数量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5CDD8A23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detectPlanQty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9B4BA9B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NUMBER(8)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9CFE20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BD5DC35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计划数量</w:t>
            </w:r>
          </w:p>
        </w:tc>
      </w:tr>
      <w:tr w14:paraId="60CCC6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4C4C80B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是否为需求优先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F2E700A">
            <w:pPr>
              <w:widowControl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demandFlag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B5B4D0A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VARCHAR2(8)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BDE351">
            <w:pPr>
              <w:jc w:val="both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7350B5E1">
            <w:pPr>
              <w:jc w:val="both"/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是否为需求优先,参考VW_YES_NO_FLAG</w:t>
            </w:r>
          </w:p>
        </w:tc>
      </w:tr>
      <w:tr w14:paraId="110D5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CD80D2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规划时间所在周开始结束时间</w:t>
            </w:r>
          </w:p>
        </w:tc>
        <w:tc>
          <w:tcPr>
            <w:tcW w:w="17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4546299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weekDayStartAndEnd</w:t>
            </w:r>
          </w:p>
        </w:tc>
        <w:tc>
          <w:tcPr>
            <w:tcW w:w="1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6C53510B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VARCHAR2(</w:t>
            </w: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64</w:t>
            </w:r>
            <w:r>
              <w:rPr>
                <w:rFonts w:hint="default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)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5203A78">
            <w:pPr>
              <w:jc w:val="both"/>
              <w:rPr>
                <w:rFonts w:hint="eastAsia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25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064978C8">
            <w:pPr>
              <w:widowControl/>
              <w:jc w:val="left"/>
              <w:textAlignment w:val="center"/>
              <w:rPr>
                <w:rFonts w:hint="default" w:ascii="宋体" w:hAnsi="宋体" w:cs="宋体" w:eastAsiaTheme="minorEastAsia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val="en-US" w:eastAsia="zh-CN"/>
              </w:rPr>
              <w:t>规划时间所在周开始结束时间，对应周开始时间与结束时间以英文逗号分隔</w:t>
            </w:r>
          </w:p>
        </w:tc>
      </w:tr>
      <w:tr w14:paraId="7ECB1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519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FD02CD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bCs/>
                <w:color w:val="000000"/>
                <w:kern w:val="0"/>
                <w:sz w:val="18"/>
                <w:szCs w:val="18"/>
              </w:rPr>
              <w:t>示例</w:t>
            </w:r>
          </w:p>
        </w:tc>
      </w:tr>
      <w:tr w14:paraId="015631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38EBBBA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发送json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1DEC34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{</w:t>
            </w:r>
          </w:p>
          <w:p w14:paraId="30E4C0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"deviceParaList": [</w:t>
            </w:r>
          </w:p>
          <w:p w14:paraId="39F7072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76AAEE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212AE85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E7CD9C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6F27E19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31E5AC2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"deviceName": "检定仓名称",</w:t>
            </w:r>
          </w:p>
          <w:p w14:paraId="7B24CED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27DA70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641EA8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4B2530D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"dmdPlanDetList": [</w:t>
            </w:r>
          </w:p>
          <w:p w14:paraId="6AB82B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66C5018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"dmdPlanDetId": "需求计划明细标识",</w:t>
            </w:r>
          </w:p>
          <w:p w14:paraId="5D8ACDE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"dmdPlanNo": "需求计划编号",</w:t>
            </w:r>
          </w:p>
          <w:p w14:paraId="482B060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"planType": "计划类型",</w:t>
            </w:r>
          </w:p>
          <w:p w14:paraId="61B71A0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"planYear": "计划年份",</w:t>
            </w:r>
          </w:p>
          <w:p w14:paraId="5C5B503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"planMonth": "计划月份",</w:t>
            </w:r>
          </w:p>
          <w:p w14:paraId="207E76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"appOrg": "申请单位",</w:t>
            </w:r>
          </w:p>
          <w:p w14:paraId="6B30AD4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17C627D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624A771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3F70001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28857F3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"pEquipCode": "设备类型码大码",</w:t>
            </w:r>
          </w:p>
          <w:p w14:paraId="759C4ED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"sumQty": "汇总平衡后数量",</w:t>
            </w:r>
          </w:p>
          <w:p w14:paraId="38C821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4040295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9C28E7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37ACEBE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"arriveBatchList": [</w:t>
            </w:r>
          </w:p>
          <w:p w14:paraId="0BF459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6A16119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38FF053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7DFB3D1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08E6A9F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310854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14D3F8F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"arriveQty": "到货数量",</w:t>
            </w:r>
          </w:p>
          <w:p w14:paraId="7335415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"arriveDate": "到货日期",</w:t>
            </w:r>
          </w:p>
          <w:p w14:paraId="68AF056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"detectEquipType": "所检设备表类型"</w:t>
            </w:r>
          </w:p>
          <w:p w14:paraId="6536CE3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01B9814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582DD42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"detectSchList": [</w:t>
            </w:r>
          </w:p>
          <w:p w14:paraId="284631C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E0D0BB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CD33C5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"detectType": "检定类别",</w:t>
            </w:r>
          </w:p>
          <w:p w14:paraId="2EEA70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6D6B69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"schTime": "检定方案耗时"</w:t>
            </w:r>
          </w:p>
          <w:p w14:paraId="30A3DCD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40A6D6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109B086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"qualifiedStockList": [</w:t>
            </w:r>
          </w:p>
          <w:p w14:paraId="4427BBA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02D999B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220F63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"lowerLimitQty": "安全库存数量",</w:t>
            </w:r>
          </w:p>
          <w:p w14:paraId="63D705D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"qualifiedQty": "合格在库设备数量",</w:t>
            </w:r>
          </w:p>
          <w:p w14:paraId="654403E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"distLockQty": "合格在库锁表数量"</w:t>
            </w:r>
          </w:p>
          <w:p w14:paraId="54A9C08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7346DA6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48ADCAD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"unqualifiedStockList": [</w:t>
            </w:r>
          </w:p>
          <w:p w14:paraId="3F6DB8E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100678A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62733ECF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7333983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"detectUQty": "待检设备数量"</w:t>
            </w:r>
          </w:p>
          <w:p w14:paraId="6244C731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2401AA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38572F4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"scheduleTimeList": [</w:t>
            </w:r>
          </w:p>
          <w:p w14:paraId="55B83CB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2EC96CC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"workDay": "工作日日期",</w:t>
            </w:r>
          </w:p>
          <w:p w14:paraId="3EFB807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"startTime": "开始时间",</w:t>
            </w:r>
          </w:p>
          <w:p w14:paraId="74E4B1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"endTime": "结束时间"</w:t>
            </w:r>
          </w:p>
          <w:p w14:paraId="3DBF402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3270C86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],</w:t>
            </w:r>
          </w:p>
          <w:p w14:paraId="703CE5B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"scheduleConfigList": [</w:t>
            </w:r>
          </w:p>
          <w:p w14:paraId="51F2AB9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50A9D50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039E1DD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004DC943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"timeInterval": "调度时间间隔",</w:t>
            </w:r>
          </w:p>
          <w:p w14:paraId="573D6B0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"overtime": "允许加班时长"</w:t>
            </w:r>
          </w:p>
          <w:p w14:paraId="47676C0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0435007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</w:t>
            </w:r>
          </w:p>
          <w:p w14:paraId="79C644B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}</w:t>
            </w:r>
          </w:p>
        </w:tc>
      </w:tr>
      <w:tr w14:paraId="2EBBB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3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26E493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</w:rPr>
              <w:t>返回json</w:t>
            </w:r>
          </w:p>
        </w:tc>
        <w:tc>
          <w:tcPr>
            <w:tcW w:w="71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center"/>
          </w:tcPr>
          <w:p w14:paraId="47AAA269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{</w:t>
            </w:r>
          </w:p>
          <w:p w14:paraId="7D2DF2E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"resultFlag": "结果标识",</w:t>
            </w:r>
          </w:p>
          <w:p w14:paraId="47EA62C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"errorInfo": "错误信息",</w:t>
            </w:r>
          </w:p>
          <w:p w14:paraId="393C4A54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"detectPlanSchedulingchList": [</w:t>
            </w:r>
          </w:p>
          <w:p w14:paraId="6E59D0B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{</w:t>
            </w:r>
          </w:p>
          <w:p w14:paraId="07E591C7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"sysNo": "线体编号",</w:t>
            </w:r>
          </w:p>
          <w:p w14:paraId="4BC2833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"sysName": "线体名称",</w:t>
            </w:r>
          </w:p>
          <w:p w14:paraId="5E70F57D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"deviceType": "检定仓类型",</w:t>
            </w:r>
          </w:p>
          <w:p w14:paraId="1D7863CE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"deviceNo": "检定仓编号",</w:t>
            </w:r>
          </w:p>
          <w:p w14:paraId="631EF3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"arriveBatchNo": "到货批次号",</w:t>
            </w:r>
          </w:p>
          <w:p w14:paraId="6129B388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"equipCateg": "设备类别",</w:t>
            </w:r>
          </w:p>
          <w:p w14:paraId="38D3449B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"equipCls": "设备分类",</w:t>
            </w:r>
          </w:p>
          <w:p w14:paraId="330971B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"equipCode": "设备类型码",</w:t>
            </w:r>
          </w:p>
          <w:p w14:paraId="0D17F2D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"equipDesc": "设备描述",</w:t>
            </w:r>
          </w:p>
          <w:p w14:paraId="23E56250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"detectSchemeId": "检定方案标识",</w:t>
            </w:r>
          </w:p>
          <w:p w14:paraId="12975FF5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"projectedStartTime": "预计开始时间",</w:t>
            </w:r>
          </w:p>
          <w:p w14:paraId="651DAC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"projectedEndTime": "预计结束时间",</w:t>
            </w:r>
          </w:p>
          <w:p w14:paraId="2279E2C6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"detectPlanQty": "计划数量",</w:t>
            </w:r>
          </w:p>
          <w:p w14:paraId="6B05647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"demandFlag": "是否为需求优先",</w:t>
            </w:r>
          </w:p>
          <w:p w14:paraId="314BCA6C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  "weekDayStartAndEnd": "规划时间所在周开始结束时间"</w:t>
            </w:r>
          </w:p>
          <w:p w14:paraId="763C7ED2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  }</w:t>
            </w:r>
          </w:p>
          <w:p w14:paraId="1E81F55A"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 xml:space="preserve">  ]</w:t>
            </w:r>
          </w:p>
          <w:p w14:paraId="502AB95D">
            <w:pPr>
              <w:widowControl/>
              <w:jc w:val="left"/>
              <w:rPr>
                <w:rFonts w:ascii="宋体" w:hAnsi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shd w:val="clear" w:color="auto" w:fill="FFFFFE"/>
                <w:lang w:val="en-US" w:eastAsia="zh-CN"/>
              </w:rPr>
              <w:t>}</w:t>
            </w:r>
          </w:p>
        </w:tc>
      </w:tr>
    </w:tbl>
    <w:p w14:paraId="2B5752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视图</w:t>
      </w:r>
    </w:p>
    <w:p w14:paraId="7B1D7E40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所检设备表类型(VW_DETECT_EQUIP_TYPE)</w:t>
      </w:r>
    </w:p>
    <w:tbl>
      <w:tblPr>
        <w:tblStyle w:val="7"/>
        <w:tblW w:w="830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590"/>
        <w:gridCol w:w="2950"/>
      </w:tblGrid>
      <w:tr w14:paraId="7DE07D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25A46E5C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5D0EA3A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67C5B043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11225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A27E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7AC8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  <w:t>单相电能表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1B244F">
            <w:pPr>
              <w:widowControl/>
              <w:jc w:val="left"/>
              <w:rPr>
                <w:rFonts w:hint="eastAsia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491F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6851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0FDF5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三相直接表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EA99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直接接入的三相电能表</w:t>
            </w:r>
          </w:p>
        </w:tc>
      </w:tr>
      <w:tr w14:paraId="5B6EBD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816A3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42E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三相互感表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67DC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经互感器接入的三相电能表</w:t>
            </w:r>
          </w:p>
        </w:tc>
      </w:tr>
      <w:tr w14:paraId="6B7DA4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DC79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B2F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9E20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3D4A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B38E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C5D1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20kV电压互感器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77E9E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492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5CE63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1F89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02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9BE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F59B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8A2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20kV电流互感器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8EB52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5E6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B7DF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41E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9A0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TA变比小于等于2000A的低压电流互感器</w:t>
            </w:r>
          </w:p>
        </w:tc>
      </w:tr>
      <w:tr w14:paraId="02A77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5DD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19A1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大变比型低压电流互感器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1EE8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TA变比大于2000A的低压电流互感器</w:t>
            </w:r>
          </w:p>
        </w:tc>
      </w:tr>
      <w:tr w14:paraId="65953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D3BD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08F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DBI型低压电流互感器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1C5A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是否抗直流为是的低压电流互感器</w:t>
            </w:r>
          </w:p>
        </w:tc>
      </w:tr>
      <w:tr w14:paraId="02723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063CD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11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17F1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954C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B4D1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1178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12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12162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F64B6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A9F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AAD3B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13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6D0D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376E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FA7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1B92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14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DD9E1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经互感器接入智能量测终端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CAAA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1FD6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B58C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15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CB47D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直接接入集中器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F11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967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C03E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16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2EEA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直接接入负荷管理终端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9354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455F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86F1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17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B95C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直接接入配变监测计量终端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E5A1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A9F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ED3C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18</w:t>
            </w:r>
          </w:p>
        </w:tc>
        <w:tc>
          <w:tcPr>
            <w:tcW w:w="35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5424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直接接入智能量测终端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64E7D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7AEBF7E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检定仓类型(VW_DEVICE_TYPE)</w:t>
      </w:r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10"/>
        <w:gridCol w:w="2950"/>
      </w:tblGrid>
      <w:tr w14:paraId="0E73C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8C0E60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7916EAE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A4C818B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2ED5F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40AC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01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3B8D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128F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2AF2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A778A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02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E55B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单三相兼容检定仓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A7FA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825F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A035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03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FDFA5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FC0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222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EE7F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04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153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三相电能表检定仓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48FBF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9E6F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F0267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05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DB32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三相表兼容终端检定仓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7ECF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EC6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6AA3F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06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6A93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10kv/20kv电压兼容仓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C7B88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E52B8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980D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07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A98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10kv/20kv电流兼容仓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A25E0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26F1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60A7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08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4114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普通型低压电流互感器/大变比型低压电流互感器兼容仓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399F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600B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3D8E1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09</w:t>
            </w:r>
          </w:p>
        </w:tc>
        <w:tc>
          <w:tcPr>
            <w:tcW w:w="36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526D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普通型低压电流互感器/DBI型低压电流互感器兼容仓</w:t>
            </w:r>
          </w:p>
        </w:tc>
        <w:tc>
          <w:tcPr>
            <w:tcW w:w="29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CFE3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066B809E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是否标志(VW_YES_NO_FLAG)</w:t>
      </w:r>
    </w:p>
    <w:tbl>
      <w:tblPr>
        <w:tblStyle w:val="7"/>
        <w:tblW w:w="836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40"/>
        <w:gridCol w:w="2960"/>
      </w:tblGrid>
      <w:tr w14:paraId="0472DE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34620DD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编码/代码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E34D2F1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名称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960E8D2">
            <w:pPr>
              <w:widowControl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526D94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D1D0A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0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2EB31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否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7704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DA57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7D697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1</w:t>
            </w:r>
          </w:p>
        </w:tc>
        <w:tc>
          <w:tcPr>
            <w:tcW w:w="3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BBA8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  <w:t>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2B03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58CBBB90">
      <w:pPr>
        <w:rPr>
          <w:rFonts w:hint="default"/>
          <w:lang w:val="en-US" w:eastAsia="zh-CN"/>
        </w:rPr>
      </w:pPr>
    </w:p>
    <w:p w14:paraId="267F20CE">
      <w:pPr>
        <w:pStyle w:val="3"/>
        <w:numPr>
          <w:ilvl w:val="0"/>
          <w:numId w:val="3"/>
        </w:numPr>
        <w:bidi w:val="0"/>
        <w:rPr>
          <w:ins w:id="209" w:author="易呈翔" w:date="2026-08-06T15:12:03Z"/>
          <w:rFonts w:hint="eastAsia"/>
          <w:lang w:val="en-US" w:eastAsia="zh-CN"/>
        </w:rPr>
      </w:pPr>
      <w:ins w:id="210" w:author="易呈翔" w:date="2026-08-06T15:12:09Z">
        <w:r>
          <w:rPr>
            <w:rFonts w:hint="eastAsia"/>
            <w:lang w:val="en-US" w:eastAsia="zh-CN"/>
          </w:rPr>
          <w:t>设备</w:t>
        </w:r>
      </w:ins>
      <w:ins w:id="211" w:author="易呈翔" w:date="2026-08-06T15:12:10Z">
        <w:r>
          <w:rPr>
            <w:rFonts w:hint="eastAsia"/>
            <w:lang w:val="en-US" w:eastAsia="zh-CN"/>
          </w:rPr>
          <w:t>分类</w:t>
        </w:r>
      </w:ins>
      <w:ins w:id="212" w:author="易呈翔" w:date="2026-08-06T15:12:03Z">
        <w:r>
          <w:rPr>
            <w:rFonts w:hint="eastAsia"/>
            <w:lang w:val="en-US" w:eastAsia="zh-CN"/>
          </w:rPr>
          <w:t>(</w:t>
        </w:r>
      </w:ins>
      <w:ins w:id="213" w:author="易呈翔" w:date="2026-08-06T15:15:09Z">
        <w:r>
          <w:rPr>
            <w:rFonts w:hint="eastAsia"/>
            <w:lang w:val="en-US" w:eastAsia="zh-CN"/>
          </w:rPr>
          <w:t>VW_EQUIP_CLS</w:t>
        </w:r>
      </w:ins>
      <w:ins w:id="214" w:author="易呈翔" w:date="2026-08-06T15:12:03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4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20"/>
        <w:gridCol w:w="2960"/>
      </w:tblGrid>
      <w:tr w14:paraId="59F5E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15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E33F414">
            <w:pPr>
              <w:widowControl/>
              <w:jc w:val="left"/>
              <w:rPr>
                <w:ins w:id="216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17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19469BC9">
            <w:pPr>
              <w:widowControl/>
              <w:jc w:val="left"/>
              <w:rPr>
                <w:ins w:id="218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19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65ACF44">
            <w:pPr>
              <w:widowControl/>
              <w:jc w:val="left"/>
              <w:rPr>
                <w:ins w:id="220" w:author="易呈翔" w:date="2026-08-06T15:12:03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221" w:author="易呈翔" w:date="2026-08-06T15:12:03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284FC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2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D1E4ACB">
            <w:pPr>
              <w:snapToGrid w:val="0"/>
              <w:spacing w:before="0" w:after="0" w:line="240" w:lineRule="auto"/>
              <w:jc w:val="center"/>
              <w:rPr>
                <w:ins w:id="223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66D8C">
            <w:pPr>
              <w:snapToGrid w:val="0"/>
              <w:spacing w:before="0" w:after="0" w:line="240" w:lineRule="auto"/>
              <w:jc w:val="center"/>
              <w:rPr>
                <w:ins w:id="224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单相电能表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BFC934">
            <w:pPr>
              <w:snapToGrid w:val="0"/>
              <w:ind w:left="0" w:leftChars="0" w:right="0" w:rightChars="0" w:firstLine="0" w:firstLineChars="0"/>
              <w:jc w:val="center"/>
              <w:rPr>
                <w:ins w:id="225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0849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26" w:author="易呈翔" w:date="2026-08-06T15:12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DC622D8">
            <w:pPr>
              <w:snapToGrid w:val="0"/>
              <w:spacing w:before="0" w:after="0" w:line="240" w:lineRule="auto"/>
              <w:jc w:val="center"/>
              <w:rPr>
                <w:ins w:id="227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C72D98">
            <w:pPr>
              <w:snapToGrid w:val="0"/>
              <w:spacing w:before="0" w:after="0" w:line="240" w:lineRule="auto"/>
              <w:jc w:val="center"/>
              <w:rPr>
                <w:ins w:id="228" w:author="易呈翔" w:date="2026-08-06T15:12:03Z"/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三相电能表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5741F2">
            <w:pPr>
              <w:snapToGrid w:val="0"/>
              <w:ind w:left="0" w:leftChars="0" w:right="0" w:rightChars="0" w:firstLine="0" w:firstLineChars="0"/>
              <w:jc w:val="center"/>
              <w:rPr>
                <w:ins w:id="229" w:author="易呈翔" w:date="2026-08-06T15:12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0A4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0" w:author="易呈翔" w:date="2026-08-06T15:13:3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3EA0AD">
            <w:pPr>
              <w:snapToGrid w:val="0"/>
              <w:spacing w:before="0" w:after="0" w:line="240" w:lineRule="auto"/>
              <w:jc w:val="center"/>
              <w:rPr>
                <w:ins w:id="231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1F8E98">
            <w:pPr>
              <w:snapToGrid w:val="0"/>
              <w:spacing w:before="0" w:after="0" w:line="240" w:lineRule="auto"/>
              <w:jc w:val="center"/>
              <w:rPr>
                <w:ins w:id="232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负荷管理终端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8FEE74">
            <w:pPr>
              <w:snapToGrid w:val="0"/>
              <w:ind w:left="0" w:leftChars="0" w:right="0" w:rightChars="0" w:firstLine="0" w:firstLineChars="0"/>
              <w:jc w:val="center"/>
              <w:rPr>
                <w:ins w:id="233" w:author="易呈翔" w:date="2026-08-06T15:13:3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3F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4" w:author="易呈翔" w:date="2026-08-06T15:13:3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5E0BBC">
            <w:pPr>
              <w:snapToGrid w:val="0"/>
              <w:spacing w:before="0" w:after="0" w:line="240" w:lineRule="auto"/>
              <w:jc w:val="center"/>
              <w:rPr>
                <w:ins w:id="235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7C499">
            <w:pPr>
              <w:snapToGrid w:val="0"/>
              <w:spacing w:before="0" w:after="0" w:line="240" w:lineRule="auto"/>
              <w:jc w:val="center"/>
              <w:rPr>
                <w:ins w:id="236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集中器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1E333F">
            <w:pPr>
              <w:snapToGrid w:val="0"/>
              <w:ind w:left="0" w:leftChars="0" w:right="0" w:rightChars="0" w:firstLine="0" w:firstLineChars="0"/>
              <w:jc w:val="center"/>
              <w:rPr>
                <w:ins w:id="237" w:author="易呈翔" w:date="2026-08-06T15:13:3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4D88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38" w:author="易呈翔" w:date="2026-08-06T15:13:3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40E0CE9">
            <w:pPr>
              <w:snapToGrid w:val="0"/>
              <w:spacing w:before="0" w:after="0" w:line="240" w:lineRule="auto"/>
              <w:jc w:val="center"/>
              <w:rPr>
                <w:ins w:id="239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292E11">
            <w:pPr>
              <w:snapToGrid w:val="0"/>
              <w:spacing w:before="0" w:after="0" w:line="240" w:lineRule="auto"/>
              <w:jc w:val="center"/>
              <w:rPr>
                <w:ins w:id="240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配变监测计量终端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F81383">
            <w:pPr>
              <w:snapToGrid w:val="0"/>
              <w:ind w:left="0" w:leftChars="0" w:right="0" w:rightChars="0" w:firstLine="0" w:firstLineChars="0"/>
              <w:jc w:val="center"/>
              <w:rPr>
                <w:ins w:id="241" w:author="易呈翔" w:date="2026-08-06T15:13:3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6ADC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2D50947">
            <w:pPr>
              <w:snapToGrid w:val="0"/>
              <w:spacing w:before="0" w:after="0" w:line="240" w:lineRule="auto"/>
              <w:jc w:val="center"/>
              <w:rPr>
                <w:ins w:id="24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A5953E3">
            <w:pPr>
              <w:snapToGrid w:val="0"/>
              <w:spacing w:before="0" w:after="0" w:line="240" w:lineRule="auto"/>
              <w:jc w:val="center"/>
              <w:rPr>
                <w:ins w:id="24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D28172">
            <w:pPr>
              <w:snapToGrid w:val="0"/>
              <w:ind w:left="0" w:leftChars="0" w:right="0" w:rightChars="0" w:firstLine="0" w:firstLineChars="0"/>
              <w:jc w:val="center"/>
              <w:rPr>
                <w:ins w:id="24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6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46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AF506B">
            <w:pPr>
              <w:snapToGrid w:val="0"/>
              <w:spacing w:before="0" w:after="0" w:line="240" w:lineRule="auto"/>
              <w:jc w:val="center"/>
              <w:rPr>
                <w:ins w:id="24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07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438B26">
            <w:pPr>
              <w:snapToGrid w:val="0"/>
              <w:spacing w:before="0" w:after="0" w:line="240" w:lineRule="auto"/>
              <w:jc w:val="center"/>
              <w:rPr>
                <w:ins w:id="24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A8B17">
            <w:pPr>
              <w:snapToGrid w:val="0"/>
              <w:ind w:left="0" w:leftChars="0" w:right="0" w:rightChars="0" w:firstLine="0" w:firstLineChars="0"/>
              <w:jc w:val="center"/>
              <w:rPr>
                <w:ins w:id="24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B1602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50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B1A81E7">
            <w:pPr>
              <w:snapToGrid w:val="0"/>
              <w:spacing w:before="0" w:after="0" w:line="240" w:lineRule="auto"/>
              <w:jc w:val="center"/>
              <w:rPr>
                <w:ins w:id="25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08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F55FA7">
            <w:pPr>
              <w:snapToGrid w:val="0"/>
              <w:spacing w:before="0" w:after="0" w:line="240" w:lineRule="auto"/>
              <w:jc w:val="center"/>
              <w:rPr>
                <w:ins w:id="25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低压电流互感器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EA59C4">
            <w:pPr>
              <w:snapToGrid w:val="0"/>
              <w:ind w:left="0" w:leftChars="0" w:right="0" w:rightChars="0" w:firstLine="0" w:firstLineChars="0"/>
              <w:jc w:val="center"/>
              <w:rPr>
                <w:ins w:id="25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D393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54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8AF188">
            <w:pPr>
              <w:snapToGrid w:val="0"/>
              <w:spacing w:before="0" w:after="0" w:line="240" w:lineRule="auto"/>
              <w:jc w:val="center"/>
              <w:rPr>
                <w:ins w:id="25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09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9B75E5F">
            <w:pPr>
              <w:snapToGrid w:val="0"/>
              <w:spacing w:before="0" w:after="0" w:line="240" w:lineRule="auto"/>
              <w:jc w:val="center"/>
              <w:rPr>
                <w:ins w:id="25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组合互感器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8074F">
            <w:pPr>
              <w:snapToGrid w:val="0"/>
              <w:ind w:left="0" w:leftChars="0" w:right="0" w:rightChars="0" w:firstLine="0" w:firstLineChars="0"/>
              <w:jc w:val="center"/>
              <w:rPr>
                <w:ins w:id="25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444A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58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E3DC12E">
            <w:pPr>
              <w:snapToGrid w:val="0"/>
              <w:spacing w:before="0" w:after="0" w:line="240" w:lineRule="auto"/>
              <w:jc w:val="center"/>
              <w:rPr>
                <w:ins w:id="25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939F66">
            <w:pPr>
              <w:snapToGrid w:val="0"/>
              <w:spacing w:before="0" w:after="0" w:line="240" w:lineRule="auto"/>
              <w:jc w:val="center"/>
              <w:rPr>
                <w:ins w:id="26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厂站终端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6783AF">
            <w:pPr>
              <w:snapToGrid w:val="0"/>
              <w:ind w:left="0" w:leftChars="0" w:right="0" w:rightChars="0" w:firstLine="0" w:firstLineChars="0"/>
              <w:jc w:val="center"/>
              <w:rPr>
                <w:ins w:id="26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48BF8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6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58CD4A">
            <w:pPr>
              <w:snapToGrid w:val="0"/>
              <w:spacing w:before="0" w:after="0" w:line="240" w:lineRule="auto"/>
              <w:jc w:val="center"/>
              <w:rPr>
                <w:ins w:id="26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A7BF0D">
            <w:pPr>
              <w:snapToGrid w:val="0"/>
              <w:spacing w:before="0" w:after="0" w:line="240" w:lineRule="auto"/>
              <w:jc w:val="center"/>
              <w:rPr>
                <w:ins w:id="26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AE7306">
            <w:pPr>
              <w:snapToGrid w:val="0"/>
              <w:ind w:left="0" w:leftChars="0" w:right="0" w:rightChars="0" w:firstLine="0" w:firstLineChars="0"/>
              <w:jc w:val="center"/>
              <w:rPr>
                <w:ins w:id="26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E8F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66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BC066C9">
            <w:pPr>
              <w:snapToGrid w:val="0"/>
              <w:spacing w:before="0" w:after="0" w:line="240" w:lineRule="auto"/>
              <w:jc w:val="center"/>
              <w:rPr>
                <w:ins w:id="26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19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C38494">
            <w:pPr>
              <w:snapToGrid w:val="0"/>
              <w:spacing w:before="0" w:after="0" w:line="240" w:lineRule="auto"/>
              <w:jc w:val="center"/>
              <w:rPr>
                <w:ins w:id="268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智能量测终端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41872E">
            <w:pPr>
              <w:snapToGrid w:val="0"/>
              <w:ind w:left="0" w:leftChars="0" w:right="0" w:rightChars="0" w:firstLine="0" w:firstLineChars="0"/>
              <w:jc w:val="center"/>
              <w:rPr>
                <w:ins w:id="26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25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70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3D0E4AD">
            <w:pPr>
              <w:snapToGrid w:val="0"/>
              <w:spacing w:before="0" w:after="0" w:line="240" w:lineRule="auto"/>
              <w:jc w:val="center"/>
              <w:rPr>
                <w:ins w:id="27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20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44A5A76">
            <w:pPr>
              <w:snapToGrid w:val="0"/>
              <w:spacing w:before="0" w:after="0" w:line="240" w:lineRule="auto"/>
              <w:jc w:val="center"/>
              <w:rPr>
                <w:ins w:id="272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20kV电流互感器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777888">
            <w:pPr>
              <w:snapToGrid w:val="0"/>
              <w:ind w:left="0" w:leftChars="0" w:right="0" w:rightChars="0" w:firstLine="0" w:firstLineChars="0"/>
              <w:jc w:val="center"/>
              <w:rPr>
                <w:ins w:id="27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86FA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74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511C5E">
            <w:pPr>
              <w:snapToGrid w:val="0"/>
              <w:spacing w:before="0" w:after="0" w:line="240" w:lineRule="auto"/>
              <w:jc w:val="center"/>
              <w:rPr>
                <w:ins w:id="27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E8ED29">
            <w:pPr>
              <w:snapToGrid w:val="0"/>
              <w:spacing w:before="0" w:after="0" w:line="240" w:lineRule="auto"/>
              <w:jc w:val="center"/>
              <w:rPr>
                <w:ins w:id="276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20kV电压互感器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789D02">
            <w:pPr>
              <w:snapToGrid w:val="0"/>
              <w:ind w:left="0" w:leftChars="0" w:right="0" w:rightChars="0" w:firstLine="0" w:firstLineChars="0"/>
              <w:jc w:val="center"/>
              <w:rPr>
                <w:ins w:id="277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6A65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78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9813E6">
            <w:pPr>
              <w:snapToGrid w:val="0"/>
              <w:spacing w:before="0" w:after="0" w:line="240" w:lineRule="auto"/>
              <w:jc w:val="center"/>
              <w:rPr>
                <w:ins w:id="279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EDB5B28">
            <w:pPr>
              <w:snapToGrid w:val="0"/>
              <w:spacing w:before="0" w:after="0" w:line="240" w:lineRule="auto"/>
              <w:jc w:val="center"/>
              <w:rPr>
                <w:ins w:id="280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DE1516">
            <w:pPr>
              <w:snapToGrid w:val="0"/>
              <w:ind w:left="0" w:leftChars="0" w:right="0" w:rightChars="0" w:firstLine="0" w:firstLineChars="0"/>
              <w:jc w:val="center"/>
              <w:rPr>
                <w:ins w:id="281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984C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82" w:author="易呈翔" w:date="2026-08-06T15:14:03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8FC97F7">
            <w:pPr>
              <w:snapToGrid w:val="0"/>
              <w:spacing w:before="0" w:after="0" w:line="240" w:lineRule="auto"/>
              <w:jc w:val="center"/>
              <w:rPr>
                <w:ins w:id="283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24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1BC4B2D">
            <w:pPr>
              <w:snapToGrid w:val="0"/>
              <w:spacing w:before="0" w:after="0" w:line="240" w:lineRule="auto"/>
              <w:jc w:val="center"/>
              <w:rPr>
                <w:ins w:id="284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FE27CA">
            <w:pPr>
              <w:snapToGrid w:val="0"/>
              <w:ind w:left="0" w:leftChars="0" w:right="0" w:rightChars="0" w:firstLine="0" w:firstLineChars="0"/>
              <w:jc w:val="center"/>
              <w:rPr>
                <w:ins w:id="285" w:author="易呈翔" w:date="2026-08-06T15:14:03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1F6C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86" w:author="易呈翔" w:date="2026-08-06T15:19:41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F55C">
            <w:pPr>
              <w:snapToGrid w:val="0"/>
              <w:spacing w:before="0" w:after="0" w:line="240" w:lineRule="auto"/>
              <w:jc w:val="center"/>
              <w:rPr>
                <w:ins w:id="287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31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5E999D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88" w:author="易呈翔" w:date="2026-08-06T15:19:41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A0B8A1">
            <w:pPr>
              <w:snapToGrid w:val="0"/>
              <w:ind w:left="0" w:leftChars="0" w:right="0" w:rightChars="0" w:firstLine="0" w:firstLineChars="0"/>
              <w:jc w:val="center"/>
              <w:rPr>
                <w:ins w:id="289" w:author="易呈翔" w:date="2026-08-06T15:19:4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5125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90" w:author="易呈翔" w:date="2026-08-06T15:19:42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91BC2F">
            <w:pPr>
              <w:snapToGrid w:val="0"/>
              <w:spacing w:before="0" w:after="0" w:line="240" w:lineRule="auto"/>
              <w:jc w:val="center"/>
              <w:rPr>
                <w:ins w:id="291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32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2075B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92" w:author="易呈翔" w:date="2026-08-06T15:19:42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10kV低压计量表箱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1641B9">
            <w:pPr>
              <w:snapToGrid w:val="0"/>
              <w:ind w:left="0" w:leftChars="0" w:right="0" w:rightChars="0" w:firstLine="0" w:firstLineChars="0"/>
              <w:jc w:val="center"/>
              <w:rPr>
                <w:ins w:id="293" w:author="易呈翔" w:date="2026-08-06T15:19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A46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94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49E2B3">
            <w:pPr>
              <w:snapToGrid w:val="0"/>
              <w:spacing w:before="0" w:after="0" w:line="240" w:lineRule="auto"/>
              <w:jc w:val="center"/>
              <w:rPr>
                <w:ins w:id="295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33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E284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296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3246E1">
            <w:pPr>
              <w:snapToGrid w:val="0"/>
              <w:ind w:left="0" w:leftChars="0" w:right="0" w:rightChars="0" w:firstLine="0" w:firstLineChars="0"/>
              <w:jc w:val="center"/>
              <w:rPr>
                <w:ins w:id="297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70CA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298" w:author="易呈翔" w:date="2026-08-06T15:20:07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E7A2B32">
            <w:pPr>
              <w:snapToGrid w:val="0"/>
              <w:spacing w:before="0" w:after="0" w:line="240" w:lineRule="auto"/>
              <w:jc w:val="center"/>
              <w:rPr>
                <w:ins w:id="299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34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F38FD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300" w:author="易呈翔" w:date="2026-08-06T15:20:07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10kV高压计量表箱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729193">
            <w:pPr>
              <w:snapToGrid w:val="0"/>
              <w:ind w:left="0" w:leftChars="0" w:right="0" w:rightChars="0" w:firstLine="0" w:firstLineChars="0"/>
              <w:jc w:val="center"/>
              <w:rPr>
                <w:ins w:id="301" w:author="易呈翔" w:date="2026-08-06T15:20:07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083C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02" w:author="易呈翔" w:date="2026-08-06T15:19:4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44C1DD8">
            <w:pPr>
              <w:snapToGrid w:val="0"/>
              <w:spacing w:before="0" w:after="0" w:line="240" w:lineRule="auto"/>
              <w:jc w:val="center"/>
              <w:rPr>
                <w:ins w:id="303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35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108C5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304" w:author="易呈翔" w:date="2026-08-06T15:19:44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单相费控计量表箱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68AC4D">
            <w:pPr>
              <w:snapToGrid w:val="0"/>
              <w:ind w:left="0" w:leftChars="0" w:right="0" w:rightChars="0" w:firstLine="0" w:firstLineChars="0"/>
              <w:jc w:val="center"/>
              <w:rPr>
                <w:ins w:id="305" w:author="易呈翔" w:date="2026-08-06T15:19:4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FBB8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06" w:author="易呈翔" w:date="2026-08-06T15:19:46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EA15F2C">
            <w:pPr>
              <w:snapToGrid w:val="0"/>
              <w:spacing w:before="0" w:after="0" w:line="240" w:lineRule="auto"/>
              <w:jc w:val="center"/>
              <w:rPr>
                <w:ins w:id="307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36</w:t>
            </w:r>
          </w:p>
        </w:tc>
        <w:tc>
          <w:tcPr>
            <w:tcW w:w="36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2E34F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308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三相费控计量表箱</w:t>
            </w:r>
          </w:p>
        </w:tc>
        <w:tc>
          <w:tcPr>
            <w:tcW w:w="29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8FBF5A">
            <w:pPr>
              <w:snapToGrid w:val="0"/>
              <w:ind w:left="0" w:leftChars="0" w:right="0" w:rightChars="0" w:firstLine="0" w:firstLineChars="0"/>
              <w:jc w:val="center"/>
              <w:rPr>
                <w:ins w:id="309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5BA82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D6EB02">
            <w:pPr>
              <w:snapToGrid w:val="0"/>
              <w:spacing w:before="0" w:after="0" w:line="240" w:lineRule="auto"/>
              <w:jc w:val="center"/>
              <w:rPr>
                <w:ins w:id="310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37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844D20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311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集中器箱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0D7233">
            <w:pPr>
              <w:snapToGrid w:val="0"/>
              <w:ind w:left="0" w:leftChars="0" w:right="0" w:rightChars="0" w:firstLine="0" w:firstLineChars="0"/>
              <w:jc w:val="center"/>
              <w:rPr>
                <w:ins w:id="312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CD69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AD1EAA5">
            <w:pPr>
              <w:snapToGrid w:val="0"/>
              <w:spacing w:before="0" w:after="0" w:line="240" w:lineRule="auto"/>
              <w:jc w:val="center"/>
              <w:rPr>
                <w:ins w:id="313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41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5D5708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314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运行封印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07BD69A">
            <w:pPr>
              <w:snapToGrid w:val="0"/>
              <w:ind w:left="0" w:leftChars="0" w:right="0" w:rightChars="0" w:firstLine="0" w:firstLineChars="0"/>
              <w:jc w:val="center"/>
              <w:rPr>
                <w:ins w:id="315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C794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76B2D66">
            <w:pPr>
              <w:snapToGrid w:val="0"/>
              <w:spacing w:before="0" w:after="0" w:line="240" w:lineRule="auto"/>
              <w:jc w:val="center"/>
              <w:rPr>
                <w:ins w:id="316" w:author="易呈翔" w:date="2026-08-06T15:19:46Z"/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szCs w:val="24"/>
                <w:u w:val="none"/>
                <w:lang w:val="en-US" w:eastAsia="zh-CN"/>
              </w:rPr>
              <w:t>42</w:t>
            </w:r>
          </w:p>
        </w:tc>
        <w:tc>
          <w:tcPr>
            <w:tcW w:w="36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5742E1">
            <w:pPr>
              <w:widowControl/>
              <w:snapToGrid w:val="0"/>
              <w:spacing w:before="0" w:after="0" w:line="240" w:lineRule="auto"/>
              <w:jc w:val="center"/>
              <w:textAlignment w:val="auto"/>
              <w:rPr>
                <w:ins w:id="317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端子盖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4E196A">
            <w:pPr>
              <w:snapToGrid w:val="0"/>
              <w:ind w:left="0" w:leftChars="0" w:right="0" w:rightChars="0" w:firstLine="0" w:firstLineChars="0"/>
              <w:jc w:val="center"/>
              <w:rPr>
                <w:ins w:id="318" w:author="易呈翔" w:date="2026-08-06T15:19:46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6DCFA27C">
      <w:pPr>
        <w:pStyle w:val="3"/>
        <w:numPr>
          <w:ilvl w:val="0"/>
          <w:numId w:val="3"/>
        </w:numPr>
        <w:bidi w:val="0"/>
        <w:rPr>
          <w:ins w:id="319" w:author="易呈翔" w:date="2026-08-06T15:14:52Z"/>
          <w:rFonts w:hint="eastAsia"/>
          <w:lang w:val="en-US" w:eastAsia="zh-CN"/>
        </w:rPr>
      </w:pPr>
      <w:ins w:id="320" w:author="易呈翔" w:date="2026-08-06T15:14:52Z">
        <w:r>
          <w:rPr>
            <w:rFonts w:hint="eastAsia"/>
            <w:lang w:val="en-US" w:eastAsia="zh-CN"/>
          </w:rPr>
          <w:t>设备</w:t>
        </w:r>
      </w:ins>
      <w:ins w:id="321" w:author="易呈翔" w:date="2026-08-06T15:15:00Z">
        <w:r>
          <w:rPr>
            <w:rFonts w:hint="eastAsia"/>
            <w:lang w:val="en-US" w:eastAsia="zh-CN"/>
          </w:rPr>
          <w:t>类别</w:t>
        </w:r>
      </w:ins>
      <w:ins w:id="322" w:author="易呈翔" w:date="2026-08-06T15:14:52Z">
        <w:r>
          <w:rPr>
            <w:rFonts w:hint="eastAsia"/>
            <w:lang w:val="en-US" w:eastAsia="zh-CN"/>
          </w:rPr>
          <w:t>(</w:t>
        </w:r>
      </w:ins>
      <w:ins w:id="323" w:author="易呈翔" w:date="2026-08-06T15:17:45Z">
        <w:r>
          <w:rPr>
            <w:rFonts w:hint="eastAsia"/>
            <w:lang w:val="en-US" w:eastAsia="zh-CN"/>
          </w:rPr>
          <w:t>VW_EQUIP_CATEG</w:t>
        </w:r>
      </w:ins>
      <w:ins w:id="324" w:author="易呈翔" w:date="2026-08-06T15:14:52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1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3630"/>
        <w:gridCol w:w="2920"/>
      </w:tblGrid>
      <w:tr w14:paraId="4C059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25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5DA8EEB1">
            <w:pPr>
              <w:widowControl/>
              <w:jc w:val="left"/>
              <w:rPr>
                <w:ins w:id="326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27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32262CA8">
            <w:pPr>
              <w:widowControl/>
              <w:jc w:val="left"/>
              <w:rPr>
                <w:ins w:id="328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29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F742DA3">
            <w:pPr>
              <w:widowControl/>
              <w:jc w:val="left"/>
              <w:rPr>
                <w:ins w:id="330" w:author="易呈翔" w:date="2026-08-06T15:17:54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31" w:author="易呈翔" w:date="2026-08-06T15:17:54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6EE17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32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740B9E4">
            <w:pPr>
              <w:snapToGrid w:val="0"/>
              <w:jc w:val="center"/>
              <w:rPr>
                <w:ins w:id="333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944438">
            <w:pPr>
              <w:snapToGrid w:val="0"/>
              <w:jc w:val="center"/>
              <w:rPr>
                <w:ins w:id="334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电能表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6986A">
            <w:pPr>
              <w:snapToGrid w:val="0"/>
              <w:ind w:left="0" w:leftChars="0" w:right="0" w:rightChars="0" w:firstLine="0" w:firstLineChars="0"/>
              <w:jc w:val="center"/>
              <w:rPr>
                <w:ins w:id="335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EC0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36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C6AA8">
            <w:pPr>
              <w:snapToGrid w:val="0"/>
              <w:jc w:val="center"/>
              <w:rPr>
                <w:ins w:id="337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A15ECDB">
            <w:pPr>
              <w:snapToGrid w:val="0"/>
              <w:jc w:val="center"/>
              <w:rPr>
                <w:ins w:id="338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互感器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FD1DB">
            <w:pPr>
              <w:snapToGrid w:val="0"/>
              <w:ind w:left="0" w:leftChars="0" w:right="0" w:rightChars="0" w:firstLine="0" w:firstLineChars="0"/>
              <w:jc w:val="center"/>
              <w:rPr>
                <w:ins w:id="339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7D61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40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E112558">
            <w:pPr>
              <w:snapToGrid w:val="0"/>
              <w:jc w:val="center"/>
              <w:rPr>
                <w:ins w:id="341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E971AA">
            <w:pPr>
              <w:snapToGrid w:val="0"/>
              <w:jc w:val="center"/>
              <w:rPr>
                <w:ins w:id="342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计量自动化终端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3DEDEF">
            <w:pPr>
              <w:snapToGrid w:val="0"/>
              <w:ind w:left="0" w:leftChars="0" w:right="0" w:rightChars="0" w:firstLine="0" w:firstLineChars="0"/>
              <w:jc w:val="center"/>
              <w:rPr>
                <w:ins w:id="343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46B06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44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5E8907">
            <w:pPr>
              <w:snapToGrid w:val="0"/>
              <w:jc w:val="center"/>
              <w:rPr>
                <w:ins w:id="345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15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807DEA">
            <w:pPr>
              <w:snapToGrid w:val="0"/>
              <w:jc w:val="center"/>
              <w:rPr>
                <w:ins w:id="346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通信模块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EA83B0">
            <w:pPr>
              <w:snapToGrid w:val="0"/>
              <w:ind w:left="0" w:leftChars="0" w:right="0" w:rightChars="0" w:firstLine="0" w:firstLineChars="0"/>
              <w:jc w:val="center"/>
              <w:rPr>
                <w:ins w:id="347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1BD2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48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515059">
            <w:pPr>
              <w:snapToGrid w:val="0"/>
              <w:jc w:val="center"/>
              <w:rPr>
                <w:ins w:id="349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17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6A7CBD">
            <w:pPr>
              <w:snapToGrid w:val="0"/>
              <w:jc w:val="center"/>
              <w:rPr>
                <w:ins w:id="350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封印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A4CF27">
            <w:pPr>
              <w:snapToGrid w:val="0"/>
              <w:ind w:left="0" w:leftChars="0" w:right="0" w:rightChars="0" w:firstLine="0" w:firstLineChars="0"/>
              <w:jc w:val="center"/>
              <w:rPr>
                <w:ins w:id="351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224B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52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5A0597">
            <w:pPr>
              <w:snapToGrid w:val="0"/>
              <w:jc w:val="center"/>
              <w:rPr>
                <w:ins w:id="353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DC764A">
            <w:pPr>
              <w:snapToGrid w:val="0"/>
              <w:jc w:val="center"/>
              <w:rPr>
                <w:ins w:id="354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开关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8976A">
            <w:pPr>
              <w:snapToGrid w:val="0"/>
              <w:ind w:left="0" w:leftChars="0" w:right="0" w:rightChars="0" w:firstLine="0" w:firstLineChars="0"/>
              <w:jc w:val="center"/>
              <w:rPr>
                <w:ins w:id="355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F3271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56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436141">
            <w:pPr>
              <w:snapToGrid w:val="0"/>
              <w:jc w:val="center"/>
              <w:rPr>
                <w:ins w:id="357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19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5D130F">
            <w:pPr>
              <w:snapToGrid w:val="0"/>
              <w:jc w:val="center"/>
              <w:rPr>
                <w:ins w:id="358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周转箱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5B89F2">
            <w:pPr>
              <w:snapToGrid w:val="0"/>
              <w:ind w:left="0" w:leftChars="0" w:right="0" w:rightChars="0" w:firstLine="0" w:firstLineChars="0"/>
              <w:jc w:val="center"/>
              <w:rPr>
                <w:ins w:id="359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1F07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60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4F4044">
            <w:pPr>
              <w:snapToGrid w:val="0"/>
              <w:jc w:val="center"/>
              <w:rPr>
                <w:ins w:id="361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817C749">
            <w:pPr>
              <w:snapToGrid w:val="0"/>
              <w:jc w:val="center"/>
              <w:rPr>
                <w:ins w:id="362" w:author="易呈翔" w:date="2026-08-06T15:17:54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配件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C65C11">
            <w:pPr>
              <w:snapToGrid w:val="0"/>
              <w:ind w:left="0" w:leftChars="0" w:right="0" w:rightChars="0" w:firstLine="0" w:firstLineChars="0"/>
              <w:jc w:val="center"/>
              <w:rPr>
                <w:ins w:id="363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9264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64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8F8000E">
            <w:pPr>
              <w:snapToGrid w:val="0"/>
              <w:jc w:val="center"/>
              <w:rPr>
                <w:ins w:id="365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78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FF514B">
            <w:pPr>
              <w:snapToGrid w:val="0"/>
              <w:jc w:val="center"/>
              <w:rPr>
                <w:ins w:id="366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栈板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494E06">
            <w:pPr>
              <w:snapToGrid w:val="0"/>
              <w:ind w:left="0" w:leftChars="0" w:right="0" w:rightChars="0" w:firstLine="0" w:firstLineChars="0"/>
              <w:jc w:val="center"/>
              <w:rPr>
                <w:ins w:id="367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5B2CF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68" w:author="易呈翔" w:date="2026-08-06T15:17:54Z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5062571">
            <w:pPr>
              <w:snapToGrid w:val="0"/>
              <w:jc w:val="center"/>
              <w:rPr>
                <w:ins w:id="369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10</w:t>
            </w:r>
          </w:p>
        </w:tc>
        <w:tc>
          <w:tcPr>
            <w:tcW w:w="36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5148652">
            <w:pPr>
              <w:snapToGrid w:val="0"/>
              <w:jc w:val="center"/>
              <w:rPr>
                <w:ins w:id="370" w:author="易呈翔" w:date="2026-08-06T15:17:54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计量表箱</w:t>
            </w:r>
          </w:p>
        </w:tc>
        <w:tc>
          <w:tcPr>
            <w:tcW w:w="29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BE992">
            <w:pPr>
              <w:snapToGrid w:val="0"/>
              <w:ind w:left="0" w:leftChars="0" w:right="0" w:rightChars="0" w:firstLine="0" w:firstLineChars="0"/>
              <w:jc w:val="center"/>
              <w:rPr>
                <w:ins w:id="371" w:author="易呈翔" w:date="2026-08-06T15:17:54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9DD41A">
      <w:pPr>
        <w:pStyle w:val="3"/>
        <w:numPr>
          <w:ilvl w:val="0"/>
          <w:numId w:val="3"/>
        </w:numPr>
        <w:bidi w:val="0"/>
        <w:rPr>
          <w:ins w:id="372" w:author="易呈翔" w:date="2026-08-06T15:38:51Z"/>
          <w:rFonts w:hint="eastAsia"/>
          <w:lang w:val="en-US" w:eastAsia="zh-CN"/>
        </w:rPr>
      </w:pPr>
      <w:ins w:id="373" w:author="易呈翔" w:date="2026-08-06T15:49:08Z">
        <w:r>
          <w:rPr>
            <w:rFonts w:hint="eastAsia"/>
            <w:lang w:val="en-US" w:eastAsia="zh-CN"/>
          </w:rPr>
          <w:t>检定类别</w:t>
        </w:r>
      </w:ins>
      <w:ins w:id="374" w:author="易呈翔" w:date="2026-08-06T15:38:51Z">
        <w:r>
          <w:rPr>
            <w:rFonts w:hint="eastAsia"/>
            <w:lang w:val="en-US" w:eastAsia="zh-CN"/>
          </w:rPr>
          <w:t>(</w:t>
        </w:r>
      </w:ins>
      <w:ins w:id="375" w:author="易呈翔" w:date="2026-08-06T15:40:11Z">
        <w:r>
          <w:rPr>
            <w:rFonts w:hint="eastAsia"/>
            <w:lang w:val="en-US" w:eastAsia="zh-CN"/>
          </w:rPr>
          <w:t>VW_DETECT_TYPE</w:t>
        </w:r>
      </w:ins>
      <w:ins w:id="376" w:author="易呈翔" w:date="2026-08-06T15:38:51Z">
        <w:r>
          <w:rPr>
            <w:rFonts w:hint="eastAsia"/>
            <w:lang w:val="en-US" w:eastAsia="zh-CN"/>
          </w:rPr>
          <w:t>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24557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77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86EEE4C">
            <w:pPr>
              <w:widowControl/>
              <w:jc w:val="left"/>
              <w:rPr>
                <w:ins w:id="378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79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17F6754">
            <w:pPr>
              <w:widowControl/>
              <w:jc w:val="left"/>
              <w:rPr>
                <w:ins w:id="380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81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07361B68">
            <w:pPr>
              <w:widowControl/>
              <w:jc w:val="left"/>
              <w:rPr>
                <w:ins w:id="382" w:author="易呈翔" w:date="2026-08-06T15:38:51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383" w:author="易呈翔" w:date="2026-08-06T15:38:51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49DD50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384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F826449">
            <w:pPr>
              <w:snapToGrid w:val="0"/>
              <w:jc w:val="center"/>
              <w:rPr>
                <w:ins w:id="385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6613432">
            <w:pPr>
              <w:snapToGrid w:val="0"/>
              <w:jc w:val="center"/>
              <w:rPr>
                <w:ins w:id="386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6921BA">
            <w:pPr>
              <w:snapToGrid w:val="0"/>
              <w:ind w:left="0" w:leftChars="0" w:right="0" w:rightChars="0" w:firstLine="0" w:firstLineChars="0"/>
              <w:jc w:val="center"/>
              <w:rPr>
                <w:ins w:id="387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76C60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88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4AF84">
            <w:pPr>
              <w:snapToGrid w:val="0"/>
              <w:jc w:val="center"/>
              <w:rPr>
                <w:ins w:id="389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84F23B2">
            <w:pPr>
              <w:snapToGrid w:val="0"/>
              <w:jc w:val="center"/>
              <w:rPr>
                <w:ins w:id="390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到货后抽样检测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5C739">
            <w:pPr>
              <w:snapToGrid w:val="0"/>
              <w:ind w:left="0" w:leftChars="0" w:right="0" w:rightChars="0" w:firstLine="0" w:firstLineChars="0"/>
              <w:jc w:val="center"/>
              <w:rPr>
                <w:ins w:id="391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7B343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92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0E1461">
            <w:pPr>
              <w:snapToGrid w:val="0"/>
              <w:jc w:val="center"/>
              <w:rPr>
                <w:ins w:id="393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E9C52A0">
            <w:pPr>
              <w:snapToGrid w:val="0"/>
              <w:jc w:val="center"/>
              <w:rPr>
                <w:ins w:id="394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首次检定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3F67AA">
            <w:pPr>
              <w:snapToGrid w:val="0"/>
              <w:ind w:left="0" w:leftChars="0" w:right="0" w:rightChars="0" w:firstLine="0" w:firstLineChars="0"/>
              <w:jc w:val="center"/>
              <w:rPr>
                <w:ins w:id="395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203B3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396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2C4CC9C">
            <w:pPr>
              <w:snapToGrid w:val="0"/>
              <w:jc w:val="center"/>
              <w:rPr>
                <w:ins w:id="397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30705B">
            <w:pPr>
              <w:snapToGrid w:val="0"/>
              <w:jc w:val="center"/>
              <w:rPr>
                <w:ins w:id="398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不合格设备复检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C7511">
            <w:pPr>
              <w:snapToGrid w:val="0"/>
              <w:ind w:left="0" w:leftChars="0" w:right="0" w:rightChars="0" w:firstLine="0" w:firstLineChars="0"/>
              <w:jc w:val="center"/>
              <w:rPr>
                <w:ins w:id="399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67AAF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00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3DD0A8A">
            <w:pPr>
              <w:snapToGrid w:val="0"/>
              <w:jc w:val="center"/>
              <w:rPr>
                <w:ins w:id="401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05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47BF503">
            <w:pPr>
              <w:snapToGrid w:val="0"/>
              <w:jc w:val="center"/>
              <w:rPr>
                <w:ins w:id="402" w:author="易呈翔" w:date="2026-08-06T15:38:51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流水线适应性检查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66E38F">
            <w:pPr>
              <w:snapToGrid w:val="0"/>
              <w:ind w:left="0" w:leftChars="0" w:right="0" w:rightChars="0" w:firstLine="0" w:firstLineChars="0"/>
              <w:jc w:val="center"/>
              <w:rPr>
                <w:ins w:id="403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E5F9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04" w:author="易呈翔" w:date="2026-08-06T15:38:51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A6B33">
            <w:pPr>
              <w:snapToGrid w:val="0"/>
              <w:jc w:val="center"/>
              <w:rPr>
                <w:ins w:id="405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07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0158C6E">
            <w:pPr>
              <w:snapToGrid w:val="0"/>
              <w:jc w:val="center"/>
              <w:rPr>
                <w:ins w:id="406" w:author="易呈翔" w:date="2026-08-06T15:38:51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库存复检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19C3E0">
            <w:pPr>
              <w:snapToGrid w:val="0"/>
              <w:ind w:left="0" w:leftChars="0" w:right="0" w:rightChars="0" w:firstLine="0" w:firstLineChars="0"/>
              <w:jc w:val="center"/>
              <w:rPr>
                <w:ins w:id="407" w:author="易呈翔" w:date="2026-08-06T15:38:51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055D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0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650D9F3">
            <w:pPr>
              <w:snapToGrid w:val="0"/>
              <w:jc w:val="center"/>
              <w:rPr>
                <w:ins w:id="40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5BF0AD2">
            <w:pPr>
              <w:snapToGrid w:val="0"/>
              <w:jc w:val="center"/>
              <w:rPr>
                <w:ins w:id="41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临时检定/检测-委托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16A55E">
            <w:pPr>
              <w:snapToGrid w:val="0"/>
              <w:ind w:left="0" w:leftChars="0" w:right="0" w:rightChars="0" w:firstLine="0" w:firstLineChars="0"/>
              <w:jc w:val="center"/>
              <w:rPr>
                <w:ins w:id="41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8AAAC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1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DB5FA8">
            <w:pPr>
              <w:snapToGrid w:val="0"/>
              <w:jc w:val="center"/>
              <w:rPr>
                <w:ins w:id="41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12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67FF0A9">
            <w:pPr>
              <w:snapToGrid w:val="0"/>
              <w:jc w:val="center"/>
              <w:rPr>
                <w:ins w:id="41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临时检定/检测-厂返退还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A3819E">
            <w:pPr>
              <w:snapToGrid w:val="0"/>
              <w:ind w:left="0" w:leftChars="0" w:right="0" w:rightChars="0" w:firstLine="0" w:firstLineChars="0"/>
              <w:jc w:val="center"/>
              <w:rPr>
                <w:ins w:id="41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8D0B0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1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F5B22D">
            <w:pPr>
              <w:snapToGrid w:val="0"/>
              <w:jc w:val="center"/>
              <w:rPr>
                <w:ins w:id="417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E5EEAF">
            <w:pPr>
              <w:snapToGrid w:val="0"/>
              <w:jc w:val="center"/>
              <w:rPr>
                <w:ins w:id="418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计量标准设备检定/校准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8D324E">
            <w:pPr>
              <w:snapToGrid w:val="0"/>
              <w:ind w:left="0" w:leftChars="0" w:right="0" w:rightChars="0" w:firstLine="0" w:firstLineChars="0"/>
              <w:jc w:val="center"/>
              <w:rPr>
                <w:ins w:id="41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02D2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20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5F9179A">
            <w:pPr>
              <w:snapToGrid w:val="0"/>
              <w:jc w:val="center"/>
              <w:rPr>
                <w:ins w:id="421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14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B7712A9">
            <w:pPr>
              <w:snapToGrid w:val="0"/>
              <w:jc w:val="center"/>
              <w:rPr>
                <w:ins w:id="422" w:author="易呈翔" w:date="2026-08-06T15:40:42Z"/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trike w:val="0"/>
                <w:color w:val="000000"/>
                <w:sz w:val="22"/>
                <w:szCs w:val="24"/>
                <w:u w:val="none"/>
              </w:rPr>
              <w:t>运行抽检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CC4A17">
            <w:pPr>
              <w:snapToGrid w:val="0"/>
              <w:ind w:left="0" w:leftChars="0" w:right="0" w:rightChars="0" w:firstLine="0" w:firstLineChars="0"/>
              <w:jc w:val="center"/>
              <w:rPr>
                <w:ins w:id="423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F146A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24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AF28936">
            <w:pPr>
              <w:snapToGrid w:val="0"/>
              <w:jc w:val="center"/>
              <w:rPr>
                <w:ins w:id="425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8B5335">
            <w:pPr>
              <w:snapToGrid w:val="0"/>
              <w:jc w:val="center"/>
              <w:rPr>
                <w:ins w:id="42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到货后全性能试验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DD03A6">
            <w:pPr>
              <w:snapToGrid w:val="0"/>
              <w:ind w:left="0" w:leftChars="0" w:right="0" w:rightChars="0" w:firstLine="0" w:firstLineChars="0"/>
              <w:jc w:val="center"/>
              <w:rPr>
                <w:ins w:id="427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050228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2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828926">
            <w:pPr>
              <w:snapToGrid w:val="0"/>
              <w:jc w:val="center"/>
              <w:rPr>
                <w:ins w:id="42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21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1F1463A">
            <w:pPr>
              <w:snapToGrid w:val="0"/>
              <w:jc w:val="center"/>
              <w:rPr>
                <w:ins w:id="43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样品比对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123C1D">
            <w:pPr>
              <w:snapToGrid w:val="0"/>
              <w:ind w:left="0" w:leftChars="0" w:right="0" w:rightChars="0" w:firstLine="0" w:firstLineChars="0"/>
              <w:jc w:val="center"/>
              <w:rPr>
                <w:ins w:id="43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4D23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3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1F9775">
            <w:pPr>
              <w:snapToGrid w:val="0"/>
              <w:jc w:val="center"/>
              <w:rPr>
                <w:ins w:id="43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22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7641E0">
            <w:pPr>
              <w:snapToGrid w:val="0"/>
              <w:jc w:val="center"/>
              <w:rPr>
                <w:ins w:id="43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解密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491D">
            <w:pPr>
              <w:snapToGrid w:val="0"/>
              <w:ind w:left="0" w:leftChars="0" w:right="0" w:rightChars="0" w:firstLine="0" w:firstLineChars="0"/>
              <w:jc w:val="center"/>
              <w:rPr>
                <w:ins w:id="43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F083D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3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7CC8746">
            <w:pPr>
              <w:snapToGrid w:val="0"/>
              <w:jc w:val="center"/>
              <w:rPr>
                <w:ins w:id="43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50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FB43926">
            <w:pPr>
              <w:snapToGrid w:val="0"/>
              <w:jc w:val="center"/>
              <w:rPr>
                <w:ins w:id="43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期间核查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D2A64">
            <w:pPr>
              <w:snapToGrid w:val="0"/>
              <w:ind w:left="0" w:leftChars="0" w:right="0" w:rightChars="0" w:firstLine="0" w:firstLineChars="0"/>
              <w:jc w:val="center"/>
              <w:rPr>
                <w:ins w:id="43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9460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0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99BA64">
            <w:pPr>
              <w:snapToGrid w:val="0"/>
              <w:jc w:val="center"/>
              <w:rPr>
                <w:ins w:id="441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EA50969">
            <w:pPr>
              <w:snapToGrid w:val="0"/>
              <w:jc w:val="center"/>
              <w:rPr>
                <w:ins w:id="442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重复性试验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A4D4E">
            <w:pPr>
              <w:snapToGrid w:val="0"/>
              <w:ind w:left="0" w:leftChars="0" w:right="0" w:rightChars="0" w:firstLine="0" w:firstLineChars="0"/>
              <w:jc w:val="center"/>
              <w:rPr>
                <w:ins w:id="443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C2E23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4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BF1DE">
            <w:pPr>
              <w:snapToGrid w:val="0"/>
              <w:jc w:val="center"/>
              <w:rPr>
                <w:ins w:id="445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DA154AC">
            <w:pPr>
              <w:snapToGrid w:val="0"/>
              <w:jc w:val="center"/>
              <w:rPr>
                <w:ins w:id="446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稳定性考核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DC4C7A">
            <w:pPr>
              <w:snapToGrid w:val="0"/>
              <w:ind w:left="0" w:leftChars="0" w:right="0" w:rightChars="0" w:firstLine="0" w:firstLineChars="0"/>
              <w:jc w:val="center"/>
              <w:rPr>
                <w:ins w:id="447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31CD4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48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BCBCDB">
            <w:pPr>
              <w:snapToGrid w:val="0"/>
              <w:jc w:val="center"/>
              <w:rPr>
                <w:ins w:id="449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53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FE3D58">
            <w:pPr>
              <w:snapToGrid w:val="0"/>
              <w:jc w:val="center"/>
              <w:rPr>
                <w:ins w:id="450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量值溯源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F29F73">
            <w:pPr>
              <w:snapToGrid w:val="0"/>
              <w:ind w:left="0" w:leftChars="0" w:right="0" w:rightChars="0" w:firstLine="0" w:firstLineChars="0"/>
              <w:jc w:val="center"/>
              <w:rPr>
                <w:ins w:id="451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7C8A3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2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7793D7">
            <w:pPr>
              <w:snapToGrid w:val="0"/>
              <w:jc w:val="center"/>
              <w:rPr>
                <w:ins w:id="453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54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C728A9C">
            <w:pPr>
              <w:snapToGrid w:val="0"/>
              <w:jc w:val="center"/>
              <w:rPr>
                <w:ins w:id="454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</w:rPr>
              <w:t>测试设备监测/校准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F90B73">
            <w:pPr>
              <w:snapToGrid w:val="0"/>
              <w:ind w:left="0" w:leftChars="0" w:right="0" w:rightChars="0" w:firstLine="0" w:firstLineChars="0"/>
              <w:jc w:val="center"/>
              <w:rPr>
                <w:ins w:id="455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677E9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56" w:author="易呈翔" w:date="2026-08-06T15:40:42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BC24E">
            <w:pPr>
              <w:snapToGrid w:val="0"/>
              <w:jc w:val="center"/>
              <w:rPr>
                <w:ins w:id="457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55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0383259">
            <w:pPr>
              <w:snapToGrid w:val="0"/>
              <w:jc w:val="center"/>
              <w:rPr>
                <w:ins w:id="458" w:author="易呈翔" w:date="2026-08-06T15:40:42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2"/>
                <w:szCs w:val="24"/>
                <w:u w:val="none"/>
                <w:lang w:val="en-US" w:eastAsia="zh-CN"/>
              </w:rPr>
              <w:t>分拣鉴定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15E2F9">
            <w:pPr>
              <w:snapToGrid w:val="0"/>
              <w:ind w:left="0" w:leftChars="0" w:right="0" w:rightChars="0" w:firstLine="0" w:firstLineChars="0"/>
              <w:jc w:val="center"/>
              <w:rPr>
                <w:ins w:id="459" w:author="易呈翔" w:date="2026-08-06T15:40:42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3955BF3">
      <w:pPr>
        <w:pStyle w:val="3"/>
        <w:numPr>
          <w:ilvl w:val="0"/>
          <w:numId w:val="3"/>
        </w:numPr>
        <w:bidi w:val="0"/>
        <w:rPr>
          <w:ins w:id="460" w:author="易呈翔" w:date="2026-08-06T15:45:18Z"/>
          <w:rFonts w:hint="eastAsia"/>
          <w:lang w:val="en-US" w:eastAsia="zh-CN"/>
        </w:rPr>
      </w:pPr>
      <w:ins w:id="461" w:author="易呈翔" w:date="2026-08-06T15:45:27Z">
        <w:r>
          <w:rPr>
            <w:rFonts w:hint="eastAsia"/>
            <w:lang w:val="en-US" w:eastAsia="zh-CN"/>
          </w:rPr>
          <w:t>计划</w:t>
        </w:r>
      </w:ins>
      <w:ins w:id="462" w:author="易呈翔" w:date="2026-08-06T15:45:29Z">
        <w:r>
          <w:rPr>
            <w:rFonts w:hint="eastAsia"/>
            <w:lang w:val="en-US" w:eastAsia="zh-CN"/>
          </w:rPr>
          <w:t>类型</w:t>
        </w:r>
      </w:ins>
      <w:ins w:id="463" w:author="易呈翔" w:date="2026-08-06T15:45:18Z">
        <w:r>
          <w:rPr>
            <w:rFonts w:hint="eastAsia"/>
            <w:lang w:val="en-US" w:eastAsia="zh-CN"/>
          </w:rPr>
          <w:t>(VW_</w:t>
        </w:r>
      </w:ins>
      <w:ins w:id="464" w:author="易呈翔" w:date="2026-08-06T15:51:41Z">
        <w:r>
          <w:rPr>
            <w:rFonts w:hint="eastAsia"/>
            <w:lang w:val="en-US" w:eastAsia="zh-CN"/>
          </w:rPr>
          <w:t>DMD</w:t>
        </w:r>
      </w:ins>
      <w:ins w:id="465" w:author="易呈翔" w:date="2026-08-06T15:47:20Z">
        <w:r>
          <w:rPr>
            <w:rFonts w:hint="eastAsia"/>
            <w:lang w:val="en-US" w:eastAsia="zh-CN"/>
          </w:rPr>
          <w:t>_P</w:t>
        </w:r>
      </w:ins>
      <w:ins w:id="466" w:author="易呈翔" w:date="2026-08-06T15:47:21Z">
        <w:r>
          <w:rPr>
            <w:rFonts w:hint="eastAsia"/>
            <w:lang w:val="en-US" w:eastAsia="zh-CN"/>
          </w:rPr>
          <w:t>L</w:t>
        </w:r>
      </w:ins>
      <w:ins w:id="467" w:author="易呈翔" w:date="2026-08-06T15:47:22Z">
        <w:r>
          <w:rPr>
            <w:rFonts w:hint="eastAsia"/>
            <w:lang w:val="en-US" w:eastAsia="zh-CN"/>
          </w:rPr>
          <w:t>AN</w:t>
        </w:r>
      </w:ins>
      <w:ins w:id="468" w:author="易呈翔" w:date="2026-08-06T15:45:18Z">
        <w:r>
          <w:rPr>
            <w:rFonts w:hint="eastAsia"/>
            <w:lang w:val="en-US" w:eastAsia="zh-CN"/>
          </w:rPr>
          <w:t>_TYPE)</w:t>
        </w:r>
      </w:ins>
    </w:p>
    <w:tbl>
      <w:tblPr>
        <w:tblStyle w:val="7"/>
        <w:tblW w:w="8328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3650"/>
        <w:gridCol w:w="2930"/>
      </w:tblGrid>
      <w:tr w14:paraId="258B9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69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AEAF1EF">
            <w:pPr>
              <w:widowControl/>
              <w:jc w:val="left"/>
              <w:rPr>
                <w:ins w:id="470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71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编码/代码</w:t>
              </w:r>
            </w:ins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42AE5713">
            <w:pPr>
              <w:widowControl/>
              <w:jc w:val="left"/>
              <w:rPr>
                <w:ins w:id="472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73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名称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D8D8D8" w:themeFill="background1" w:themeFillShade="D9"/>
            <w:vAlign w:val="center"/>
          </w:tcPr>
          <w:p w14:paraId="7C426BAC">
            <w:pPr>
              <w:widowControl/>
              <w:jc w:val="left"/>
              <w:rPr>
                <w:ins w:id="474" w:author="易呈翔" w:date="2026-08-06T15:45:18Z"/>
                <w:rFonts w:hint="default" w:ascii="Times New Roman" w:hAnsi="Times New Roman" w:eastAsia="宋体" w:cs="Times New Roman"/>
                <w:b w:val="0"/>
                <w:bCs w:val="0"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ins w:id="475" w:author="易呈翔" w:date="2026-08-06T15:45:18Z">
              <w:r>
                <w:rPr>
                  <w:rFonts w:hint="default" w:ascii="Times New Roman" w:hAnsi="Times New Roman" w:eastAsia="宋体" w:cs="Times New Roman"/>
                  <w:b w:val="0"/>
                  <w:bCs w:val="0"/>
                  <w:color w:val="000000" w:themeColor="text1"/>
                  <w:kern w:val="0"/>
                  <w:szCs w:val="21"/>
                  <w14:textFill>
                    <w14:solidFill>
                      <w14:schemeClr w14:val="tx1"/>
                    </w14:solidFill>
                  </w14:textFill>
                </w:rPr>
                <w:t>说明</w:t>
              </w:r>
            </w:ins>
          </w:p>
        </w:tc>
      </w:tr>
      <w:tr w14:paraId="58BAB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ins w:id="476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41D49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77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01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A94E4E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78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月计划</w:t>
            </w:r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0A3603">
            <w:pPr>
              <w:snapToGrid w:val="0"/>
              <w:ind w:left="0" w:leftChars="0" w:right="0" w:rightChars="0" w:firstLine="0" w:firstLineChars="0"/>
              <w:jc w:val="center"/>
              <w:rPr>
                <w:ins w:id="479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  <w:tr w14:paraId="1D65D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ins w:id="480" w:author="易呈翔" w:date="2026-08-06T15:45:18Z"/>
        </w:trPr>
        <w:tc>
          <w:tcPr>
            <w:tcW w:w="17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DEA5F2B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81" w:author="易呈翔" w:date="2026-08-06T15:45:18Z"/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"/>
              </w:rPr>
              <w:t>02</w:t>
            </w:r>
          </w:p>
        </w:tc>
        <w:tc>
          <w:tcPr>
            <w:tcW w:w="36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1DE7E5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auto"/>
              <w:rPr>
                <w:ins w:id="482" w:author="易呈翔" w:date="2026-08-06T15:45:18Z"/>
                <w:rFonts w:hint="default" w:ascii="宋体" w:hAnsi="宋体" w:eastAsia="宋体" w:cs="宋体"/>
                <w:b w:val="0"/>
                <w:b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  <w:ins w:id="483" w:author="易呈翔" w:date="2026-08-06T15:51:21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紧急</w:t>
              </w:r>
            </w:ins>
            <w:ins w:id="484" w:author="易呈翔" w:date="2026-08-06T15:51:22Z">
              <w:r>
                <w:rPr>
                  <w:rFonts w:hint="eastAsia" w:ascii="宋体" w:hAnsi="宋体" w:eastAsia="宋体" w:cs="宋体"/>
                  <w:i w:val="0"/>
                  <w:iCs w:val="0"/>
                  <w:color w:val="000000"/>
                  <w:kern w:val="2"/>
                  <w:sz w:val="22"/>
                  <w:szCs w:val="24"/>
                  <w:u w:val="none"/>
                  <w:lang w:val="en-US" w:eastAsia="zh-CN" w:bidi="ar"/>
                </w:rPr>
                <w:t>计划</w:t>
              </w:r>
            </w:ins>
          </w:p>
        </w:tc>
        <w:tc>
          <w:tcPr>
            <w:tcW w:w="29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7C83D6">
            <w:pPr>
              <w:snapToGrid w:val="0"/>
              <w:ind w:left="0" w:leftChars="0" w:right="0" w:rightChars="0" w:firstLine="0" w:firstLineChars="0"/>
              <w:jc w:val="center"/>
              <w:rPr>
                <w:ins w:id="485" w:author="易呈翔" w:date="2026-08-06T15:45:18Z"/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4"/>
                <w:u w:val="none"/>
                <w:lang w:val="en-US" w:eastAsia="zh-CN" w:bidi="ar-SA"/>
              </w:rPr>
            </w:pPr>
          </w:p>
        </w:tc>
      </w:tr>
    </w:tbl>
    <w:p w14:paraId="783F7BA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9114B"/>
    <w:multiLevelType w:val="singleLevel"/>
    <w:tmpl w:val="1949114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2C9D1DAF"/>
    <w:multiLevelType w:val="singleLevel"/>
    <w:tmpl w:val="2C9D1DAF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5FA865FF"/>
    <w:multiLevelType w:val="singleLevel"/>
    <w:tmpl w:val="5FA865F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易呈翔">
    <w15:presenceInfo w15:providerId="WPS Office" w15:userId="11436879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6A00"/>
    <w:rsid w:val="01000214"/>
    <w:rsid w:val="016B7DD3"/>
    <w:rsid w:val="01830099"/>
    <w:rsid w:val="02C95980"/>
    <w:rsid w:val="05297BC4"/>
    <w:rsid w:val="0646258B"/>
    <w:rsid w:val="07CA4AF5"/>
    <w:rsid w:val="081A01B6"/>
    <w:rsid w:val="0874211C"/>
    <w:rsid w:val="09E9058A"/>
    <w:rsid w:val="0A336C17"/>
    <w:rsid w:val="0AEC3C46"/>
    <w:rsid w:val="0B4B76F6"/>
    <w:rsid w:val="0BDD71A0"/>
    <w:rsid w:val="0C257D35"/>
    <w:rsid w:val="0CF64E0E"/>
    <w:rsid w:val="0EB033A3"/>
    <w:rsid w:val="101F11F3"/>
    <w:rsid w:val="13ED0BA8"/>
    <w:rsid w:val="151E5653"/>
    <w:rsid w:val="177F76C0"/>
    <w:rsid w:val="17821264"/>
    <w:rsid w:val="17C84600"/>
    <w:rsid w:val="185660F9"/>
    <w:rsid w:val="19F94F44"/>
    <w:rsid w:val="1A386E1E"/>
    <w:rsid w:val="1B4228E8"/>
    <w:rsid w:val="1D7E48E8"/>
    <w:rsid w:val="1DBF2740"/>
    <w:rsid w:val="1F302553"/>
    <w:rsid w:val="1FF22625"/>
    <w:rsid w:val="21827845"/>
    <w:rsid w:val="21CA767A"/>
    <w:rsid w:val="21CB71C6"/>
    <w:rsid w:val="22965C6C"/>
    <w:rsid w:val="22F51BD1"/>
    <w:rsid w:val="231A5562"/>
    <w:rsid w:val="245331CC"/>
    <w:rsid w:val="25E62821"/>
    <w:rsid w:val="25EB0AEC"/>
    <w:rsid w:val="26A84EE5"/>
    <w:rsid w:val="27F46852"/>
    <w:rsid w:val="28A73A4B"/>
    <w:rsid w:val="297D14BE"/>
    <w:rsid w:val="2A2523FA"/>
    <w:rsid w:val="2A755335"/>
    <w:rsid w:val="2A7E4E57"/>
    <w:rsid w:val="2AE13EFE"/>
    <w:rsid w:val="2B5621F6"/>
    <w:rsid w:val="2D10478C"/>
    <w:rsid w:val="2F5707D5"/>
    <w:rsid w:val="2F927F93"/>
    <w:rsid w:val="319057D5"/>
    <w:rsid w:val="329C5435"/>
    <w:rsid w:val="3337525C"/>
    <w:rsid w:val="34112B1D"/>
    <w:rsid w:val="35591E4D"/>
    <w:rsid w:val="362751E0"/>
    <w:rsid w:val="364D75B0"/>
    <w:rsid w:val="37107EA6"/>
    <w:rsid w:val="385B0E4C"/>
    <w:rsid w:val="3983042E"/>
    <w:rsid w:val="39940919"/>
    <w:rsid w:val="39DE5DEF"/>
    <w:rsid w:val="3B9B111B"/>
    <w:rsid w:val="3C2F178A"/>
    <w:rsid w:val="3C940DD1"/>
    <w:rsid w:val="3CA4378E"/>
    <w:rsid w:val="3E36391C"/>
    <w:rsid w:val="3ECF60F0"/>
    <w:rsid w:val="41A03D74"/>
    <w:rsid w:val="41F83A29"/>
    <w:rsid w:val="427938E6"/>
    <w:rsid w:val="437A1F4F"/>
    <w:rsid w:val="44A850BE"/>
    <w:rsid w:val="44AA1E67"/>
    <w:rsid w:val="44FF0DB1"/>
    <w:rsid w:val="458F2D4D"/>
    <w:rsid w:val="47B24801"/>
    <w:rsid w:val="47BC3738"/>
    <w:rsid w:val="4944568D"/>
    <w:rsid w:val="49BA73A0"/>
    <w:rsid w:val="49CA66D3"/>
    <w:rsid w:val="4C46558E"/>
    <w:rsid w:val="4CC77F9A"/>
    <w:rsid w:val="4F710AFD"/>
    <w:rsid w:val="4FEE1EAF"/>
    <w:rsid w:val="53C041CF"/>
    <w:rsid w:val="57D1768F"/>
    <w:rsid w:val="58756235"/>
    <w:rsid w:val="59DB55BF"/>
    <w:rsid w:val="5AD61E6A"/>
    <w:rsid w:val="5AEB4CAC"/>
    <w:rsid w:val="5E782489"/>
    <w:rsid w:val="5F025E86"/>
    <w:rsid w:val="60AF11AF"/>
    <w:rsid w:val="621E4EA3"/>
    <w:rsid w:val="62650996"/>
    <w:rsid w:val="656E46DD"/>
    <w:rsid w:val="66501D7D"/>
    <w:rsid w:val="665F025A"/>
    <w:rsid w:val="67F24264"/>
    <w:rsid w:val="69941325"/>
    <w:rsid w:val="6A7B635B"/>
    <w:rsid w:val="6C454B81"/>
    <w:rsid w:val="6DAF2321"/>
    <w:rsid w:val="6EE13152"/>
    <w:rsid w:val="6F56422F"/>
    <w:rsid w:val="6F5953DE"/>
    <w:rsid w:val="6F5C79C9"/>
    <w:rsid w:val="70216A4F"/>
    <w:rsid w:val="711E4574"/>
    <w:rsid w:val="72125CEB"/>
    <w:rsid w:val="72545FF3"/>
    <w:rsid w:val="738A5698"/>
    <w:rsid w:val="745D4F62"/>
    <w:rsid w:val="747F3F54"/>
    <w:rsid w:val="752C0E9F"/>
    <w:rsid w:val="776F3827"/>
    <w:rsid w:val="78B41492"/>
    <w:rsid w:val="796A77DF"/>
    <w:rsid w:val="7A302433"/>
    <w:rsid w:val="7A5F1CDC"/>
    <w:rsid w:val="7B9B240E"/>
    <w:rsid w:val="7BFA1CF7"/>
    <w:rsid w:val="7CB048B1"/>
    <w:rsid w:val="7DB5642F"/>
    <w:rsid w:val="7E5F5E41"/>
    <w:rsid w:val="7F10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1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12">
    <w:name w:val="目录及更改履历"/>
    <w:basedOn w:val="1"/>
    <w:qFormat/>
    <w:uiPriority w:val="0"/>
    <w:pPr>
      <w:spacing w:before="156" w:after="156" w:line="360" w:lineRule="auto"/>
      <w:jc w:val="center"/>
    </w:pPr>
    <w:rPr>
      <w:rFonts w:ascii="黑体" w:hAnsi="Arial" w:eastAsia="黑体"/>
      <w:szCs w:val="20"/>
    </w:rPr>
  </w:style>
  <w:style w:type="paragraph" w:customStyle="1" w:styleId="13">
    <w:name w:val="表格文本居中 +加重"/>
    <w:basedOn w:val="1"/>
    <w:qFormat/>
    <w:uiPriority w:val="0"/>
    <w:pPr>
      <w:jc w:val="center"/>
    </w:pPr>
    <w:rPr>
      <w:rFonts w:eastAsia="宋体"/>
      <w:b/>
      <w:kern w:val="0"/>
      <w:sz w:val="20"/>
      <w:szCs w:val="24"/>
    </w:rPr>
  </w:style>
  <w:style w:type="table" w:customStyle="1" w:styleId="14">
    <w:name w:val="数模"/>
    <w:basedOn w:val="7"/>
    <w:qFormat/>
    <w:uiPriority w:val="99"/>
    <w:pPr>
      <w:jc w:val="both"/>
    </w:pPr>
    <w:rPr>
      <w:rFonts w:ascii="Times New Roman" w:hAnsi="Times New Roman"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Row">
      <w:pPr>
        <w:jc w:val="both"/>
      </w:pPr>
      <w:rPr>
        <w:rFonts w:eastAsia="宋体"/>
        <w:b w:val="0"/>
        <w:sz w:val="21"/>
      </w:rPr>
      <w:tcPr>
        <w:shd w:val="clear" w:color="auto" w:fill="D8D8D8" w:themeFill="background1" w:themeFillShade="D9"/>
      </w:tcPr>
    </w:tblStyle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2400</Words>
  <Characters>5292</Characters>
  <Lines>0</Lines>
  <Paragraphs>0</Paragraphs>
  <TotalTime>1</TotalTime>
  <ScaleCrop>false</ScaleCrop>
  <LinksUpToDate>false</LinksUpToDate>
  <CharactersWithSpaces>5841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2026-06-16T10:52:00Z</dcterms:created>
  <dc:creator>YI</dc:creator>
  <cp:lastModifiedBy>易呈翔</cp:lastModifiedBy>
  <dcterms:modified xsi:type="dcterms:W3CDTF">2026-08-07T03:36:07Z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KSOTemplateDocerSaveRecord">
    <vt:lpwstr>eyJoZGlkIjoiOWRkZDRkNmQwN2I4MDIyZjFmMmM2Y2ExZjRmNDgwMjgiLCJ1c2VySWQiOiI4NzIyOTQxODEifQ==</vt:lpwstr>
  </property>
  <property fmtid="{D5CDD505-2E9C-101B-9397-08002B2CF9AE}" pid="4" name="ICV">
    <vt:lpwstr>A30B0E8DA5B64902AF76AF482CDD9CC4_13</vt:lpwstr>
  </property>
</Properties>
</file>